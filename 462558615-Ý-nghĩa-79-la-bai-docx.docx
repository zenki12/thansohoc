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100B5" w:rsidRDefault="004100B5" w:rsidP="004100B5">
      <w:pPr>
        <w:pStyle w:val="Heading1"/>
        <w:shd w:val="clear" w:color="auto" w:fill="FFFFFF"/>
        <w:spacing w:before="0"/>
        <w:jc w:val="center"/>
        <w:rPr>
          <w:rFonts w:ascii="Arial" w:hAnsi="Arial" w:cs="Arial"/>
          <w:caps/>
          <w:color w:val="D81515"/>
          <w:spacing w:val="15"/>
          <w:sz w:val="30"/>
          <w:szCs w:val="30"/>
        </w:rPr>
      </w:pPr>
      <w:r>
        <w:rPr>
          <w:rFonts w:ascii="Arial" w:hAnsi="Arial" w:cs="Arial"/>
          <w:caps/>
          <w:color w:val="D81515"/>
          <w:spacing w:val="15"/>
          <w:sz w:val="30"/>
          <w:szCs w:val="30"/>
        </w:rPr>
        <w:t>Ý NGHĨA LÁ BÀI THE FOOL – HÀNH TRÌNH CUỘC SỐNG</w:t>
      </w:r>
    </w:p>
    <w:p w:rsidR="004100B5" w:rsidRDefault="004100B5" w:rsidP="004100B5">
      <w:pPr>
        <w:pStyle w:val="NormalWeb"/>
        <w:shd w:val="clear" w:color="auto" w:fill="FFFFFF"/>
        <w:spacing w:before="0" w:beforeAutospacing="0" w:after="0" w:afterAutospacing="0"/>
        <w:jc w:val="both"/>
        <w:rPr>
          <w:ins w:id="0" w:author="Unknown"/>
          <w:color w:val="232121"/>
        </w:rPr>
      </w:pPr>
      <w:ins w:id="1" w:author="Unknown">
        <w:r>
          <w:rPr>
            <w:color w:val="232121"/>
          </w:rPr>
          <w:t>[</w:t>
        </w:r>
        <w:r>
          <w:rPr>
            <w:color w:val="232121"/>
          </w:rPr>
          <w:fldChar w:fldCharType="begin"/>
        </w:r>
        <w:r>
          <w:rPr>
            <w:color w:val="232121"/>
          </w:rPr>
          <w:instrText xml:space="preserve"> HYPERLINK "https://meozodiac.com/xem-boi-bai-tarot-online" </w:instrText>
        </w:r>
        <w:r>
          <w:rPr>
            <w:color w:val="232121"/>
          </w:rPr>
          <w:fldChar w:fldCharType="separate"/>
        </w:r>
        <w:r>
          <w:rPr>
            <w:rStyle w:val="Strong"/>
            <w:color w:val="DD3333"/>
          </w:rPr>
          <w:t>Bói bài Tarot</w:t>
        </w:r>
        <w:r>
          <w:rPr>
            <w:color w:val="232121"/>
          </w:rPr>
          <w:fldChar w:fldCharType="end"/>
        </w:r>
        <w:r>
          <w:rPr>
            <w:color w:val="232121"/>
          </w:rPr>
          <w:t>] Lá bài The Fool mang ý nghĩa dự đoán sự bắt đầu của một hành trình mới trong cuộc sống. Khi lá bài xuất hiện chính là lúc bạn phải trải qua những chuyển tiếp của các vấn đề trong cuộc sống như tình yêu, công việc và các mối quan hệ xung quanh.</w:t>
        </w:r>
      </w:ins>
    </w:p>
    <w:p w:rsidR="004100B5" w:rsidRDefault="004100B5" w:rsidP="00B31BD4">
      <w:pPr>
        <w:shd w:val="clear" w:color="auto" w:fill="FFFFFF"/>
        <w:spacing w:after="255" w:line="312" w:lineRule="atLeast"/>
        <w:outlineLvl w:val="1"/>
        <w:rPr>
          <w:rFonts w:ascii="Arial" w:eastAsia="Times New Roman" w:hAnsi="Arial" w:cs="Arial"/>
          <w:b/>
          <w:bCs/>
          <w:color w:val="1063FB"/>
          <w:sz w:val="30"/>
          <w:szCs w:val="30"/>
        </w:rPr>
      </w:pPr>
    </w:p>
    <w:p w:rsidR="004100B5" w:rsidRDefault="004100B5" w:rsidP="004100B5">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Tổng quan về lá bài The Fool trong Tarot</w:t>
      </w:r>
    </w:p>
    <w:p w:rsidR="004100B5" w:rsidRDefault="004100B5" w:rsidP="004100B5">
      <w:pPr>
        <w:pStyle w:val="NormalWeb"/>
        <w:shd w:val="clear" w:color="auto" w:fill="FFFFFF"/>
        <w:spacing w:before="0" w:beforeAutospacing="0" w:after="0" w:afterAutospacing="0"/>
        <w:jc w:val="both"/>
        <w:rPr>
          <w:color w:val="232121"/>
        </w:rPr>
      </w:pPr>
      <w:r>
        <w:rPr>
          <w:noProof/>
          <w:color w:val="232121"/>
        </w:rPr>
        <w:drawing>
          <wp:inline distT="0" distB="0" distL="0" distR="0" wp14:anchorId="161D7EF8" wp14:editId="049CBD59">
            <wp:extent cx="1666875" cy="2857500"/>
            <wp:effectExtent l="0" t="0" r="9525" b="0"/>
            <wp:docPr id="24" name="Picture 24" descr="https://meozodiac.com/wp-content/uploads/2019/03/00-the-fool-175x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https://meozodiac.com/wp-content/uploads/2019/03/00-the-fool-175x300.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66875" cy="2857500"/>
                    </a:xfrm>
                    <a:prstGeom prst="rect">
                      <a:avLst/>
                    </a:prstGeom>
                    <a:noFill/>
                    <a:ln>
                      <a:noFill/>
                    </a:ln>
                  </pic:spPr>
                </pic:pic>
              </a:graphicData>
            </a:graphic>
          </wp:inline>
        </w:drawing>
      </w:r>
      <w:hyperlink r:id="rId6" w:history="1">
        <w:r>
          <w:rPr>
            <w:rStyle w:val="Hyperlink"/>
            <w:b/>
            <w:bCs/>
            <w:color w:val="DD3333"/>
          </w:rPr>
          <w:t>Lá bài The Fool</w:t>
        </w:r>
      </w:hyperlink>
      <w:r>
        <w:rPr>
          <w:rStyle w:val="Strong"/>
          <w:color w:val="232121"/>
        </w:rPr>
        <w:t> </w:t>
      </w:r>
      <w:r>
        <w:rPr>
          <w:color w:val="232121"/>
        </w:rPr>
        <w:t>dự đoán những sự thách thức xuất hiện ngay trong cơ hội mà cuộc sống mang lại. Lá bài này không khẳng định cơ hội bạn nhận được sẽ dẫn tới sự thành công hay thất bại, nó chỉ đơn thuần là điềm báo tại thời điểm đó bạn phải có những bước nhảy trong cuộc đời. The Fool được đánh số 0, con số biểu thị một sự mơ hồ và khó xác định giá trị.</w:t>
      </w:r>
    </w:p>
    <w:p w:rsidR="00FC07E7" w:rsidRDefault="00FC07E7" w:rsidP="004100B5">
      <w:pPr>
        <w:pStyle w:val="NormalWeb"/>
        <w:shd w:val="clear" w:color="auto" w:fill="FFFFFF"/>
        <w:spacing w:before="0" w:beforeAutospacing="0" w:after="0" w:afterAutospacing="0"/>
        <w:jc w:val="both"/>
        <w:rPr>
          <w:color w:val="232121"/>
        </w:rPr>
      </w:pPr>
    </w:p>
    <w:p w:rsidR="00B31BD4" w:rsidRPr="00B31BD4" w:rsidRDefault="00B31BD4" w:rsidP="00B31BD4">
      <w:pPr>
        <w:shd w:val="clear" w:color="auto" w:fill="FFFFFF"/>
        <w:spacing w:after="255" w:line="312" w:lineRule="atLeast"/>
        <w:outlineLvl w:val="2"/>
        <w:rPr>
          <w:rFonts w:ascii="Arial" w:eastAsia="Times New Roman" w:hAnsi="Arial" w:cs="Arial"/>
          <w:b/>
          <w:bCs/>
          <w:color w:val="1063FB"/>
          <w:sz w:val="29"/>
          <w:szCs w:val="29"/>
        </w:rPr>
      </w:pPr>
      <w:r w:rsidRPr="00B31BD4">
        <w:rPr>
          <w:rFonts w:ascii="Arial" w:eastAsia="Times New Roman" w:hAnsi="Arial" w:cs="Arial"/>
          <w:b/>
          <w:bCs/>
          <w:color w:val="1063FB"/>
          <w:sz w:val="29"/>
          <w:szCs w:val="29"/>
        </w:rPr>
        <w:t>Về tình yêu</w:t>
      </w:r>
    </w:p>
    <w:p w:rsidR="00B31BD4" w:rsidRPr="00B31BD4" w:rsidRDefault="00B31BD4" w:rsidP="00B31BD4">
      <w:pPr>
        <w:shd w:val="clear" w:color="auto" w:fill="FFFFFF"/>
        <w:spacing w:after="255" w:line="240" w:lineRule="auto"/>
        <w:jc w:val="both"/>
        <w:rPr>
          <w:rFonts w:ascii="Times New Roman" w:eastAsia="Times New Roman" w:hAnsi="Times New Roman" w:cs="Times New Roman"/>
          <w:color w:val="232121"/>
          <w:sz w:val="24"/>
          <w:szCs w:val="24"/>
        </w:rPr>
      </w:pPr>
      <w:r w:rsidRPr="00B31BD4">
        <w:rPr>
          <w:rFonts w:ascii="Times New Roman" w:eastAsia="Times New Roman" w:hAnsi="Times New Roman" w:cs="Times New Roman"/>
          <w:color w:val="232121"/>
          <w:sz w:val="24"/>
          <w:szCs w:val="24"/>
        </w:rPr>
        <w:t>Lá bài thể hiện tình trạng yêu đương của cả hai người đang có nhiều rạn nứt. Nguyên nhân của những rạn nứt này có thể do một trong hai người quá chìm đắm trong mục tiêu cá nhân gây xao nhãng mối quan hệ yêu đương. Ngoài ra, ý nghĩa của The Fool còn dự báo những rủi ro sắp xảy ra khiến cả hai xa cách, tệ hơn là sự xuất hiện của sự chia ly hoặc sự phản bội. Đây hồi chuông cảnh báo nhắc nhở hai bạn nên quan tâm nhiều hơn tối đối phương, cùng nhau vun đắp mối quan hệ tình cảm.</w:t>
      </w:r>
    </w:p>
    <w:p w:rsidR="00B31BD4" w:rsidRPr="00B31BD4" w:rsidRDefault="00B31BD4" w:rsidP="00B31BD4">
      <w:pPr>
        <w:shd w:val="clear" w:color="auto" w:fill="FFFFFF"/>
        <w:spacing w:after="255" w:line="312" w:lineRule="atLeast"/>
        <w:outlineLvl w:val="2"/>
        <w:rPr>
          <w:rFonts w:ascii="Arial" w:eastAsia="Times New Roman" w:hAnsi="Arial" w:cs="Arial"/>
          <w:b/>
          <w:bCs/>
          <w:color w:val="1063FB"/>
          <w:sz w:val="29"/>
          <w:szCs w:val="29"/>
        </w:rPr>
      </w:pPr>
      <w:r w:rsidRPr="00B31BD4">
        <w:rPr>
          <w:rFonts w:ascii="Arial" w:eastAsia="Times New Roman" w:hAnsi="Arial" w:cs="Arial"/>
          <w:b/>
          <w:bCs/>
          <w:color w:val="1063FB"/>
          <w:sz w:val="29"/>
          <w:szCs w:val="29"/>
        </w:rPr>
        <w:t>Về công việc</w:t>
      </w:r>
    </w:p>
    <w:p w:rsidR="00B31BD4" w:rsidRPr="00B31BD4" w:rsidRDefault="00B31BD4" w:rsidP="00B31BD4">
      <w:pPr>
        <w:shd w:val="clear" w:color="auto" w:fill="FFFFFF"/>
        <w:spacing w:after="255" w:line="240" w:lineRule="auto"/>
        <w:jc w:val="both"/>
        <w:rPr>
          <w:rFonts w:ascii="Times New Roman" w:eastAsia="Times New Roman" w:hAnsi="Times New Roman" w:cs="Times New Roman"/>
          <w:color w:val="232121"/>
          <w:sz w:val="24"/>
          <w:szCs w:val="24"/>
        </w:rPr>
      </w:pPr>
      <w:r w:rsidRPr="00B31BD4">
        <w:rPr>
          <w:rFonts w:ascii="Times New Roman" w:eastAsia="Times New Roman" w:hAnsi="Times New Roman" w:cs="Times New Roman"/>
          <w:color w:val="232121"/>
          <w:sz w:val="24"/>
          <w:szCs w:val="24"/>
        </w:rPr>
        <w:t xml:space="preserve">Lá bài ám chỉ những khó khăn khi định hướng các vấn đề trong công việc. Nếu bạn đang có ý định kinh doanh hay triển khai một dự án nào đó thì nên đặc biệt lưu ý xác định rõ ràng mục tiêu cụ thể để giảm thiểu rủi ro. The Fool còn thể hiện sự sơ suất trong kinh doanh có thể dẫn tới hậu quả rất xấu nếu bạn thiếu thận trọng. Ngoài ra, lá bài cũng mang ý nghĩa biểu thị sự ngờ vực và rạn nứt trong mối quan hệ với các đồng nghiệp. Bạn nên dành sự quan tâm và chia sẻ của mình </w:t>
      </w:r>
      <w:r w:rsidRPr="00B31BD4">
        <w:rPr>
          <w:rFonts w:ascii="Times New Roman" w:eastAsia="Times New Roman" w:hAnsi="Times New Roman" w:cs="Times New Roman"/>
          <w:color w:val="232121"/>
          <w:sz w:val="24"/>
          <w:szCs w:val="24"/>
        </w:rPr>
        <w:lastRenderedPageBreak/>
        <w:t>tới đồng nghiệp hơn nữa, không nên chỉ tập trung vào một mối quan hệ duy nhất mà bỏ lỡ các cơ hội ngay trước mắt.</w:t>
      </w:r>
    </w:p>
    <w:p w:rsidR="00B31BD4" w:rsidRPr="00B31BD4" w:rsidRDefault="00B31BD4" w:rsidP="00B31BD4">
      <w:pPr>
        <w:shd w:val="clear" w:color="auto" w:fill="FFFFFF"/>
        <w:spacing w:after="255" w:line="312" w:lineRule="atLeast"/>
        <w:outlineLvl w:val="2"/>
        <w:rPr>
          <w:rFonts w:ascii="Arial" w:eastAsia="Times New Roman" w:hAnsi="Arial" w:cs="Arial"/>
          <w:b/>
          <w:bCs/>
          <w:color w:val="1063FB"/>
          <w:sz w:val="29"/>
          <w:szCs w:val="29"/>
        </w:rPr>
      </w:pPr>
      <w:r w:rsidRPr="00B31BD4">
        <w:rPr>
          <w:rFonts w:ascii="Arial" w:eastAsia="Times New Roman" w:hAnsi="Arial" w:cs="Arial"/>
          <w:b/>
          <w:bCs/>
          <w:color w:val="1063FB"/>
          <w:sz w:val="29"/>
          <w:szCs w:val="29"/>
        </w:rPr>
        <w:t>Về tiền bạc</w:t>
      </w:r>
    </w:p>
    <w:p w:rsidR="00B31BD4" w:rsidRPr="00B31BD4" w:rsidRDefault="00B31BD4" w:rsidP="00B31BD4">
      <w:pPr>
        <w:shd w:val="clear" w:color="auto" w:fill="FFFFFF"/>
        <w:spacing w:after="255" w:line="240" w:lineRule="auto"/>
        <w:jc w:val="both"/>
        <w:rPr>
          <w:rFonts w:ascii="Times New Roman" w:eastAsia="Times New Roman" w:hAnsi="Times New Roman" w:cs="Times New Roman"/>
          <w:color w:val="232121"/>
          <w:sz w:val="24"/>
          <w:szCs w:val="24"/>
        </w:rPr>
      </w:pPr>
      <w:r w:rsidRPr="00B31BD4">
        <w:rPr>
          <w:rFonts w:ascii="Times New Roman" w:eastAsia="Times New Roman" w:hAnsi="Times New Roman" w:cs="Times New Roman"/>
          <w:color w:val="232121"/>
          <w:sz w:val="24"/>
          <w:szCs w:val="24"/>
        </w:rPr>
        <w:t>Lá bài thể hiện sự hoang phí đang diễn ra trong chi tiêu của bạn. Sự đầu tư hoặc chi trả cho các vấn đề của bạn đang thiếu sự chừng mực, sự đầu tư đó có thể là phục vụ cho đam mê của bạn nhưng nó đang ở mức độ phung phí cần điều chỉnh. Lá bài ám chỉ bạn nên xem xét lại kế hoạch chi tiêu của mình sao cho hợp lý.</w:t>
      </w:r>
    </w:p>
    <w:p w:rsidR="00B31BD4" w:rsidRPr="00B31BD4" w:rsidRDefault="00B31BD4" w:rsidP="00B31BD4">
      <w:pPr>
        <w:shd w:val="clear" w:color="auto" w:fill="FFFFFF"/>
        <w:spacing w:after="255" w:line="312" w:lineRule="atLeast"/>
        <w:outlineLvl w:val="2"/>
        <w:rPr>
          <w:rFonts w:ascii="Arial" w:eastAsia="Times New Roman" w:hAnsi="Arial" w:cs="Arial"/>
          <w:b/>
          <w:bCs/>
          <w:color w:val="1063FB"/>
          <w:sz w:val="29"/>
          <w:szCs w:val="29"/>
        </w:rPr>
      </w:pPr>
      <w:r w:rsidRPr="00B31BD4">
        <w:rPr>
          <w:rFonts w:ascii="Arial" w:eastAsia="Times New Roman" w:hAnsi="Arial" w:cs="Arial"/>
          <w:b/>
          <w:bCs/>
          <w:color w:val="1063FB"/>
          <w:sz w:val="29"/>
          <w:szCs w:val="29"/>
        </w:rPr>
        <w:t>Về sức khỏe</w:t>
      </w:r>
    </w:p>
    <w:p w:rsidR="00B31BD4" w:rsidRPr="00B31BD4" w:rsidRDefault="00B31BD4" w:rsidP="00B31BD4">
      <w:pPr>
        <w:shd w:val="clear" w:color="auto" w:fill="FFFFFF"/>
        <w:spacing w:after="255" w:line="240" w:lineRule="auto"/>
        <w:jc w:val="both"/>
        <w:rPr>
          <w:rFonts w:ascii="Times New Roman" w:eastAsia="Times New Roman" w:hAnsi="Times New Roman" w:cs="Times New Roman"/>
          <w:color w:val="232121"/>
          <w:sz w:val="24"/>
          <w:szCs w:val="24"/>
        </w:rPr>
      </w:pPr>
      <w:r w:rsidRPr="00B31BD4">
        <w:rPr>
          <w:rFonts w:ascii="Times New Roman" w:eastAsia="Times New Roman" w:hAnsi="Times New Roman" w:cs="Times New Roman"/>
          <w:color w:val="232121"/>
          <w:sz w:val="24"/>
          <w:szCs w:val="24"/>
        </w:rPr>
        <w:t>Lá bài thể hiện sự lơ là của bạn trong việc chăm sóc bản thân. Sự hậu đậu và chủ quan sẽ khiến sức khỏe của bạn gặp nhiều biến động xấu. Lá bài ám chỉ sự suy sụp về sức khỏe và tinh thần có thể liên quan tới rượu hoặc chất kích thích. Bạn nên điều chỉnh lại thói quen sinh hoạt và kiềm chế bản thân trước các trò vui vô bổ, không bến bờ.</w:t>
      </w:r>
    </w:p>
    <w:p w:rsidR="00B31BD4" w:rsidRPr="00B31BD4" w:rsidRDefault="00B31BD4" w:rsidP="00B31BD4">
      <w:pPr>
        <w:shd w:val="clear" w:color="auto" w:fill="FFFFFF"/>
        <w:spacing w:after="255" w:line="312" w:lineRule="atLeast"/>
        <w:outlineLvl w:val="1"/>
        <w:rPr>
          <w:rFonts w:ascii="Arial" w:eastAsia="Times New Roman" w:hAnsi="Arial" w:cs="Arial"/>
          <w:b/>
          <w:bCs/>
          <w:color w:val="1063FB"/>
          <w:sz w:val="30"/>
          <w:szCs w:val="30"/>
        </w:rPr>
      </w:pPr>
      <w:r w:rsidRPr="00B31BD4">
        <w:rPr>
          <w:rFonts w:ascii="Arial" w:eastAsia="Times New Roman" w:hAnsi="Arial" w:cs="Arial"/>
          <w:b/>
          <w:bCs/>
          <w:color w:val="1063FB"/>
          <w:sz w:val="30"/>
          <w:szCs w:val="30"/>
        </w:rPr>
        <w:t>Ý nghĩa lá bài The Fool xuôi</w:t>
      </w:r>
    </w:p>
    <w:p w:rsidR="00B31BD4" w:rsidRPr="00B31BD4" w:rsidRDefault="00B31BD4" w:rsidP="00B31BD4">
      <w:pPr>
        <w:shd w:val="clear" w:color="auto" w:fill="FFFFFF"/>
        <w:spacing w:after="255" w:line="240" w:lineRule="auto"/>
        <w:jc w:val="both"/>
        <w:rPr>
          <w:rFonts w:ascii="Times New Roman" w:eastAsia="Times New Roman" w:hAnsi="Times New Roman" w:cs="Times New Roman"/>
          <w:color w:val="232121"/>
          <w:sz w:val="24"/>
          <w:szCs w:val="24"/>
        </w:rPr>
      </w:pPr>
      <w:r w:rsidRPr="00B31BD4">
        <w:rPr>
          <w:rFonts w:ascii="Times New Roman" w:eastAsia="Times New Roman" w:hAnsi="Times New Roman" w:cs="Times New Roman"/>
          <w:color w:val="232121"/>
          <w:sz w:val="24"/>
          <w:szCs w:val="24"/>
        </w:rPr>
        <w:t>Lá bài The Fool được đánh số 0, con số đại diện cho sự vô hạn. Số 0 còn thể hiện sự ngây thơ của người rút phải lá bài. Lá bài xuôi ám chỉ sự bắt đầu những thách thức mới, lúc này bạn sẽ luôn căng tràn năng lượng cùng sự nhiệt huyết, khao khát tự do phá bỏ mọi ràng buộc của bản thân từ trước đến nay.</w:t>
      </w:r>
    </w:p>
    <w:p w:rsidR="00B31BD4" w:rsidRPr="00B31BD4" w:rsidRDefault="00B31BD4" w:rsidP="00B31BD4">
      <w:pPr>
        <w:shd w:val="clear" w:color="auto" w:fill="FFFFFF"/>
        <w:spacing w:after="255" w:line="240" w:lineRule="auto"/>
        <w:jc w:val="both"/>
        <w:rPr>
          <w:rFonts w:ascii="Times New Roman" w:eastAsia="Times New Roman" w:hAnsi="Times New Roman" w:cs="Times New Roman"/>
          <w:color w:val="232121"/>
          <w:sz w:val="24"/>
          <w:szCs w:val="24"/>
        </w:rPr>
      </w:pPr>
      <w:r w:rsidRPr="00B31BD4">
        <w:rPr>
          <w:rFonts w:ascii="Times New Roman" w:eastAsia="Times New Roman" w:hAnsi="Times New Roman" w:cs="Times New Roman"/>
          <w:color w:val="232121"/>
          <w:sz w:val="24"/>
          <w:szCs w:val="24"/>
        </w:rPr>
        <w:t>Ngoài ra, sự sáng tạo phá bỏ mọi giới hạn thông thường để đạt được mục tiêu là điều bạn đang hướng tới. Lá bài này đại diện cho những khó khăn trong thời gian tới, mỗi một cơ hội hàng ngày đều ẩn chứa những vấn đề mà bạn sẽ phải tự đặt ra câu hỏi và tò mò khám phá.</w:t>
      </w:r>
    </w:p>
    <w:p w:rsidR="00B31BD4" w:rsidRPr="00B31BD4" w:rsidRDefault="00B31BD4" w:rsidP="00B31BD4">
      <w:pPr>
        <w:shd w:val="clear" w:color="auto" w:fill="FFFFFF"/>
        <w:spacing w:after="0" w:line="240" w:lineRule="auto"/>
        <w:jc w:val="both"/>
        <w:rPr>
          <w:ins w:id="2" w:author="Unknown"/>
          <w:rFonts w:ascii="Times New Roman" w:eastAsia="Times New Roman" w:hAnsi="Times New Roman" w:cs="Times New Roman"/>
          <w:color w:val="232121"/>
          <w:sz w:val="24"/>
          <w:szCs w:val="24"/>
        </w:rPr>
      </w:pPr>
      <w:ins w:id="3" w:author="Unknown">
        <w:r w:rsidRPr="00B31BD4">
          <w:rPr>
            <w:rFonts w:ascii="Times New Roman" w:eastAsia="Times New Roman" w:hAnsi="Times New Roman" w:cs="Times New Roman"/>
            <w:b/>
            <w:bCs/>
            <w:color w:val="232121"/>
            <w:sz w:val="24"/>
            <w:szCs w:val="24"/>
          </w:rPr>
          <w:t>Ý nghĩa của lá bài The Fool xuôi</w:t>
        </w:r>
        <w:r w:rsidRPr="00B31BD4">
          <w:rPr>
            <w:rFonts w:ascii="Times New Roman" w:eastAsia="Times New Roman" w:hAnsi="Times New Roman" w:cs="Times New Roman"/>
            <w:color w:val="232121"/>
            <w:sz w:val="24"/>
            <w:szCs w:val="24"/>
          </w:rPr>
          <w:t> còn hàm ý những nỗi sợ của bạn trong cuộc sống hàng ngày, lá bài tiếp cho bạn ý chí đương đầu với thử thách. Nếu bạn còn do dự, thiếu quyết đoán khi đưa ra những lựa chọn thì lá bài này sẽ thúc đẩy bạn tỉnh táo hành động.</w:t>
        </w:r>
      </w:ins>
    </w:p>
    <w:p w:rsidR="00B92AA0" w:rsidRDefault="00B92AA0"/>
    <w:p w:rsidR="00B31BD4" w:rsidRDefault="00B31BD4"/>
    <w:p w:rsidR="00B31BD4" w:rsidRDefault="00B31BD4"/>
    <w:p w:rsidR="00B31BD4" w:rsidRDefault="00B31BD4"/>
    <w:p w:rsidR="00B31BD4" w:rsidRDefault="00B31BD4"/>
    <w:p w:rsidR="00AF7068" w:rsidRDefault="00AF7068"/>
    <w:p w:rsidR="004100B5" w:rsidRDefault="004100B5" w:rsidP="004100B5">
      <w:pPr>
        <w:pStyle w:val="Heading1"/>
        <w:shd w:val="clear" w:color="auto" w:fill="FFFFFF"/>
        <w:spacing w:before="0"/>
        <w:jc w:val="center"/>
        <w:rPr>
          <w:rFonts w:ascii="Arial" w:hAnsi="Arial" w:cs="Arial"/>
          <w:caps/>
          <w:color w:val="D81515"/>
          <w:spacing w:val="15"/>
          <w:sz w:val="30"/>
          <w:szCs w:val="30"/>
        </w:rPr>
      </w:pPr>
      <w:r>
        <w:rPr>
          <w:rFonts w:ascii="Arial" w:hAnsi="Arial" w:cs="Arial"/>
          <w:caps/>
          <w:color w:val="D81515"/>
          <w:spacing w:val="15"/>
          <w:sz w:val="30"/>
          <w:szCs w:val="30"/>
        </w:rPr>
        <w:lastRenderedPageBreak/>
        <w:t>Ý NGHĨA LÁ BÀI THE MAGICIAN – MONG ƯỚC THÀNH HIỆN THỰC</w:t>
      </w:r>
    </w:p>
    <w:p w:rsidR="004100B5" w:rsidRDefault="004100B5" w:rsidP="004100B5">
      <w:pPr>
        <w:pStyle w:val="NormalWeb"/>
        <w:shd w:val="clear" w:color="auto" w:fill="FFFFFF"/>
        <w:spacing w:before="0" w:beforeAutospacing="0" w:after="0" w:afterAutospacing="0"/>
        <w:jc w:val="both"/>
        <w:rPr>
          <w:ins w:id="4" w:author="Unknown"/>
          <w:color w:val="232121"/>
        </w:rPr>
      </w:pPr>
      <w:ins w:id="5" w:author="Unknown">
        <w:r>
          <w:rPr>
            <w:color w:val="232121"/>
          </w:rPr>
          <w:t>[</w:t>
        </w:r>
        <w:r>
          <w:rPr>
            <w:rStyle w:val="Strong"/>
            <w:color w:val="232121"/>
          </w:rPr>
          <w:fldChar w:fldCharType="begin"/>
        </w:r>
        <w:r>
          <w:rPr>
            <w:rStyle w:val="Strong"/>
            <w:color w:val="232121"/>
          </w:rPr>
          <w:instrText xml:space="preserve"> HYPERLINK "https://meozodiac.com/xem-boi-bai-tarot-online" </w:instrText>
        </w:r>
        <w:r>
          <w:rPr>
            <w:rStyle w:val="Strong"/>
            <w:color w:val="232121"/>
          </w:rPr>
          <w:fldChar w:fldCharType="separate"/>
        </w:r>
        <w:r>
          <w:rPr>
            <w:rStyle w:val="Hyperlink"/>
            <w:b/>
            <w:bCs/>
            <w:color w:val="DD3333"/>
          </w:rPr>
          <w:t>Bói bài tarot miễn phí</w:t>
        </w:r>
        <w:r>
          <w:rPr>
            <w:rStyle w:val="Strong"/>
            <w:color w:val="232121"/>
          </w:rPr>
          <w:fldChar w:fldCharType="end"/>
        </w:r>
        <w:r>
          <w:rPr>
            <w:color w:val="232121"/>
          </w:rPr>
          <w:t>] Nếu thực sự quyết tâm mọi mong ước sẽ thành hiện thực là </w:t>
        </w:r>
        <w:r>
          <w:rPr>
            <w:rStyle w:val="Strong"/>
            <w:color w:val="232121"/>
          </w:rPr>
          <w:fldChar w:fldCharType="begin"/>
        </w:r>
        <w:r>
          <w:rPr>
            <w:rStyle w:val="Strong"/>
            <w:color w:val="232121"/>
          </w:rPr>
          <w:instrText xml:space="preserve"> HYPERLINK "https://meozodiac.com/tarot/y-nghia-la-bai-the-magician.html" </w:instrText>
        </w:r>
        <w:r>
          <w:rPr>
            <w:rStyle w:val="Strong"/>
            <w:color w:val="232121"/>
          </w:rPr>
          <w:fldChar w:fldCharType="separate"/>
        </w:r>
        <w:r>
          <w:rPr>
            <w:rStyle w:val="Hyperlink"/>
            <w:b/>
            <w:bCs/>
            <w:color w:val="DD3333"/>
          </w:rPr>
          <w:t>ý nghĩa của lá bài The Magician</w:t>
        </w:r>
        <w:r>
          <w:rPr>
            <w:rStyle w:val="Strong"/>
            <w:color w:val="232121"/>
          </w:rPr>
          <w:fldChar w:fldCharType="end"/>
        </w:r>
        <w:r>
          <w:rPr>
            <w:color w:val="232121"/>
          </w:rPr>
          <w:t>. Khi bạn thấy lá bài này nghĩa là các mục tiêu có thể thành công nếu tận dụng hết óc sáng tạo và năng lực tiềm ẩn. Lá bài The Magician là dấu hiệu nhắc nhở đã đến lúc bạn nên khai thác hết năng lực bản thân mà không đắn đo.</w:t>
        </w:r>
      </w:ins>
    </w:p>
    <w:p w:rsidR="00B31BD4" w:rsidRDefault="00B31BD4"/>
    <w:p w:rsidR="00B31BD4" w:rsidRPr="00B31BD4" w:rsidRDefault="00B31BD4" w:rsidP="00B31BD4">
      <w:pPr>
        <w:shd w:val="clear" w:color="auto" w:fill="FFFFFF"/>
        <w:spacing w:after="255" w:line="312" w:lineRule="atLeast"/>
        <w:outlineLvl w:val="1"/>
        <w:rPr>
          <w:rFonts w:ascii="Arial" w:eastAsia="Times New Roman" w:hAnsi="Arial" w:cs="Arial"/>
          <w:b/>
          <w:bCs/>
          <w:color w:val="1063FB"/>
          <w:sz w:val="30"/>
          <w:szCs w:val="30"/>
        </w:rPr>
      </w:pPr>
      <w:r w:rsidRPr="00B31BD4">
        <w:rPr>
          <w:rFonts w:ascii="Arial" w:eastAsia="Times New Roman" w:hAnsi="Arial" w:cs="Arial"/>
          <w:b/>
          <w:bCs/>
          <w:color w:val="1063FB"/>
          <w:sz w:val="30"/>
          <w:szCs w:val="30"/>
        </w:rPr>
        <w:t>Tổng quan về lá bài The Magician trong Tarot</w:t>
      </w:r>
    </w:p>
    <w:p w:rsidR="00B31BD4" w:rsidRPr="00B31BD4" w:rsidRDefault="00B31BD4" w:rsidP="00B31BD4">
      <w:pPr>
        <w:shd w:val="clear" w:color="auto" w:fill="FFFFFF"/>
        <w:spacing w:after="0" w:line="240" w:lineRule="auto"/>
        <w:jc w:val="center"/>
        <w:rPr>
          <w:rFonts w:ascii="Times New Roman" w:eastAsia="Times New Roman" w:hAnsi="Times New Roman" w:cs="Times New Roman"/>
          <w:color w:val="232121"/>
          <w:sz w:val="24"/>
          <w:szCs w:val="24"/>
        </w:rPr>
      </w:pPr>
      <w:r>
        <w:rPr>
          <w:rFonts w:ascii="Times New Roman" w:eastAsia="Times New Roman" w:hAnsi="Times New Roman" w:cs="Times New Roman"/>
          <w:noProof/>
          <w:color w:val="232121"/>
          <w:sz w:val="24"/>
          <w:szCs w:val="24"/>
        </w:rPr>
        <w:drawing>
          <wp:inline distT="0" distB="0" distL="0" distR="0">
            <wp:extent cx="1666875" cy="2857500"/>
            <wp:effectExtent l="0" t="0" r="9525" b="0"/>
            <wp:docPr id="2" name="Picture 2" descr="https://meozodiac.com/wp-content/uploads/2019/03/01-magician-175x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eozodiac.com/wp-content/uploads/2019/03/01-magician-175x300.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66875" cy="2857500"/>
                    </a:xfrm>
                    <a:prstGeom prst="rect">
                      <a:avLst/>
                    </a:prstGeom>
                    <a:noFill/>
                    <a:ln>
                      <a:noFill/>
                    </a:ln>
                  </pic:spPr>
                </pic:pic>
              </a:graphicData>
            </a:graphic>
          </wp:inline>
        </w:drawing>
      </w:r>
    </w:p>
    <w:p w:rsidR="00B31BD4" w:rsidRPr="00B31BD4" w:rsidRDefault="00B31BD4" w:rsidP="00B31BD4">
      <w:pPr>
        <w:shd w:val="clear" w:color="auto" w:fill="FFFFFF"/>
        <w:spacing w:line="240" w:lineRule="auto"/>
        <w:jc w:val="both"/>
        <w:rPr>
          <w:rFonts w:ascii="Times New Roman" w:eastAsia="Times New Roman" w:hAnsi="Times New Roman" w:cs="Times New Roman"/>
          <w:i/>
          <w:iCs/>
          <w:color w:val="FFFFFF"/>
          <w:sz w:val="21"/>
          <w:szCs w:val="21"/>
        </w:rPr>
      </w:pPr>
      <w:r w:rsidRPr="00B31BD4">
        <w:rPr>
          <w:rFonts w:ascii="Times New Roman" w:eastAsia="Times New Roman" w:hAnsi="Times New Roman" w:cs="Times New Roman"/>
          <w:i/>
          <w:iCs/>
          <w:color w:val="FFFFFF"/>
          <w:sz w:val="21"/>
          <w:szCs w:val="21"/>
        </w:rPr>
        <w:t>Ý nghĩa lá bài The Magician</w:t>
      </w:r>
    </w:p>
    <w:p w:rsidR="00B31BD4" w:rsidRPr="00B31BD4" w:rsidRDefault="00B31BD4" w:rsidP="00B31BD4">
      <w:pPr>
        <w:shd w:val="clear" w:color="auto" w:fill="FFFFFF"/>
        <w:spacing w:after="255" w:line="240" w:lineRule="auto"/>
        <w:jc w:val="both"/>
        <w:rPr>
          <w:rFonts w:ascii="Times New Roman" w:eastAsia="Times New Roman" w:hAnsi="Times New Roman" w:cs="Times New Roman"/>
          <w:color w:val="232121"/>
          <w:sz w:val="24"/>
          <w:szCs w:val="24"/>
        </w:rPr>
      </w:pPr>
      <w:r w:rsidRPr="00B31BD4">
        <w:rPr>
          <w:rFonts w:ascii="Times New Roman" w:eastAsia="Times New Roman" w:hAnsi="Times New Roman" w:cs="Times New Roman"/>
          <w:color w:val="232121"/>
          <w:sz w:val="24"/>
          <w:szCs w:val="24"/>
        </w:rPr>
        <w:t>Trong một số tình huống, thẻ bài này biểu hiện cho kỹ năng, các kỹ năng của bản thân đã đến lúc phải phô diễn hết sức để đạt được thành công. Bạn sẽ có nhiều cách làm việc mới mẻ và hiệu quả cao, việc mà ít có đồng nghiệp hay bạn bè có thể theo kịp.</w:t>
      </w:r>
    </w:p>
    <w:p w:rsidR="00B31BD4" w:rsidRPr="00B31BD4" w:rsidRDefault="00B31BD4" w:rsidP="00B31BD4">
      <w:pPr>
        <w:shd w:val="clear" w:color="auto" w:fill="FFFFFF"/>
        <w:spacing w:after="255" w:line="240" w:lineRule="auto"/>
        <w:jc w:val="both"/>
        <w:rPr>
          <w:rFonts w:ascii="Times New Roman" w:eastAsia="Times New Roman" w:hAnsi="Times New Roman" w:cs="Times New Roman"/>
          <w:color w:val="232121"/>
          <w:sz w:val="24"/>
          <w:szCs w:val="24"/>
        </w:rPr>
      </w:pPr>
      <w:r w:rsidRPr="00B31BD4">
        <w:rPr>
          <w:rFonts w:ascii="Times New Roman" w:eastAsia="Times New Roman" w:hAnsi="Times New Roman" w:cs="Times New Roman"/>
          <w:color w:val="232121"/>
          <w:sz w:val="24"/>
          <w:szCs w:val="24"/>
        </w:rPr>
        <w:t>Hình ảnh trên lá bài là một vị pháp sư, đôi khi pháp sư sẽ đại diện cho sự dối trá và lừa đảo. Ý nghĩa tiêu cực của lá bài The Magician là sẽ có vài điều không tốt đẹp đến với bạn. Có thể là sự không thủy chung trong mối quan hệ tình yêu hoặc cảnh báo về sức khỏe.</w:t>
      </w:r>
    </w:p>
    <w:p w:rsidR="00B31BD4" w:rsidRPr="00B31BD4" w:rsidRDefault="00B31BD4" w:rsidP="00B31BD4">
      <w:pPr>
        <w:shd w:val="clear" w:color="auto" w:fill="FFFFFF"/>
        <w:spacing w:after="255" w:line="312" w:lineRule="atLeast"/>
        <w:outlineLvl w:val="2"/>
        <w:rPr>
          <w:rFonts w:ascii="Arial" w:eastAsia="Times New Roman" w:hAnsi="Arial" w:cs="Arial"/>
          <w:b/>
          <w:bCs/>
          <w:color w:val="1063FB"/>
          <w:sz w:val="29"/>
          <w:szCs w:val="29"/>
        </w:rPr>
      </w:pPr>
      <w:r w:rsidRPr="00B31BD4">
        <w:rPr>
          <w:rFonts w:ascii="Arial" w:eastAsia="Times New Roman" w:hAnsi="Arial" w:cs="Arial"/>
          <w:b/>
          <w:bCs/>
          <w:color w:val="1063FB"/>
          <w:sz w:val="29"/>
          <w:szCs w:val="29"/>
        </w:rPr>
        <w:t>Về tình yêu</w:t>
      </w:r>
    </w:p>
    <w:p w:rsidR="00B31BD4" w:rsidRPr="00B31BD4" w:rsidRDefault="00B31BD4" w:rsidP="00B31BD4">
      <w:pPr>
        <w:shd w:val="clear" w:color="auto" w:fill="FFFFFF"/>
        <w:spacing w:after="255" w:line="240" w:lineRule="auto"/>
        <w:jc w:val="both"/>
        <w:rPr>
          <w:rFonts w:ascii="Times New Roman" w:eastAsia="Times New Roman" w:hAnsi="Times New Roman" w:cs="Times New Roman"/>
          <w:color w:val="232121"/>
          <w:sz w:val="24"/>
          <w:szCs w:val="24"/>
        </w:rPr>
      </w:pPr>
      <w:r w:rsidRPr="00B31BD4">
        <w:rPr>
          <w:rFonts w:ascii="Times New Roman" w:eastAsia="Times New Roman" w:hAnsi="Times New Roman" w:cs="Times New Roman"/>
          <w:color w:val="232121"/>
          <w:sz w:val="24"/>
          <w:szCs w:val="24"/>
        </w:rPr>
        <w:t>The Magician mang ý nghĩa một tình yêu nhiều thăng hoa. Mối quan hệ của hai bạn đang rất hoàn thuận. Nếu có ý định đi xa hơn là kết hôn cũng không gặp vướng mắc gì lớn. Sự thấu hiểu của cả hai sẽ giúp mối quan hệ không căng thẳng, sự mở lòng chia sẻ của đối phương khiến bạn thấy nhẹ nhõm. Một số nhân tố như tài chính, công việc sẽ đi vào ổn định hỗ trợ mối quan hệ yêu đương tiến triển tốt. Đây là một lá bài đẹp về tình yêu, thời điểm đơm hoa kết trái của tình yêu đôi lứa sẽ đến.</w:t>
      </w:r>
    </w:p>
    <w:p w:rsidR="00B31BD4" w:rsidRPr="00B31BD4" w:rsidRDefault="00B31BD4" w:rsidP="00B31BD4">
      <w:pPr>
        <w:shd w:val="clear" w:color="auto" w:fill="FFFFFF"/>
        <w:spacing w:after="255" w:line="240" w:lineRule="auto"/>
        <w:jc w:val="both"/>
        <w:rPr>
          <w:rFonts w:ascii="Times New Roman" w:eastAsia="Times New Roman" w:hAnsi="Times New Roman" w:cs="Times New Roman"/>
          <w:color w:val="232121"/>
          <w:sz w:val="24"/>
          <w:szCs w:val="24"/>
        </w:rPr>
      </w:pPr>
      <w:r w:rsidRPr="00B31BD4">
        <w:rPr>
          <w:rFonts w:ascii="Times New Roman" w:eastAsia="Times New Roman" w:hAnsi="Times New Roman" w:cs="Times New Roman"/>
          <w:color w:val="232121"/>
          <w:sz w:val="24"/>
          <w:szCs w:val="24"/>
        </w:rPr>
        <w:lastRenderedPageBreak/>
        <w:t>Tuy nhiên, trong một số trường hợp dựa theo các lá bài xung quanh thì ý nghĩa The Magician có thể là dấu hiệu của sự không chung thủy. Mọi mật ngọt trong tình yêu của cả hai có thể là một sự lừa đảo.</w:t>
      </w:r>
    </w:p>
    <w:p w:rsidR="00B31BD4" w:rsidRPr="00B31BD4" w:rsidRDefault="00B31BD4" w:rsidP="00B31BD4">
      <w:pPr>
        <w:shd w:val="clear" w:color="auto" w:fill="FFFFFF"/>
        <w:spacing w:after="255" w:line="312" w:lineRule="atLeast"/>
        <w:outlineLvl w:val="2"/>
        <w:rPr>
          <w:rFonts w:ascii="Arial" w:eastAsia="Times New Roman" w:hAnsi="Arial" w:cs="Arial"/>
          <w:b/>
          <w:bCs/>
          <w:color w:val="1063FB"/>
          <w:sz w:val="29"/>
          <w:szCs w:val="29"/>
        </w:rPr>
      </w:pPr>
      <w:r w:rsidRPr="00B31BD4">
        <w:rPr>
          <w:rFonts w:ascii="Arial" w:eastAsia="Times New Roman" w:hAnsi="Arial" w:cs="Arial"/>
          <w:b/>
          <w:bCs/>
          <w:color w:val="1063FB"/>
          <w:sz w:val="29"/>
          <w:szCs w:val="29"/>
        </w:rPr>
        <w:t>Về công việc</w:t>
      </w:r>
    </w:p>
    <w:p w:rsidR="00B31BD4" w:rsidRPr="00B31BD4" w:rsidRDefault="00B31BD4" w:rsidP="00B31BD4">
      <w:pPr>
        <w:shd w:val="clear" w:color="auto" w:fill="FFFFFF"/>
        <w:spacing w:after="255" w:line="240" w:lineRule="auto"/>
        <w:jc w:val="both"/>
        <w:rPr>
          <w:rFonts w:ascii="Times New Roman" w:eastAsia="Times New Roman" w:hAnsi="Times New Roman" w:cs="Times New Roman"/>
          <w:color w:val="232121"/>
          <w:sz w:val="24"/>
          <w:szCs w:val="24"/>
        </w:rPr>
      </w:pPr>
      <w:r w:rsidRPr="00B31BD4">
        <w:rPr>
          <w:rFonts w:ascii="Times New Roman" w:eastAsia="Times New Roman" w:hAnsi="Times New Roman" w:cs="Times New Roman"/>
          <w:color w:val="232121"/>
          <w:sz w:val="24"/>
          <w:szCs w:val="24"/>
        </w:rPr>
        <w:t>Lá bài cho thấy mọi sự chuẩn bị của bạn sẽ được đền đáp vào lúc này. Đây là thời điểm nên cố gắng hết sức cho những mục tiêu và kế hoạch đã vạch ra. Dù bạn có đang bắt đầu kinh doanh thì lá bài cũng dự báo một khởi đầu tốt đẹp sẽ đến. Nhưng để đạt được những trái ngọt trong công việc đòi hỏi bạn phải thật sự đầu tư thời gian, tâm sức và tiền bạc một cách nghiêm túc. Mọi thứ sẽ đổ bể nếu bạn thiếu quyết đoán và sự quyết tâm hời hợt. The Magician thông báo một vài rắc rối trong công việc có thể đến, bình tĩnh và quyết đoán mọi việc sẽ thuận lợi.</w:t>
      </w:r>
    </w:p>
    <w:p w:rsidR="00B31BD4" w:rsidRPr="00B31BD4" w:rsidRDefault="00B31BD4" w:rsidP="00B31BD4">
      <w:pPr>
        <w:shd w:val="clear" w:color="auto" w:fill="FFFFFF"/>
        <w:spacing w:after="255" w:line="312" w:lineRule="atLeast"/>
        <w:outlineLvl w:val="2"/>
        <w:rPr>
          <w:rFonts w:ascii="Arial" w:eastAsia="Times New Roman" w:hAnsi="Arial" w:cs="Arial"/>
          <w:b/>
          <w:bCs/>
          <w:color w:val="1063FB"/>
          <w:sz w:val="29"/>
          <w:szCs w:val="29"/>
        </w:rPr>
      </w:pPr>
      <w:r w:rsidRPr="00B31BD4">
        <w:rPr>
          <w:rFonts w:ascii="Arial" w:eastAsia="Times New Roman" w:hAnsi="Arial" w:cs="Arial"/>
          <w:b/>
          <w:bCs/>
          <w:color w:val="1063FB"/>
          <w:sz w:val="29"/>
          <w:szCs w:val="29"/>
        </w:rPr>
        <w:t>Về tiền bạc</w:t>
      </w:r>
    </w:p>
    <w:p w:rsidR="00B31BD4" w:rsidRPr="00B31BD4" w:rsidRDefault="00B31BD4" w:rsidP="00B31BD4">
      <w:pPr>
        <w:shd w:val="clear" w:color="auto" w:fill="FFFFFF"/>
        <w:spacing w:after="255" w:line="240" w:lineRule="auto"/>
        <w:jc w:val="both"/>
        <w:rPr>
          <w:rFonts w:ascii="Times New Roman" w:eastAsia="Times New Roman" w:hAnsi="Times New Roman" w:cs="Times New Roman"/>
          <w:color w:val="232121"/>
          <w:sz w:val="24"/>
          <w:szCs w:val="24"/>
        </w:rPr>
      </w:pPr>
      <w:r w:rsidRPr="00B31BD4">
        <w:rPr>
          <w:rFonts w:ascii="Times New Roman" w:eastAsia="Times New Roman" w:hAnsi="Times New Roman" w:cs="Times New Roman"/>
          <w:color w:val="232121"/>
          <w:sz w:val="24"/>
          <w:szCs w:val="24"/>
        </w:rPr>
        <w:t>The Magician cho thấy dấu hiệu của sự sung túc và giàu có. Bạn sẽ không phải lo ngại về các vấn đề tài chính, các nguồn thu sẽ dồi dào. Tuy nhiên, lá bài cũng cho thấy bạn sẽ bị mất mát nếu vay mượn. Rất nhiều phi vụ làm ăn với lợi nhuận hấp dẫn sẽ đến, hết sức cẩn thận và tỉnh táo để không quyết định sai lầm. Nguồn tài chính cá nhân sẽ tăng lên nhưng nguy cơ của sự mất mát cũng tăng, nên bảo quản tốt tiền bạc để tránh thất thiệt.</w:t>
      </w:r>
    </w:p>
    <w:p w:rsidR="00B31BD4" w:rsidRPr="00B31BD4" w:rsidRDefault="00B31BD4" w:rsidP="00B31BD4">
      <w:pPr>
        <w:shd w:val="clear" w:color="auto" w:fill="FFFFFF"/>
        <w:spacing w:after="255" w:line="312" w:lineRule="atLeast"/>
        <w:outlineLvl w:val="2"/>
        <w:rPr>
          <w:rFonts w:ascii="Arial" w:eastAsia="Times New Roman" w:hAnsi="Arial" w:cs="Arial"/>
          <w:b/>
          <w:bCs/>
          <w:color w:val="1063FB"/>
          <w:sz w:val="29"/>
          <w:szCs w:val="29"/>
        </w:rPr>
      </w:pPr>
      <w:r w:rsidRPr="00B31BD4">
        <w:rPr>
          <w:rFonts w:ascii="Arial" w:eastAsia="Times New Roman" w:hAnsi="Arial" w:cs="Arial"/>
          <w:b/>
          <w:bCs/>
          <w:color w:val="1063FB"/>
          <w:sz w:val="29"/>
          <w:szCs w:val="29"/>
        </w:rPr>
        <w:t>Về sức khỏe</w:t>
      </w:r>
    </w:p>
    <w:p w:rsidR="00B31BD4" w:rsidRPr="00B31BD4" w:rsidRDefault="00B31BD4" w:rsidP="00B31BD4">
      <w:pPr>
        <w:shd w:val="clear" w:color="auto" w:fill="FFFFFF"/>
        <w:spacing w:after="255" w:line="240" w:lineRule="auto"/>
        <w:jc w:val="both"/>
        <w:rPr>
          <w:rFonts w:ascii="Times New Roman" w:eastAsia="Times New Roman" w:hAnsi="Times New Roman" w:cs="Times New Roman"/>
          <w:color w:val="232121"/>
          <w:sz w:val="24"/>
          <w:szCs w:val="24"/>
        </w:rPr>
      </w:pPr>
      <w:r w:rsidRPr="00B31BD4">
        <w:rPr>
          <w:rFonts w:ascii="Times New Roman" w:eastAsia="Times New Roman" w:hAnsi="Times New Roman" w:cs="Times New Roman"/>
          <w:color w:val="232121"/>
          <w:sz w:val="24"/>
          <w:szCs w:val="24"/>
        </w:rPr>
        <w:t>Lá bài cho biết mọi sự quyết tâm của bạn sẽ mang đến áp lực không nhỏ. Bạn sẽ rơi vào tình trạng lo lắng, bệnh tật có thể đến bạn nên có sự chuẩn bị. Sự chuẩn bị tâm lý và sức khỏe ngay từ lúc ban đầu sẽ giúp bạn dễ dàng ứng phó với những khó khăn. Thể lực có thể bị ảnh hưởng, căng thẳng có thể dẫn đến những trận ốm dai dẳng. Nên chú ý tới các gói bảo hiểm để đề phòng trường hợp xấu xảy ra. The Magician đưa ra lời khuyên bạn nên chăm chỉ tập luyện, giữ tâm lý vui vẻ, lắng nghe tiếng nói của bản thân để đẩy lùi bệnh tật.</w:t>
      </w:r>
    </w:p>
    <w:p w:rsidR="00B31BD4" w:rsidRPr="00B31BD4" w:rsidRDefault="00B31BD4" w:rsidP="00B31BD4">
      <w:pPr>
        <w:shd w:val="clear" w:color="auto" w:fill="FFFFFF"/>
        <w:spacing w:after="255" w:line="312" w:lineRule="atLeast"/>
        <w:outlineLvl w:val="1"/>
        <w:rPr>
          <w:rFonts w:ascii="Arial" w:eastAsia="Times New Roman" w:hAnsi="Arial" w:cs="Arial"/>
          <w:b/>
          <w:bCs/>
          <w:color w:val="1063FB"/>
          <w:sz w:val="30"/>
          <w:szCs w:val="30"/>
        </w:rPr>
      </w:pPr>
      <w:r w:rsidRPr="00B31BD4">
        <w:rPr>
          <w:rFonts w:ascii="Arial" w:eastAsia="Times New Roman" w:hAnsi="Arial" w:cs="Arial"/>
          <w:b/>
          <w:bCs/>
          <w:color w:val="1063FB"/>
          <w:sz w:val="30"/>
          <w:szCs w:val="30"/>
        </w:rPr>
        <w:t>Ý nghĩa lá bài The Magician xuôi</w:t>
      </w:r>
    </w:p>
    <w:p w:rsidR="00B31BD4" w:rsidRPr="00B31BD4" w:rsidRDefault="00B31BD4" w:rsidP="00B31BD4">
      <w:pPr>
        <w:shd w:val="clear" w:color="auto" w:fill="FFFFFF"/>
        <w:spacing w:after="0" w:line="240" w:lineRule="auto"/>
        <w:jc w:val="both"/>
        <w:rPr>
          <w:rFonts w:ascii="Times New Roman" w:eastAsia="Times New Roman" w:hAnsi="Times New Roman" w:cs="Times New Roman"/>
          <w:color w:val="232121"/>
          <w:sz w:val="24"/>
          <w:szCs w:val="24"/>
        </w:rPr>
      </w:pPr>
      <w:r w:rsidRPr="00B31BD4">
        <w:rPr>
          <w:rFonts w:ascii="Times New Roman" w:eastAsia="Times New Roman" w:hAnsi="Times New Roman" w:cs="Times New Roman"/>
          <w:b/>
          <w:bCs/>
          <w:color w:val="232121"/>
          <w:sz w:val="24"/>
          <w:szCs w:val="24"/>
        </w:rPr>
        <w:t>Lá bài The Magician xuôi</w:t>
      </w:r>
      <w:r w:rsidRPr="00B31BD4">
        <w:rPr>
          <w:rFonts w:ascii="Times New Roman" w:eastAsia="Times New Roman" w:hAnsi="Times New Roman" w:cs="Times New Roman"/>
          <w:color w:val="232121"/>
          <w:sz w:val="24"/>
          <w:szCs w:val="24"/>
        </w:rPr>
        <w:t> biểu hiện cho sức mạnh và ý chí mạnh mẽ bẩm sinh trong bạn. Bạn có một nguồn năng lượng dồi dào nhưng chưa được khai thác hợp lý và đây là thời điểm của sự bứt phá. Trên lá bài có hình ảnh vị pháp sư với một cánh tay giơ lên, một cánh tay hướng xuống thể hiện cho sự đồng bộ bên trên như thế nào bên dưới như vậy. Khi lá bài được lật lên là xuôi chứng tỏ đã đến thời điểm bạn nên dốc cạn những khả năng của mình để đạt được thành quả vang dội.</w:t>
      </w:r>
    </w:p>
    <w:p w:rsidR="00B31BD4" w:rsidRPr="00B31BD4" w:rsidRDefault="00B31BD4" w:rsidP="00B31BD4">
      <w:pPr>
        <w:shd w:val="clear" w:color="auto" w:fill="FFFFFF"/>
        <w:spacing w:after="255" w:line="240" w:lineRule="auto"/>
        <w:jc w:val="both"/>
        <w:rPr>
          <w:rFonts w:ascii="Times New Roman" w:eastAsia="Times New Roman" w:hAnsi="Times New Roman" w:cs="Times New Roman"/>
          <w:color w:val="232121"/>
          <w:sz w:val="24"/>
          <w:szCs w:val="24"/>
        </w:rPr>
      </w:pPr>
      <w:r w:rsidRPr="00B31BD4">
        <w:rPr>
          <w:rFonts w:ascii="Times New Roman" w:eastAsia="Times New Roman" w:hAnsi="Times New Roman" w:cs="Times New Roman"/>
          <w:color w:val="232121"/>
          <w:sz w:val="24"/>
          <w:szCs w:val="24"/>
        </w:rPr>
        <w:t>Không nên do dự thêm vì đây là thời điểm tốt nhất, nếu bạn lo ngại mà bỏ qua thì khó có cơ hội tốt tiếp theo. Lá bài cũng thể hiện sự tập trung cao độ của bạn với những vấn đề, tuy nhiên bạn nên tập trung vào một vấn đề cụ thể, không nên lơ là mà phạm sai lầm.</w:t>
      </w:r>
    </w:p>
    <w:p w:rsidR="00B31BD4" w:rsidRDefault="00B31BD4"/>
    <w:p w:rsidR="00114E10" w:rsidRDefault="00114E10" w:rsidP="00114E10">
      <w:pPr>
        <w:pStyle w:val="Heading1"/>
        <w:shd w:val="clear" w:color="auto" w:fill="FFFFFF"/>
        <w:spacing w:before="0"/>
        <w:jc w:val="center"/>
        <w:rPr>
          <w:rFonts w:ascii="Arial" w:hAnsi="Arial" w:cs="Arial"/>
          <w:caps/>
          <w:color w:val="D81515"/>
          <w:spacing w:val="15"/>
          <w:sz w:val="30"/>
          <w:szCs w:val="30"/>
        </w:rPr>
      </w:pPr>
      <w:r>
        <w:rPr>
          <w:rFonts w:ascii="Arial" w:hAnsi="Arial" w:cs="Arial"/>
          <w:caps/>
          <w:color w:val="D81515"/>
          <w:spacing w:val="15"/>
          <w:sz w:val="30"/>
          <w:szCs w:val="30"/>
        </w:rPr>
        <w:lastRenderedPageBreak/>
        <w:t>Ý NGHĨA LÁ BÀI THE HIGH PRIESTESS – HUYỀN BÍ, THÔNG THÁI</w:t>
      </w:r>
    </w:p>
    <w:p w:rsidR="00114E10" w:rsidRDefault="00114E10" w:rsidP="00114E10">
      <w:pPr>
        <w:pStyle w:val="NormalWeb"/>
        <w:shd w:val="clear" w:color="auto" w:fill="FFFFFF"/>
        <w:spacing w:before="0" w:beforeAutospacing="0" w:after="0" w:afterAutospacing="0"/>
        <w:jc w:val="both"/>
        <w:rPr>
          <w:ins w:id="6" w:author="Unknown"/>
          <w:color w:val="232121"/>
        </w:rPr>
      </w:pPr>
      <w:ins w:id="7" w:author="Unknown">
        <w:r>
          <w:rPr>
            <w:color w:val="232121"/>
          </w:rPr>
          <w:t>[</w:t>
        </w:r>
        <w:r>
          <w:rPr>
            <w:rStyle w:val="Strong"/>
            <w:color w:val="232121"/>
          </w:rPr>
          <w:fldChar w:fldCharType="begin"/>
        </w:r>
        <w:r>
          <w:rPr>
            <w:rStyle w:val="Strong"/>
            <w:color w:val="232121"/>
          </w:rPr>
          <w:instrText xml:space="preserve"> HYPERLINK "https://meozodiac.com/xem-boi-bai-tarot-online" </w:instrText>
        </w:r>
        <w:r>
          <w:rPr>
            <w:rStyle w:val="Strong"/>
            <w:color w:val="232121"/>
          </w:rPr>
          <w:fldChar w:fldCharType="separate"/>
        </w:r>
        <w:r>
          <w:rPr>
            <w:rStyle w:val="Hyperlink"/>
            <w:b/>
            <w:bCs/>
            <w:color w:val="DD3333"/>
          </w:rPr>
          <w:t>Xem bói bài tarot</w:t>
        </w:r>
        <w:r>
          <w:rPr>
            <w:rStyle w:val="Strong"/>
            <w:color w:val="232121"/>
          </w:rPr>
          <w:fldChar w:fldCharType="end"/>
        </w:r>
        <w:r>
          <w:rPr>
            <w:color w:val="232121"/>
          </w:rPr>
          <w:t>] Huyền bí, thông thái là thông điệp mà lá bài The High Priestess gửi gắm. Lá bài này được rất nhiều người yêu thích mặc dù thực tế ý nghĩa của lá bài này không mấy rõ ràng và rành mạch. Lá High Priestess thách thức sự tò mò, khả năng phân tích và phán đoán của bạn để làm rõ vấn đề.</w:t>
        </w:r>
      </w:ins>
    </w:p>
    <w:p w:rsidR="00B31BD4" w:rsidRDefault="00B31BD4"/>
    <w:p w:rsidR="00B31BD4" w:rsidRDefault="00B31BD4" w:rsidP="00B31BD4">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Tổng quan về lá bài The High Priestess trong Tarot</w:t>
      </w:r>
    </w:p>
    <w:p w:rsidR="00B31BD4" w:rsidRDefault="00B31BD4" w:rsidP="00B31BD4">
      <w:pPr>
        <w:pStyle w:val="NormalWeb"/>
        <w:shd w:val="clear" w:color="auto" w:fill="FFFFFF"/>
        <w:spacing w:before="0" w:beforeAutospacing="0" w:after="0" w:afterAutospacing="0"/>
        <w:jc w:val="both"/>
        <w:rPr>
          <w:color w:val="232121"/>
        </w:rPr>
      </w:pPr>
      <w:r>
        <w:rPr>
          <w:noProof/>
          <w:color w:val="232121"/>
        </w:rPr>
        <w:drawing>
          <wp:inline distT="0" distB="0" distL="0" distR="0">
            <wp:extent cx="1666875" cy="2857500"/>
            <wp:effectExtent l="0" t="0" r="9525" b="0"/>
            <wp:docPr id="3" name="Picture 3" descr="https://meozodiac.com/wp-content/uploads/2019/03/02-high-priestess-175x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meozodiac.com/wp-content/uploads/2019/03/02-high-priestess-175x300.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6875" cy="2857500"/>
                    </a:xfrm>
                    <a:prstGeom prst="rect">
                      <a:avLst/>
                    </a:prstGeom>
                    <a:noFill/>
                    <a:ln>
                      <a:noFill/>
                    </a:ln>
                  </pic:spPr>
                </pic:pic>
              </a:graphicData>
            </a:graphic>
          </wp:inline>
        </w:drawing>
      </w:r>
      <w:hyperlink r:id="rId9" w:history="1">
        <w:r>
          <w:rPr>
            <w:rStyle w:val="Strong"/>
            <w:color w:val="DD3333"/>
          </w:rPr>
          <w:t>Lá bài The High Priestess</w:t>
        </w:r>
      </w:hyperlink>
      <w:r>
        <w:rPr>
          <w:color w:val="232121"/>
        </w:rPr>
        <w:t> là biểu tượng của sự hoài nghi cần vận dụng trực giác của bản thân để phán đoán các tình huống. Bạn sẽ có cảm giác bị che giấu bởi ai đó bên cạnh. Xét về tương lai, lá bài này dự đoán những bí mật sẽ sớm được bật mí.</w:t>
      </w:r>
    </w:p>
    <w:p w:rsidR="00B31BD4" w:rsidRDefault="00B31BD4" w:rsidP="00B31BD4">
      <w:pPr>
        <w:pStyle w:val="NormalWeb"/>
        <w:shd w:val="clear" w:color="auto" w:fill="FFFFFF"/>
        <w:spacing w:before="0" w:beforeAutospacing="0" w:after="255" w:afterAutospacing="0"/>
        <w:jc w:val="both"/>
        <w:rPr>
          <w:color w:val="232121"/>
        </w:rPr>
      </w:pPr>
      <w:r>
        <w:rPr>
          <w:color w:val="232121"/>
        </w:rPr>
        <w:t>Lá bài khơi gợi sự tò mò trong bạn, bạn phải tĩnh tâm để bóc tách vấn đề, xem xét lại mọi sự việc để phát hiện ra những điều được ẩn giấu. Để làm được điều đó bạn phải sử dụng mọi trực giác và kiến thức mình có thể để đưa ra quyết định.</w:t>
      </w:r>
    </w:p>
    <w:p w:rsidR="00B31BD4" w:rsidRDefault="00B31BD4" w:rsidP="00B31BD4">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tình yêu</w:t>
      </w:r>
    </w:p>
    <w:p w:rsidR="00B31BD4" w:rsidRDefault="00B31BD4" w:rsidP="00B31BD4">
      <w:pPr>
        <w:pStyle w:val="NormalWeb"/>
        <w:shd w:val="clear" w:color="auto" w:fill="FFFFFF"/>
        <w:spacing w:before="0" w:beforeAutospacing="0" w:after="255" w:afterAutospacing="0"/>
        <w:jc w:val="both"/>
        <w:rPr>
          <w:color w:val="232121"/>
        </w:rPr>
      </w:pPr>
      <w:r>
        <w:rPr>
          <w:color w:val="232121"/>
        </w:rPr>
        <w:t>Lá bài với hình ảnh một nữ tu đầy quyền lực và bí ẩn. Đây không phải là một dấu hiệu tốt với chuyện tình cảm của bạn. Cả hai vẫn có những bí mật với nhau, hai người chưa thật sự mở lòng và tin tưởng lẫn nhau. Tình yêu của hai bạn đầy rẫy hoài nghi và lo lắng. Lá bài High Priestess cho thấy bạn và người ấy vẫn mơ hồ với mối quan hệ yêu đương.</w:t>
      </w:r>
    </w:p>
    <w:p w:rsidR="00B31BD4" w:rsidRDefault="00B31BD4" w:rsidP="00B31BD4">
      <w:pPr>
        <w:pStyle w:val="NormalWeb"/>
        <w:shd w:val="clear" w:color="auto" w:fill="FFFFFF"/>
        <w:spacing w:before="0" w:beforeAutospacing="0" w:after="255" w:afterAutospacing="0"/>
        <w:jc w:val="both"/>
        <w:rPr>
          <w:color w:val="232121"/>
        </w:rPr>
      </w:pPr>
      <w:r>
        <w:rPr>
          <w:color w:val="232121"/>
        </w:rPr>
        <w:t>Nếu hai bạn đang trong thời gian tán tỉnh nhau thì lá bài là dấu hiệu của sự ngại ngùng khi bày tỏ bản thân. Nếu hai bạn đã là một cặp, lá bài là dấu hiệu những bí mật đang được hình thành và hai bạn đang nghi kỵ lẫn nhau. Lời khuyên là cả hai nên điều chỉnh lại, thẳng thắn chia sẻ các vướng mắc với nhau, vun đắp mối quan hệ nếu muốn đi được lâu dài.</w:t>
      </w:r>
    </w:p>
    <w:p w:rsidR="00AF7068" w:rsidRDefault="00AF7068" w:rsidP="00B31BD4">
      <w:pPr>
        <w:pStyle w:val="NormalWeb"/>
        <w:shd w:val="clear" w:color="auto" w:fill="FFFFFF"/>
        <w:spacing w:before="0" w:beforeAutospacing="0" w:after="255" w:afterAutospacing="0"/>
        <w:jc w:val="both"/>
        <w:rPr>
          <w:color w:val="232121"/>
        </w:rPr>
      </w:pPr>
    </w:p>
    <w:p w:rsidR="00B31BD4" w:rsidRDefault="00B31BD4" w:rsidP="00B31BD4">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lastRenderedPageBreak/>
        <w:t>Về công việc</w:t>
      </w:r>
    </w:p>
    <w:p w:rsidR="00B31BD4" w:rsidRDefault="00B31BD4" w:rsidP="00B31BD4">
      <w:pPr>
        <w:pStyle w:val="NormalWeb"/>
        <w:shd w:val="clear" w:color="auto" w:fill="FFFFFF"/>
        <w:spacing w:before="0" w:beforeAutospacing="0" w:after="255" w:afterAutospacing="0"/>
        <w:jc w:val="both"/>
        <w:rPr>
          <w:color w:val="232121"/>
        </w:rPr>
      </w:pPr>
      <w:r>
        <w:rPr>
          <w:color w:val="232121"/>
        </w:rPr>
        <w:t>Lá bài High Priestess mang ý nghĩa là sự thông minh và thông thái, đây là dấu hiệu tốt với công việc của bạn. Công việc đang có những chuyển biến tích cực nhờ sự dẫn dắt và hướng dẫn của người có kinh nghiệm, thời điểm này bạn nên bắt tay vào xây dựng, thực hiện những dự án riêng và nhờ người có kinh nghiệm chỉ dạy, giúp đỡ. Nếu bạn đã có địa vị nhất định trong công việc thì đây là thời điểm sẽ có những nhân tố sáng giá xuất hiện, bạn nên nắm bắt để giữ được người tài giúp ích cho kinh doanh của công ty.</w:t>
      </w:r>
    </w:p>
    <w:p w:rsidR="00B31BD4" w:rsidRDefault="00B31BD4" w:rsidP="00B31BD4">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tiền bạc</w:t>
      </w:r>
    </w:p>
    <w:p w:rsidR="00B31BD4" w:rsidRDefault="00B31BD4" w:rsidP="00B31BD4">
      <w:pPr>
        <w:pStyle w:val="NormalWeb"/>
        <w:shd w:val="clear" w:color="auto" w:fill="FFFFFF"/>
        <w:spacing w:before="0" w:beforeAutospacing="0" w:after="255" w:afterAutospacing="0"/>
        <w:jc w:val="both"/>
        <w:rPr>
          <w:color w:val="232121"/>
        </w:rPr>
      </w:pPr>
      <w:r>
        <w:rPr>
          <w:color w:val="232121"/>
        </w:rPr>
        <w:t>Lá bài đại diện cho sự chắc chắn trong chi tiêu. Các khoản tài chính của bạn đang dần ổn định, kế hoạch thắt chặt chi tiêu đang có những hiệu quả tốt. Đây cũng là lúc các khoản vay mượn của bạn trở nên dễ dàng. Tuy nhiên, sự chủ quan sẽ gây ra hậu quả đáng tiếc. Mọi hoạt động vay mượn, ký kết của bạn nên có giấy tờ chứng thực rõ ràng dựa vào sự thỏa thuận giữa hai bên.</w:t>
      </w:r>
    </w:p>
    <w:p w:rsidR="00B31BD4" w:rsidRDefault="00B31BD4" w:rsidP="00B31BD4">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sức khỏe</w:t>
      </w:r>
    </w:p>
    <w:p w:rsidR="00B31BD4" w:rsidRDefault="00B31BD4" w:rsidP="00B31BD4">
      <w:pPr>
        <w:pStyle w:val="NormalWeb"/>
        <w:shd w:val="clear" w:color="auto" w:fill="FFFFFF"/>
        <w:spacing w:before="0" w:beforeAutospacing="0" w:after="255" w:afterAutospacing="0"/>
        <w:jc w:val="both"/>
        <w:rPr>
          <w:color w:val="232121"/>
        </w:rPr>
      </w:pPr>
      <w:r>
        <w:rPr>
          <w:color w:val="232121"/>
        </w:rPr>
        <w:t>Lá bài với hình ảnh nữ tu huyền bí nhắc nhở bạn nên chăm sóc những người phụ nữ trong gia đình và chính bản thân mình nếu bạn là nữ giới. Sự che giấu của lá bài báo hiệu những hiểm họa về sức khỏe có thể xảy đến, quan tâm chăm sóc sức khỏe của chính bạn và người thân là việc cấp thiết ngay lúc này.</w:t>
      </w:r>
    </w:p>
    <w:p w:rsidR="00B31BD4" w:rsidRDefault="00B31BD4" w:rsidP="00B31BD4">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Ý nghĩa lá bài The High Priestess xuôi</w:t>
      </w:r>
    </w:p>
    <w:p w:rsidR="00B31BD4" w:rsidRDefault="00B31BD4" w:rsidP="00B31BD4">
      <w:pPr>
        <w:pStyle w:val="NormalWeb"/>
        <w:shd w:val="clear" w:color="auto" w:fill="FFFFFF"/>
        <w:spacing w:before="0" w:beforeAutospacing="0" w:after="0" w:afterAutospacing="0"/>
        <w:jc w:val="both"/>
        <w:rPr>
          <w:color w:val="232121"/>
        </w:rPr>
      </w:pPr>
      <w:r>
        <w:rPr>
          <w:color w:val="232121"/>
        </w:rPr>
        <w:t>Hình ảnh trên </w:t>
      </w:r>
      <w:r>
        <w:rPr>
          <w:rStyle w:val="Strong"/>
          <w:color w:val="232121"/>
        </w:rPr>
        <w:t>lá bài The High Priestess xuôi</w:t>
      </w:r>
      <w:r>
        <w:rPr>
          <w:color w:val="232121"/>
        </w:rPr>
        <w:t> là nữ tu sĩ quyền lực, thông minh đứng cạnh cánh cửa của tri thức và thông thái. Lá bài đại diện cho nguồn kiến thức vô tận trong bạn đang chờ được khai thác. Lá bài như lời nhắc nhở bạn nên tận dụng những tiềm năng ẩn giấu sâu bên trong để nắm giữ được chính cuộc sống của mình. Sự thông tuệ biểu hiện rõ ràng với các chữ cái trên lá bài, sự thông minh và nhạy cảm trong bạn là điều nên được khai thác.</w:t>
      </w:r>
    </w:p>
    <w:p w:rsidR="00B31BD4" w:rsidRDefault="00B31BD4" w:rsidP="00B31BD4">
      <w:pPr>
        <w:pStyle w:val="NormalWeb"/>
        <w:shd w:val="clear" w:color="auto" w:fill="FFFFFF"/>
        <w:spacing w:before="0" w:beforeAutospacing="0" w:after="255" w:afterAutospacing="0"/>
        <w:jc w:val="both"/>
        <w:rPr>
          <w:color w:val="232121"/>
        </w:rPr>
      </w:pPr>
      <w:r>
        <w:rPr>
          <w:color w:val="232121"/>
        </w:rPr>
        <w:t>Nữ tu sĩ ở trong bóng tối như sự bảo vệ, che chở sâu kín. Đồng thời bóng tối như một thách thức buộc bạn phải thoát khỏi giới hạn bản thân bằng cách lắng nghe thật kỹ tiếng nói bên trong. Mọi vấn đề sẽ được tháo gỡ bởi sự kiên trì tìm tòi.</w:t>
      </w:r>
    </w:p>
    <w:p w:rsidR="00B31BD4" w:rsidRDefault="00B31BD4"/>
    <w:p w:rsidR="00B31BD4" w:rsidRDefault="00B31BD4"/>
    <w:p w:rsidR="00B31BD4" w:rsidRDefault="00B31BD4"/>
    <w:p w:rsidR="00B31BD4" w:rsidRDefault="00B31BD4"/>
    <w:p w:rsidR="00AF7068" w:rsidRDefault="00AF7068"/>
    <w:p w:rsidR="001176D2" w:rsidRDefault="001176D2" w:rsidP="001176D2">
      <w:pPr>
        <w:pStyle w:val="Heading1"/>
        <w:shd w:val="clear" w:color="auto" w:fill="FFFFFF"/>
        <w:spacing w:before="0"/>
        <w:jc w:val="center"/>
        <w:rPr>
          <w:rFonts w:ascii="Arial" w:hAnsi="Arial" w:cs="Arial"/>
          <w:caps/>
          <w:color w:val="D81515"/>
          <w:spacing w:val="15"/>
          <w:sz w:val="30"/>
          <w:szCs w:val="30"/>
        </w:rPr>
      </w:pPr>
      <w:r>
        <w:rPr>
          <w:rFonts w:ascii="Arial" w:hAnsi="Arial" w:cs="Arial"/>
          <w:caps/>
          <w:color w:val="D81515"/>
          <w:spacing w:val="15"/>
          <w:sz w:val="30"/>
          <w:szCs w:val="30"/>
        </w:rPr>
        <w:lastRenderedPageBreak/>
        <w:t>Ý NGHĨA LÁ BÀI THE EMPRESS – SỰ SINH SÔI, PHÁT TRIỂN</w:t>
      </w:r>
    </w:p>
    <w:p w:rsidR="001176D2" w:rsidRDefault="001176D2" w:rsidP="001176D2">
      <w:pPr>
        <w:pStyle w:val="NormalWeb"/>
        <w:shd w:val="clear" w:color="auto" w:fill="FFFFFF"/>
        <w:spacing w:before="0" w:beforeAutospacing="0" w:after="0" w:afterAutospacing="0"/>
        <w:jc w:val="both"/>
        <w:rPr>
          <w:ins w:id="8" w:author="Unknown"/>
          <w:color w:val="232121"/>
        </w:rPr>
      </w:pPr>
      <w:ins w:id="9" w:author="Unknown">
        <w:r>
          <w:rPr>
            <w:rStyle w:val="Strong"/>
            <w:color w:val="232121"/>
          </w:rPr>
          <w:fldChar w:fldCharType="begin"/>
        </w:r>
        <w:r>
          <w:rPr>
            <w:rStyle w:val="Strong"/>
            <w:color w:val="232121"/>
          </w:rPr>
          <w:instrText xml:space="preserve"> HYPERLINK "https://meozodiac.com/tarot/y-nghia-la-bai-the-empress.html" </w:instrText>
        </w:r>
        <w:r>
          <w:rPr>
            <w:rStyle w:val="Strong"/>
            <w:color w:val="232121"/>
          </w:rPr>
          <w:fldChar w:fldCharType="separate"/>
        </w:r>
        <w:r>
          <w:rPr>
            <w:rStyle w:val="Hyperlink"/>
            <w:b/>
            <w:bCs/>
            <w:color w:val="DD3333"/>
          </w:rPr>
          <w:t>Ý nghĩa lá bài The Empress</w:t>
        </w:r>
        <w:r>
          <w:rPr>
            <w:rStyle w:val="Strong"/>
            <w:color w:val="232121"/>
          </w:rPr>
          <w:fldChar w:fldCharType="end"/>
        </w:r>
        <w:r>
          <w:rPr>
            <w:color w:val="232121"/>
          </w:rPr>
          <w:t> đại diện cho sự sinh sôi và phát triển. Lá bài này xuất hiện hình ảnh vị nữ hoàng với chiếc áo dài thụng có thể là dấu hiệu của thai kỳ, hàm ý của lá bài là mọi sự cố gắng của bạn như đứa con trong bụng mẹ đã đến ngày đạt được trái ngọt. Lá bài cũng có thể là dấu hiệu của một người phụ nữ trong gia đình bạn có thể là mẹ, chị gái, em gái hoặc chính bạn đang có những tin vui về tình yêu.</w:t>
        </w:r>
      </w:ins>
    </w:p>
    <w:p w:rsidR="00B31BD4" w:rsidRDefault="00B31BD4"/>
    <w:p w:rsidR="00B31BD4" w:rsidRDefault="00B31BD4" w:rsidP="00B31BD4">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Tổng quan lá bài The Empress trong Tarot</w:t>
      </w:r>
    </w:p>
    <w:p w:rsidR="00B31BD4" w:rsidRDefault="00B31BD4" w:rsidP="00B31BD4">
      <w:pPr>
        <w:pStyle w:val="NormalWeb"/>
        <w:shd w:val="clear" w:color="auto" w:fill="FFFFFF"/>
        <w:spacing w:before="0" w:beforeAutospacing="0" w:after="255" w:afterAutospacing="0"/>
        <w:jc w:val="both"/>
        <w:rPr>
          <w:color w:val="232121"/>
        </w:rPr>
      </w:pPr>
      <w:r>
        <w:rPr>
          <w:noProof/>
          <w:color w:val="232121"/>
        </w:rPr>
        <w:drawing>
          <wp:inline distT="0" distB="0" distL="0" distR="0">
            <wp:extent cx="1666875" cy="2857500"/>
            <wp:effectExtent l="0" t="0" r="9525" b="0"/>
            <wp:docPr id="4" name="Picture 4" descr="https://meozodiac.com/wp-content/uploads/2019/03/03-empress-175x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meozodiac.com/wp-content/uploads/2019/03/03-empress-175x300.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66875" cy="2857500"/>
                    </a:xfrm>
                    <a:prstGeom prst="rect">
                      <a:avLst/>
                    </a:prstGeom>
                    <a:noFill/>
                    <a:ln>
                      <a:noFill/>
                    </a:ln>
                  </pic:spPr>
                </pic:pic>
              </a:graphicData>
            </a:graphic>
          </wp:inline>
        </w:drawing>
      </w:r>
    </w:p>
    <w:p w:rsidR="00B31BD4" w:rsidRDefault="00B31BD4" w:rsidP="00B31BD4">
      <w:pPr>
        <w:pStyle w:val="NormalWeb"/>
        <w:shd w:val="clear" w:color="auto" w:fill="FFFFFF"/>
        <w:spacing w:before="0" w:beforeAutospacing="0" w:after="0" w:afterAutospacing="0"/>
        <w:jc w:val="both"/>
        <w:rPr>
          <w:color w:val="232121"/>
        </w:rPr>
      </w:pPr>
      <w:r>
        <w:rPr>
          <w:color w:val="232121"/>
        </w:rPr>
        <w:t>[</w:t>
      </w:r>
      <w:hyperlink r:id="rId11" w:history="1">
        <w:r>
          <w:rPr>
            <w:rStyle w:val="Hyperlink"/>
            <w:b/>
            <w:bCs/>
            <w:color w:val="DD3333"/>
          </w:rPr>
          <w:t>Bói bài tarot hằng ngày</w:t>
        </w:r>
      </w:hyperlink>
      <w:r>
        <w:rPr>
          <w:color w:val="232121"/>
        </w:rPr>
        <w:t>] Lá bài xuất hiện như một sự khẳng định rằng mọi nỗ lực, cố gắng của bạn đã đến ngày được báo đáp. Bạn sẽ thu hoạch được nhiều thành tựu trong tương lai, đây là một điềm báo tốt. Nhưng đôi khi lá bài The Empress đại diện một vài ý nghĩa tiêu cực. Sẽ có ai đó trong gia đình bạn sẽ can thiệp vào các kế hoạch bạn đã đặt ra, người này có thể là mẹ hoặc chị gái của bạn.</w:t>
      </w:r>
    </w:p>
    <w:p w:rsidR="00C44C3D" w:rsidRDefault="00C44C3D" w:rsidP="00B31BD4">
      <w:pPr>
        <w:pStyle w:val="NormalWeb"/>
        <w:shd w:val="clear" w:color="auto" w:fill="FFFFFF"/>
        <w:spacing w:before="0" w:beforeAutospacing="0" w:after="0" w:afterAutospacing="0"/>
        <w:jc w:val="both"/>
        <w:rPr>
          <w:color w:val="232121"/>
        </w:rPr>
      </w:pPr>
    </w:p>
    <w:p w:rsidR="00B31BD4" w:rsidRDefault="00B31BD4" w:rsidP="00B31BD4">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tình yêu</w:t>
      </w:r>
    </w:p>
    <w:p w:rsidR="00B31BD4" w:rsidRDefault="00B31BD4" w:rsidP="00B31BD4">
      <w:pPr>
        <w:pStyle w:val="NormalWeb"/>
        <w:shd w:val="clear" w:color="auto" w:fill="FFFFFF"/>
        <w:spacing w:before="0" w:beforeAutospacing="0" w:after="255" w:afterAutospacing="0"/>
        <w:jc w:val="both"/>
        <w:rPr>
          <w:color w:val="232121"/>
        </w:rPr>
      </w:pPr>
      <w:r>
        <w:rPr>
          <w:color w:val="232121"/>
        </w:rPr>
        <w:t>Lá bài The Empress mang ý nghĩa tốt đẹp với chuyện tình cảm. Bạn và người ấy đang trong một mối quan hệ ổn định dựa trên sự tôn trọng lẫn nhau. Cả hai sẽ trải qua khoảng thời gian ngọt ngào sau một thời gian căng thẳng, hai bạn rất có triển vọng dài hạn về mối quan hệ hiện tại.</w:t>
      </w:r>
    </w:p>
    <w:p w:rsidR="00B31BD4" w:rsidRDefault="00B31BD4" w:rsidP="00B31BD4">
      <w:pPr>
        <w:pStyle w:val="NormalWeb"/>
        <w:shd w:val="clear" w:color="auto" w:fill="FFFFFF"/>
        <w:spacing w:before="0" w:beforeAutospacing="0" w:after="255" w:afterAutospacing="0"/>
        <w:jc w:val="both"/>
        <w:rPr>
          <w:color w:val="232121"/>
        </w:rPr>
      </w:pPr>
      <w:r>
        <w:rPr>
          <w:color w:val="232121"/>
        </w:rPr>
        <w:t>Nếu bạn còn đang độc thân thì lá bài The Empress ám chỉ bạn sẽ sớm gặp được người thích hợp trong tương lai gần. Lá bài này sẽ dự báo chính xác nhất nếu người rút bài là nữ, nếu bạn đang có ý định quay trở lại với người yêu cũ hoặc hàn gắn một mối quan hệ tình cảm nhiều rạn vỡ thì lá bài dự báo mọi chuyện sẽ suôn sẻ.</w:t>
      </w:r>
    </w:p>
    <w:p w:rsidR="00AF7068" w:rsidRDefault="00AF7068" w:rsidP="00B31BD4">
      <w:pPr>
        <w:pStyle w:val="NormalWeb"/>
        <w:shd w:val="clear" w:color="auto" w:fill="FFFFFF"/>
        <w:spacing w:before="0" w:beforeAutospacing="0" w:after="255" w:afterAutospacing="0"/>
        <w:jc w:val="both"/>
        <w:rPr>
          <w:color w:val="232121"/>
        </w:rPr>
      </w:pPr>
    </w:p>
    <w:p w:rsidR="00B31BD4" w:rsidRDefault="00B31BD4" w:rsidP="00B31BD4">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công việc</w:t>
      </w:r>
    </w:p>
    <w:p w:rsidR="00B31BD4" w:rsidRDefault="00B31BD4" w:rsidP="00B31BD4">
      <w:pPr>
        <w:pStyle w:val="NormalWeb"/>
        <w:shd w:val="clear" w:color="auto" w:fill="FFFFFF"/>
        <w:spacing w:before="0" w:beforeAutospacing="0" w:after="255" w:afterAutospacing="0"/>
        <w:jc w:val="both"/>
        <w:rPr>
          <w:color w:val="232121"/>
        </w:rPr>
      </w:pPr>
      <w:r>
        <w:rPr>
          <w:color w:val="232121"/>
        </w:rPr>
        <w:t>The Empress xuất hiện với hình ảnh người nữ hoàng đại diện cho quyền lực và sức mạnh. Ý nghĩa lá bài dự báo một sự phát triển ổn định và lâu dài của công việc kinh doanh của bạn. Bạn sẽ gặt hái được thành công sau những ngày gian khổ, chật vật. Những ý tưởng mới đang được hình thành, đừng ngần ngại mà không thử sức.</w:t>
      </w:r>
    </w:p>
    <w:p w:rsidR="00B31BD4" w:rsidRDefault="00B31BD4" w:rsidP="00B31BD4">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tiền bạc</w:t>
      </w:r>
    </w:p>
    <w:p w:rsidR="00B31BD4" w:rsidRDefault="00B31BD4" w:rsidP="00B31BD4">
      <w:pPr>
        <w:pStyle w:val="NormalWeb"/>
        <w:shd w:val="clear" w:color="auto" w:fill="FFFFFF"/>
        <w:spacing w:before="0" w:beforeAutospacing="0" w:after="255" w:afterAutospacing="0"/>
        <w:jc w:val="both"/>
        <w:rPr>
          <w:color w:val="232121"/>
        </w:rPr>
      </w:pPr>
      <w:r>
        <w:rPr>
          <w:color w:val="232121"/>
        </w:rPr>
        <w:t>Lá bái thông báo thời cơ thích hợp cho những phi vụ đầu tư. Đây là lúc bạn không nên đắn đo quá lâu trước các quyết định liên quan tới tiền bạc để tránh bỏ lỡ cơ hội. Bạn có thể thoải mái trong vấn đề đi vay mượn và cho vay mượn, The Empress mang ý nghĩa dự báo những khoản đầu tư sẽ sinh lời mạnh mẽ. Tuy nhiên, lá bài mang đến sự cảnh báo về sự phung phí. Nếu bạn đang sở hữu một khoản tài chính lớn nhưng không có kế hoạch đầu tư và sử dụng hợp lý thì tình trạng tiêu pha phung phí sẽ xảy ra</w:t>
      </w:r>
    </w:p>
    <w:p w:rsidR="00B31BD4" w:rsidRDefault="00B31BD4" w:rsidP="00B31BD4">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sức khỏe</w:t>
      </w:r>
    </w:p>
    <w:p w:rsidR="00B31BD4" w:rsidRDefault="00B31BD4" w:rsidP="00B31BD4">
      <w:pPr>
        <w:pStyle w:val="NormalWeb"/>
        <w:shd w:val="clear" w:color="auto" w:fill="FFFFFF"/>
        <w:spacing w:before="0" w:beforeAutospacing="0" w:after="255" w:afterAutospacing="0"/>
        <w:jc w:val="both"/>
        <w:rPr>
          <w:color w:val="232121"/>
        </w:rPr>
      </w:pPr>
      <w:r>
        <w:rPr>
          <w:color w:val="232121"/>
        </w:rPr>
        <w:t>The Empress mang đến tín hiệu tốt về tình trạng sức khỏe của bạn. Nếu bạn đang bị bệnh và nhận điều trị thì thời điểm này bệnh tình sẽ có những khởi sắc, bạn sẽ sớm khỏe mạnh trở lại nếu chăm sóc kỹ lưỡng. Nếu bạn thường xuyên mỏi mệt, bực dọc lời khuyên là bạn nên nghỉ ngơi, cho bản thân những khoảng không gian thư giãn riêng, tránh làm việc quá sức. Đi du lịch hoặc tham gia các hoạt động ngoại khóa ngắn hạn rất có ích để cải thiện tâm trạng và thể lực.</w:t>
      </w:r>
    </w:p>
    <w:p w:rsidR="00B31BD4" w:rsidRDefault="00B31BD4" w:rsidP="00B31BD4">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Ý nghĩa lá bài The Empress xuôi</w:t>
      </w:r>
    </w:p>
    <w:p w:rsidR="00B31BD4" w:rsidRDefault="00B31BD4" w:rsidP="00B31BD4">
      <w:pPr>
        <w:pStyle w:val="NormalWeb"/>
        <w:shd w:val="clear" w:color="auto" w:fill="FFFFFF"/>
        <w:spacing w:before="0" w:beforeAutospacing="0" w:after="255" w:afterAutospacing="0"/>
        <w:jc w:val="both"/>
        <w:rPr>
          <w:color w:val="232121"/>
        </w:rPr>
      </w:pPr>
      <w:r>
        <w:rPr>
          <w:color w:val="232121"/>
        </w:rPr>
        <w:t>The Empress xuôi có hình ảnh vị nữ hoàng với nhiều họa tiết tượng trưng cho tình yêu và sự may mắn. Lá bài truyền tải thông điệp tình hình tài chính của bạn đang dần ổn định, những mối làm ăn mới sẽ đến và đừng bỏ lỡ. Những ấp ủ và dự định sẽ lần lượt thành hiện thực, đừng ngần ngại mà giấu đi những thế mạnh. Đây là một lá bài mang hy vọng đến với bạn, mọi khó khăn mệt mỏi cùng sự nhẫn nhịn của bạn trong suốt thời gian qua sẽ được bù đắp. Đây là thời cơ nên tập trung cao độ để nắm bắt cơ hội.</w:t>
      </w:r>
    </w:p>
    <w:p w:rsidR="00B31BD4" w:rsidRDefault="00B31BD4"/>
    <w:p w:rsidR="00B31BD4" w:rsidRDefault="00B31BD4"/>
    <w:p w:rsidR="00B31BD4" w:rsidRDefault="00B31BD4"/>
    <w:p w:rsidR="00B31BD4" w:rsidRDefault="00B31BD4"/>
    <w:p w:rsidR="00AF7068" w:rsidRDefault="00AF7068"/>
    <w:p w:rsidR="00B31BD4" w:rsidRDefault="00B31BD4"/>
    <w:p w:rsidR="001176D2" w:rsidRDefault="001176D2" w:rsidP="001176D2">
      <w:pPr>
        <w:pStyle w:val="Heading1"/>
        <w:shd w:val="clear" w:color="auto" w:fill="FFFFFF"/>
        <w:spacing w:before="0"/>
        <w:jc w:val="center"/>
        <w:rPr>
          <w:rFonts w:ascii="Arial" w:hAnsi="Arial" w:cs="Arial"/>
          <w:caps/>
          <w:color w:val="D81515"/>
          <w:spacing w:val="15"/>
          <w:sz w:val="30"/>
          <w:szCs w:val="30"/>
        </w:rPr>
      </w:pPr>
      <w:r>
        <w:rPr>
          <w:rFonts w:ascii="Arial" w:hAnsi="Arial" w:cs="Arial"/>
          <w:caps/>
          <w:color w:val="D81515"/>
          <w:spacing w:val="15"/>
          <w:sz w:val="30"/>
          <w:szCs w:val="30"/>
        </w:rPr>
        <w:lastRenderedPageBreak/>
        <w:t>Ý NGHĨA LÁ BÀI THE EMPEROR – SỨC MẠNH, QUYỀN LỰC</w:t>
      </w:r>
    </w:p>
    <w:p w:rsidR="001176D2" w:rsidRDefault="001176D2" w:rsidP="001176D2">
      <w:pPr>
        <w:pStyle w:val="NormalWeb"/>
        <w:shd w:val="clear" w:color="auto" w:fill="FFFFFF"/>
        <w:spacing w:before="0" w:beforeAutospacing="0" w:after="0" w:afterAutospacing="0"/>
        <w:jc w:val="both"/>
        <w:rPr>
          <w:ins w:id="10" w:author="Unknown"/>
          <w:color w:val="232121"/>
        </w:rPr>
      </w:pPr>
      <w:ins w:id="11" w:author="Unknown">
        <w:r>
          <w:rPr>
            <w:color w:val="232121"/>
          </w:rPr>
          <w:t>[</w:t>
        </w:r>
        <w:r>
          <w:rPr>
            <w:rStyle w:val="Strong"/>
            <w:color w:val="232121"/>
          </w:rPr>
          <w:fldChar w:fldCharType="begin"/>
        </w:r>
        <w:r>
          <w:rPr>
            <w:rStyle w:val="Strong"/>
            <w:color w:val="232121"/>
          </w:rPr>
          <w:instrText xml:space="preserve"> HYPERLINK "https://meozodiac.com/xem-boi-bai-tarot-online" </w:instrText>
        </w:r>
        <w:r>
          <w:rPr>
            <w:rStyle w:val="Strong"/>
            <w:color w:val="232121"/>
          </w:rPr>
          <w:fldChar w:fldCharType="separate"/>
        </w:r>
        <w:r>
          <w:rPr>
            <w:rStyle w:val="Hyperlink"/>
            <w:b/>
            <w:bCs/>
            <w:color w:val="DD3333"/>
          </w:rPr>
          <w:t>Bói bài tarot hôm nay</w:t>
        </w:r>
        <w:r>
          <w:rPr>
            <w:rStyle w:val="Strong"/>
            <w:color w:val="232121"/>
          </w:rPr>
          <w:fldChar w:fldCharType="end"/>
        </w:r>
        <w:r>
          <w:rPr>
            <w:color w:val="232121"/>
          </w:rPr>
          <w:t>] Quyền lực chính là </w:t>
        </w:r>
        <w:r>
          <w:rPr>
            <w:color w:val="232121"/>
          </w:rPr>
          <w:fldChar w:fldCharType="begin"/>
        </w:r>
        <w:r>
          <w:rPr>
            <w:color w:val="232121"/>
          </w:rPr>
          <w:instrText xml:space="preserve"> HYPERLINK "https://meozodiac.com/tarot/y-nghia-la-bai-the-emperor.html" </w:instrText>
        </w:r>
        <w:r>
          <w:rPr>
            <w:color w:val="232121"/>
          </w:rPr>
          <w:fldChar w:fldCharType="separate"/>
        </w:r>
        <w:r>
          <w:rPr>
            <w:rStyle w:val="Strong"/>
            <w:color w:val="DD3333"/>
          </w:rPr>
          <w:t>ý nghĩa của lá bài The Emperor</w:t>
        </w:r>
        <w:r>
          <w:rPr>
            <w:color w:val="232121"/>
          </w:rPr>
          <w:fldChar w:fldCharType="end"/>
        </w:r>
        <w:r>
          <w:rPr>
            <w:color w:val="232121"/>
          </w:rPr>
          <w:t>. Lá bài đưa ra dự báo bạn có thể được một người nào đó thân cận giúp đỡ khi gặp rắc rối. Ngoài ra, lá bài còn dự báo nếu tiếp tục kiên trì theo đuổi mục tiêu và có lộ trình rõ ràng bạn sẽ đạt được thành công</w:t>
        </w:r>
      </w:ins>
    </w:p>
    <w:p w:rsidR="00B31BD4" w:rsidRDefault="00B31BD4"/>
    <w:p w:rsidR="00B31BD4" w:rsidRDefault="00B31BD4" w:rsidP="00B31BD4">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Tổng quan về lá bài The Emperor</w:t>
      </w:r>
    </w:p>
    <w:p w:rsidR="00B83247" w:rsidRDefault="00B31BD4" w:rsidP="00B31BD4">
      <w:pPr>
        <w:pStyle w:val="NormalWeb"/>
        <w:shd w:val="clear" w:color="auto" w:fill="FFFFFF"/>
        <w:spacing w:before="0" w:beforeAutospacing="0" w:after="0" w:afterAutospacing="0"/>
        <w:jc w:val="both"/>
        <w:rPr>
          <w:color w:val="232121"/>
        </w:rPr>
      </w:pPr>
      <w:r>
        <w:rPr>
          <w:noProof/>
          <w:color w:val="232121"/>
        </w:rPr>
        <w:drawing>
          <wp:inline distT="0" distB="0" distL="0" distR="0">
            <wp:extent cx="1666875" cy="2857500"/>
            <wp:effectExtent l="0" t="0" r="9525" b="0"/>
            <wp:docPr id="5" name="Picture 5" descr="https://meozodiac.com/wp-content/uploads/2019/03/04-emperor-175x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meozodiac.com/wp-content/uploads/2019/03/04-emperor-175x300.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66875" cy="2857500"/>
                    </a:xfrm>
                    <a:prstGeom prst="rect">
                      <a:avLst/>
                    </a:prstGeom>
                    <a:noFill/>
                    <a:ln>
                      <a:noFill/>
                    </a:ln>
                  </pic:spPr>
                </pic:pic>
              </a:graphicData>
            </a:graphic>
          </wp:inline>
        </w:drawing>
      </w:r>
      <w:r>
        <w:rPr>
          <w:color w:val="232121"/>
        </w:rPr>
        <w:t>Thẻ bài này tượng trưng cho sức mạnh. Hình ảnh trên The Emperor là một vị vua với quyền lực đầy mình, một tay nắm lấy vương trượng, ngôi vương được trang trí những hình thù đại diện cho </w:t>
      </w:r>
      <w:hyperlink r:id="rId13" w:history="1">
        <w:r>
          <w:rPr>
            <w:rStyle w:val="Hyperlink"/>
            <w:color w:val="DD3333"/>
          </w:rPr>
          <w:t>cung Bạch Dương</w:t>
        </w:r>
      </w:hyperlink>
      <w:r>
        <w:rPr>
          <w:color w:val="232121"/>
        </w:rPr>
        <w:t>. Ý nghĩa của The Emperor bao hàm cả sự tích cực và tiêu cực. Tích cực thể hiện ở việc bạn đang có sức mạnh và sự giúp đỡ của những người có quyền lực, bạn có một tham vọng lớn trong sự nghiệp điều này sẽ thúc đẩy sự phát triển của bạn. Tuy nhiên, lá bài có thể thể hiện một sự kiểm soát chặt chẽ sẽ đến với bạn.</w:t>
      </w:r>
    </w:p>
    <w:p w:rsidR="00B31BD4" w:rsidRDefault="00B31BD4" w:rsidP="00B31BD4">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tình yêu</w:t>
      </w:r>
    </w:p>
    <w:p w:rsidR="00B31BD4" w:rsidRDefault="00B31BD4" w:rsidP="00B31BD4">
      <w:pPr>
        <w:pStyle w:val="NormalWeb"/>
        <w:shd w:val="clear" w:color="auto" w:fill="FFFFFF"/>
        <w:spacing w:before="0" w:beforeAutospacing="0" w:after="255" w:afterAutospacing="0"/>
        <w:jc w:val="both"/>
        <w:rPr>
          <w:color w:val="232121"/>
        </w:rPr>
      </w:pPr>
      <w:r>
        <w:rPr>
          <w:color w:val="232121"/>
        </w:rPr>
        <w:t>The Emperor không phải là một dấu hiệu tốt trong chuyện tình cảm. Đối phương là một người thích kiểm soát, độc đoán và rập khuôn, người đó hy vọng bạn sẽ làm mọi thứ theo khuôn phép và đúng giờ. Đây là một đối tượng có lối sống khoa học và tràn đầy năng lượng nhưng chính cá tính mạnh này sẽ khiến mối quan hệ của hai bạn rơi vào bế tắc. Mối quan hệ của hai bạn sẽ ngày càng tệ hơn nếu không tìm được sự đồng cảm của cả hai.</w:t>
      </w:r>
    </w:p>
    <w:p w:rsidR="00B31BD4" w:rsidRDefault="00B31BD4" w:rsidP="00B31BD4">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công việc</w:t>
      </w:r>
    </w:p>
    <w:p w:rsidR="00B31BD4" w:rsidRDefault="00B31BD4" w:rsidP="00B31BD4">
      <w:pPr>
        <w:pStyle w:val="NormalWeb"/>
        <w:shd w:val="clear" w:color="auto" w:fill="FFFFFF"/>
        <w:spacing w:before="0" w:beforeAutospacing="0" w:after="255" w:afterAutospacing="0"/>
        <w:jc w:val="both"/>
        <w:rPr>
          <w:color w:val="232121"/>
        </w:rPr>
      </w:pPr>
      <w:r>
        <w:rPr>
          <w:color w:val="232121"/>
        </w:rPr>
        <w:t>Nhờ sở hữu năng lượng tích cực cùng sự tham vọng của bản thân mà công việc sẽ lên như diều gặp gió. Sự giúp đỡ của một người nào đó sẽ giúp bạn thuận lợi chinh phục mục tiêu. Người này sẽ giúp ích rất nhiều cho công việc của bạn, hãy duy trì một mối quan hệ thật thân thiện cùng sự biết ơn chân thành. Tuy nhiên, lá bài The Emperor dự báo bạn sẽ gặp một người thầy khó tính, nghiêm khắc. Bạn sẽ được học hỏi và trau dồi nhiều kiến thức mới nhưng áp lực phải chịu cũng không hề ít.</w:t>
      </w:r>
    </w:p>
    <w:p w:rsidR="00B31BD4" w:rsidRDefault="00B31BD4" w:rsidP="00B31BD4">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lastRenderedPageBreak/>
        <w:t>Về tiền bạc</w:t>
      </w:r>
    </w:p>
    <w:p w:rsidR="00B31BD4" w:rsidRDefault="00B31BD4" w:rsidP="00B31BD4">
      <w:pPr>
        <w:pStyle w:val="NormalWeb"/>
        <w:shd w:val="clear" w:color="auto" w:fill="FFFFFF"/>
        <w:spacing w:before="0" w:beforeAutospacing="0" w:after="255" w:afterAutospacing="0"/>
        <w:jc w:val="both"/>
        <w:rPr>
          <w:color w:val="232121"/>
        </w:rPr>
      </w:pPr>
      <w:r>
        <w:rPr>
          <w:color w:val="232121"/>
        </w:rPr>
        <w:t>Ý nghĩa của The Emperor mách bảo rằng nếu bạn không muốn bị mất tiền oan thì nên cẩn thận trước các mối kinh doanh, hợp đồng béo bở. Sự thận trọng cần được đặt lên trên tất cả, bạn nên tuân theo các nguyên tắc quen thuộc, tránh sáng tạo hoặc bạo dạn đi một con đường mới vì đây không phải thời điểm lý tưởng.</w:t>
      </w:r>
    </w:p>
    <w:p w:rsidR="00B31BD4" w:rsidRDefault="00B31BD4" w:rsidP="00B31BD4">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sức khỏe</w:t>
      </w:r>
    </w:p>
    <w:p w:rsidR="00B31BD4" w:rsidRDefault="00B31BD4" w:rsidP="00B31BD4">
      <w:pPr>
        <w:pStyle w:val="NormalWeb"/>
        <w:shd w:val="clear" w:color="auto" w:fill="FFFFFF"/>
        <w:spacing w:before="0" w:beforeAutospacing="0" w:after="255" w:afterAutospacing="0"/>
        <w:jc w:val="both"/>
        <w:rPr>
          <w:color w:val="232121"/>
        </w:rPr>
      </w:pPr>
      <w:r>
        <w:rPr>
          <w:color w:val="232121"/>
        </w:rPr>
        <w:t>The Emperor mang đến cảnh báo về những dấu hiệu lạ trên cơ thể. Nếu bạn cảm thấy có gì bất thường nên đi kiểm tra ngay. Vì những tham vọng trong công việc bạn sẽ bị áp lực và mệt mỏi hãy tăng cường các hoạt động tốt cho sức khỏe như thể dục, gym, đi bộ và thiền. Sự cẩn trọng trong tính cách sẽ giúp bạn nhận ra sự quan trọng của sức khỏe.</w:t>
      </w:r>
    </w:p>
    <w:p w:rsidR="00B31BD4" w:rsidRDefault="00B31BD4" w:rsidP="00B31BD4">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Ý nghĩa lá bài The Emperor xuôi</w:t>
      </w:r>
    </w:p>
    <w:p w:rsidR="00B31BD4" w:rsidRDefault="00B31BD4" w:rsidP="00B31BD4">
      <w:pPr>
        <w:pStyle w:val="NormalWeb"/>
        <w:shd w:val="clear" w:color="auto" w:fill="FFFFFF"/>
        <w:spacing w:before="0" w:beforeAutospacing="0" w:after="0" w:afterAutospacing="0"/>
        <w:jc w:val="both"/>
        <w:rPr>
          <w:color w:val="232121"/>
        </w:rPr>
      </w:pPr>
      <w:r>
        <w:rPr>
          <w:rStyle w:val="Strong"/>
          <w:color w:val="232121"/>
        </w:rPr>
        <w:t>Lá The Emperor xuôi</w:t>
      </w:r>
      <w:r>
        <w:rPr>
          <w:color w:val="232121"/>
        </w:rPr>
        <w:t> là dấu hiệu chứng tỏ thời điểm này là thời cơ thích hợp để chứng tỏ sức mạnh bản thân. Giai đoạn này bạn sẽ nhận được nhiều sự quan tâm và hỗ trợ từ một người khác, người này sẽ giúp bạn hoàn thiện hơn, đừng từ chối sự giúp đỡ hãy e ngại vì đây là thời điểm tốt nhất để tận dụng mọi lợi thế tạo bứt phá.</w:t>
      </w:r>
    </w:p>
    <w:p w:rsidR="00B31BD4" w:rsidRDefault="00B31BD4" w:rsidP="00B31BD4">
      <w:pPr>
        <w:pStyle w:val="NormalWeb"/>
        <w:shd w:val="clear" w:color="auto" w:fill="FFFFFF"/>
        <w:spacing w:before="0" w:beforeAutospacing="0" w:after="255" w:afterAutospacing="0"/>
        <w:jc w:val="both"/>
        <w:rPr>
          <w:color w:val="232121"/>
        </w:rPr>
      </w:pPr>
      <w:r>
        <w:rPr>
          <w:color w:val="232121"/>
        </w:rPr>
        <w:t>Tham vọng cá nhân sẽ khiến bạn thắt chặt những luật lệ dành cho bản thân. Tuy nhiên bạn nên tiết chế tham vọng, bình tĩnh để cơ thể có thời gian thả lỏng và thích nghi. Sự áp lực cao độ và ham muốn dành chiến thắng có thể khiến bạn mất sức, hãy dành cho bản thân những giờ phút thư giãn để giải tỏa áp lực.</w:t>
      </w:r>
    </w:p>
    <w:p w:rsidR="00B31BD4" w:rsidRDefault="00B31BD4"/>
    <w:p w:rsidR="00B31BD4" w:rsidRDefault="00B31BD4"/>
    <w:p w:rsidR="00B31BD4" w:rsidRDefault="00B31BD4"/>
    <w:p w:rsidR="00B31BD4" w:rsidRDefault="00B31BD4"/>
    <w:p w:rsidR="00B31BD4" w:rsidRDefault="00B31BD4"/>
    <w:p w:rsidR="00B31BD4" w:rsidRDefault="00B31BD4"/>
    <w:p w:rsidR="00B31BD4" w:rsidRDefault="00B31BD4"/>
    <w:p w:rsidR="00B31BD4" w:rsidRDefault="00B31BD4"/>
    <w:p w:rsidR="00B31BD4" w:rsidRDefault="00B31BD4"/>
    <w:p w:rsidR="00AF7068" w:rsidRDefault="00AF7068" w:rsidP="006F4753">
      <w:pPr>
        <w:pStyle w:val="Heading1"/>
        <w:shd w:val="clear" w:color="auto" w:fill="FFFFFF"/>
        <w:spacing w:before="0"/>
        <w:jc w:val="center"/>
        <w:rPr>
          <w:rFonts w:asciiTheme="minorHAnsi" w:eastAsiaTheme="minorHAnsi" w:hAnsiTheme="minorHAnsi" w:cstheme="minorBidi"/>
          <w:b w:val="0"/>
          <w:bCs w:val="0"/>
          <w:color w:val="auto"/>
          <w:sz w:val="22"/>
          <w:szCs w:val="22"/>
        </w:rPr>
      </w:pPr>
    </w:p>
    <w:p w:rsidR="006F4753" w:rsidRDefault="006F4753" w:rsidP="006F4753">
      <w:pPr>
        <w:pStyle w:val="Heading1"/>
        <w:shd w:val="clear" w:color="auto" w:fill="FFFFFF"/>
        <w:spacing w:before="0"/>
        <w:jc w:val="center"/>
        <w:rPr>
          <w:rFonts w:ascii="Arial" w:hAnsi="Arial" w:cs="Arial"/>
          <w:caps/>
          <w:color w:val="D81515"/>
          <w:spacing w:val="15"/>
          <w:sz w:val="30"/>
          <w:szCs w:val="30"/>
        </w:rPr>
      </w:pPr>
      <w:r>
        <w:rPr>
          <w:rFonts w:ascii="Arial" w:hAnsi="Arial" w:cs="Arial"/>
          <w:caps/>
          <w:color w:val="D81515"/>
          <w:spacing w:val="15"/>
          <w:sz w:val="30"/>
          <w:szCs w:val="30"/>
        </w:rPr>
        <w:t>Ý NGHĨA LÁ BÀI THE HIEROPHANT – GIÁ TRỊ TRUYỀN THỐNG</w:t>
      </w:r>
    </w:p>
    <w:p w:rsidR="00B31BD4" w:rsidRDefault="006F4753" w:rsidP="006F4753">
      <w:pPr>
        <w:pStyle w:val="NormalWeb"/>
        <w:shd w:val="clear" w:color="auto" w:fill="FFFFFF"/>
        <w:spacing w:before="0" w:beforeAutospacing="0" w:after="0" w:afterAutospacing="0"/>
        <w:jc w:val="both"/>
        <w:rPr>
          <w:color w:val="232121"/>
        </w:rPr>
      </w:pPr>
      <w:ins w:id="12" w:author="Unknown">
        <w:r>
          <w:rPr>
            <w:color w:val="232121"/>
          </w:rPr>
          <w:t>[</w:t>
        </w:r>
        <w:r>
          <w:rPr>
            <w:rStyle w:val="Strong"/>
            <w:color w:val="232121"/>
          </w:rPr>
          <w:fldChar w:fldCharType="begin"/>
        </w:r>
        <w:r>
          <w:rPr>
            <w:rStyle w:val="Strong"/>
            <w:color w:val="232121"/>
          </w:rPr>
          <w:instrText xml:space="preserve"> HYPERLINK "https://meozodiac.com/xem-boi-bai-tarot-online" </w:instrText>
        </w:r>
        <w:r>
          <w:rPr>
            <w:rStyle w:val="Strong"/>
            <w:color w:val="232121"/>
          </w:rPr>
          <w:fldChar w:fldCharType="separate"/>
        </w:r>
        <w:r>
          <w:rPr>
            <w:rStyle w:val="Hyperlink"/>
            <w:b/>
            <w:bCs/>
            <w:color w:val="DD3333"/>
          </w:rPr>
          <w:t>Bói bài tarot tình yêu</w:t>
        </w:r>
        <w:r>
          <w:rPr>
            <w:rStyle w:val="Strong"/>
            <w:color w:val="232121"/>
          </w:rPr>
          <w:fldChar w:fldCharType="end"/>
        </w:r>
        <w:r>
          <w:rPr>
            <w:color w:val="232121"/>
          </w:rPr>
          <w:t>] Học hỏi những giá trị truyền thống là </w:t>
        </w:r>
        <w:r>
          <w:rPr>
            <w:color w:val="232121"/>
          </w:rPr>
          <w:fldChar w:fldCharType="begin"/>
        </w:r>
        <w:r>
          <w:rPr>
            <w:color w:val="232121"/>
          </w:rPr>
          <w:instrText xml:space="preserve"> HYPERLINK "https://meozodiac.com/tarot/y-nghia-la-bai-the-hierophant.html" </w:instrText>
        </w:r>
        <w:r>
          <w:rPr>
            <w:color w:val="232121"/>
          </w:rPr>
          <w:fldChar w:fldCharType="separate"/>
        </w:r>
        <w:r>
          <w:rPr>
            <w:rStyle w:val="Strong"/>
            <w:color w:val="DD3333"/>
          </w:rPr>
          <w:t>ý nghĩa của The Hierophant</w:t>
        </w:r>
        <w:r>
          <w:rPr>
            <w:color w:val="232121"/>
          </w:rPr>
          <w:fldChar w:fldCharType="end"/>
        </w:r>
        <w:r>
          <w:rPr>
            <w:color w:val="232121"/>
          </w:rPr>
          <w:t>. Với lá bài này, bạn hoàn toàn yên tâm rằng những giá trị cốt lõi bạn học hỏi được tại giai đoạn này sẽ tạo sự ảnh hưởng tích cực tới cách bạn nhìn cuộc sống, tình yêu, thái độ của bạn với người khác.</w:t>
        </w:r>
      </w:ins>
    </w:p>
    <w:p w:rsidR="006F4753" w:rsidRPr="006F4753" w:rsidRDefault="006F4753" w:rsidP="006F4753">
      <w:pPr>
        <w:pStyle w:val="NormalWeb"/>
        <w:shd w:val="clear" w:color="auto" w:fill="FFFFFF"/>
        <w:spacing w:before="0" w:beforeAutospacing="0" w:after="0" w:afterAutospacing="0"/>
        <w:jc w:val="both"/>
        <w:rPr>
          <w:color w:val="232121"/>
        </w:rPr>
      </w:pPr>
    </w:p>
    <w:p w:rsidR="00B31BD4" w:rsidRDefault="00B31BD4" w:rsidP="00B31BD4">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Tổng quan về lá bài The Hierophant</w:t>
      </w:r>
    </w:p>
    <w:p w:rsidR="00B31BD4" w:rsidRDefault="00B31BD4" w:rsidP="00B31BD4">
      <w:pPr>
        <w:pStyle w:val="NormalWeb"/>
        <w:shd w:val="clear" w:color="auto" w:fill="FFFFFF"/>
        <w:spacing w:before="0" w:beforeAutospacing="0" w:after="255" w:afterAutospacing="0"/>
        <w:jc w:val="both"/>
        <w:rPr>
          <w:color w:val="232121"/>
        </w:rPr>
      </w:pPr>
      <w:r>
        <w:rPr>
          <w:noProof/>
          <w:color w:val="232121"/>
        </w:rPr>
        <w:drawing>
          <wp:inline distT="0" distB="0" distL="0" distR="0">
            <wp:extent cx="1666875" cy="2857500"/>
            <wp:effectExtent l="0" t="0" r="9525" b="0"/>
            <wp:docPr id="6" name="Picture 6" descr="https://meozodiac.com/wp-content/uploads/2019/03/05-hierophant-175x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meozodiac.com/wp-content/uploads/2019/03/05-hierophant-175x300.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66875" cy="2857500"/>
                    </a:xfrm>
                    <a:prstGeom prst="rect">
                      <a:avLst/>
                    </a:prstGeom>
                    <a:noFill/>
                    <a:ln>
                      <a:noFill/>
                    </a:ln>
                  </pic:spPr>
                </pic:pic>
              </a:graphicData>
            </a:graphic>
          </wp:inline>
        </w:drawing>
      </w:r>
      <w:r>
        <w:rPr>
          <w:color w:val="232121"/>
        </w:rPr>
        <w:t>Thẻ bài The Hierophant mang đến những giá trị về tinh thần và sự học hỏi. Lá bài đưa ra dự đoán bạn sẽ gặp được người cố vấn, người thầy mang lại cho bạn những bài học trong cuộc sống. Người dẫn đường này có thể khá nghiêm túc, khó tính nhưng sâu bên trong là những bài học về tình cảm và đạo đức. Họ có thể là người thân lớn tuổi trong gia đình, người thầy cũ hoặc một người lạ mặt có vốn hiểu biết rộng.</w:t>
      </w:r>
    </w:p>
    <w:p w:rsidR="00B31BD4" w:rsidRDefault="00B31BD4" w:rsidP="00B31BD4">
      <w:pPr>
        <w:pStyle w:val="NormalWeb"/>
        <w:shd w:val="clear" w:color="auto" w:fill="FFFFFF"/>
        <w:spacing w:before="0" w:beforeAutospacing="0" w:after="255" w:afterAutospacing="0"/>
        <w:jc w:val="both"/>
        <w:rPr>
          <w:color w:val="232121"/>
        </w:rPr>
      </w:pPr>
      <w:r>
        <w:rPr>
          <w:color w:val="232121"/>
        </w:rPr>
        <w:t>Ngoài ra, lá bài The Hierophant mang ý nghĩa sự xuất hiện các sự kiện liên quan tới tôn giáo và tín ngưỡng. Sắp tới bạn có thể tham gia vào một hoạt động nào đó liên quan tới tôn giáo và đức tin. Các hoạt động này khá có ích trong việc rèn luyện đạo đức và nâng cao nhận thức về các giá trị truyền thống.</w:t>
      </w:r>
    </w:p>
    <w:p w:rsidR="00B31BD4" w:rsidRDefault="00B31BD4" w:rsidP="00B31BD4">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tình yêu</w:t>
      </w:r>
    </w:p>
    <w:p w:rsidR="00B31BD4" w:rsidRDefault="00B31BD4" w:rsidP="00B31BD4">
      <w:pPr>
        <w:pStyle w:val="NormalWeb"/>
        <w:shd w:val="clear" w:color="auto" w:fill="FFFFFF"/>
        <w:spacing w:before="0" w:beforeAutospacing="0" w:after="0" w:afterAutospacing="0"/>
        <w:jc w:val="both"/>
        <w:rPr>
          <w:color w:val="232121"/>
        </w:rPr>
      </w:pPr>
      <w:r>
        <w:rPr>
          <w:color w:val="232121"/>
        </w:rPr>
        <w:t>The Hierophant trong tình yêu mang tính tích cực. Nếu bạn còn đang cô đơn lẻ bóng, thay vì ngồi chờ người ấy tìm đến mình hãy mạnh dạn tìm kiếm cơ hội xung quanh. Đây là thời điểm thích hợp để bắt đầu xây dựng một mối quan hệ mới mẻ. Nếu bạn đang yêu, lá bài là dấu hiệu tốt có thể tiến tới hôn nhân lâu dài. Thời gian này hai bạn sẽ chăm sóc và lắng nghe nhau nhiều hơn.</w:t>
      </w:r>
      <w:r>
        <w:rPr>
          <w:color w:val="232121"/>
        </w:rPr>
        <w:br/>
        <w:t xml:space="preserve">Lá bài The Hierophant cảnh báo về những lời khuyên, bạn sẽ nhận được những lời tư vấn từ nhiều người về mối quan hệ tình cảm hiện tại. Tuy nhiên, nên nhớ rằng chỉ có bạn mới hiểu rõ </w:t>
      </w:r>
      <w:r>
        <w:rPr>
          <w:color w:val="232121"/>
        </w:rPr>
        <w:lastRenderedPageBreak/>
        <w:t>nhất và có quyền đưa ra quyết định cuối cùng đối với tình cảm này. Những lời cố vấn không mang theo ác ý nhưng họ không đủ kinh nghiệm và tinh tường để nhận định về tình yêu của bạn</w:t>
      </w:r>
    </w:p>
    <w:p w:rsidR="00AF7068" w:rsidRDefault="00AF7068" w:rsidP="00B31BD4">
      <w:pPr>
        <w:pStyle w:val="NormalWeb"/>
        <w:shd w:val="clear" w:color="auto" w:fill="FFFFFF"/>
        <w:spacing w:before="0" w:beforeAutospacing="0" w:after="0" w:afterAutospacing="0"/>
        <w:jc w:val="both"/>
        <w:rPr>
          <w:color w:val="232121"/>
        </w:rPr>
      </w:pPr>
    </w:p>
    <w:p w:rsidR="00B31BD4" w:rsidRDefault="00B31BD4" w:rsidP="00B31BD4">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công việc</w:t>
      </w:r>
    </w:p>
    <w:p w:rsidR="00B31BD4" w:rsidRDefault="00B31BD4" w:rsidP="00B31BD4">
      <w:pPr>
        <w:pStyle w:val="NormalWeb"/>
        <w:shd w:val="clear" w:color="auto" w:fill="FFFFFF"/>
        <w:spacing w:before="0" w:beforeAutospacing="0" w:after="255" w:afterAutospacing="0"/>
        <w:jc w:val="both"/>
        <w:rPr>
          <w:color w:val="232121"/>
        </w:rPr>
      </w:pPr>
      <w:r>
        <w:rPr>
          <w:color w:val="232121"/>
        </w:rPr>
        <w:t>Đây là giai đoạn của sự học hỏi, mọi thái độ nghiêm túc và cầu tiến sẽ sớm được đền đáp. Cấp trên có thể khắt khe và yêu cầu cao nhưng sẽ rất tốt để bạn rèn luyện bản thân. Sự thử thách của các dự án kinh doanh có thể khiến bạn mỏi mệt.</w:t>
      </w:r>
    </w:p>
    <w:p w:rsidR="00B31BD4" w:rsidRDefault="00B31BD4" w:rsidP="00B31BD4">
      <w:pPr>
        <w:pStyle w:val="NormalWeb"/>
        <w:shd w:val="clear" w:color="auto" w:fill="FFFFFF"/>
        <w:spacing w:before="0" w:beforeAutospacing="0" w:after="255" w:afterAutospacing="0"/>
        <w:jc w:val="both"/>
        <w:rPr>
          <w:color w:val="232121"/>
        </w:rPr>
      </w:pPr>
      <w:r>
        <w:rPr>
          <w:color w:val="232121"/>
        </w:rPr>
        <w:t>The Hierophant mang ý nghĩa bạn sẽ gặp khá nhiều khó khăn khi nhảy việc, môi trường mới khiến bạn lạ lẫm và bối rối. C</w:t>
      </w:r>
      <w:bookmarkStart w:id="13" w:name="_GoBack"/>
      <w:bookmarkEnd w:id="13"/>
      <w:r>
        <w:rPr>
          <w:color w:val="232121"/>
        </w:rPr>
        <w:t>ác lời khuyên từ người đi trước là hết sức cần thiết trong thời điểm này. Lá bài này là dấu hiệu bạn cần sự giúp đỡ của người khác để giải quyết các vấn đề trong công việc.</w:t>
      </w:r>
    </w:p>
    <w:p w:rsidR="00B31BD4" w:rsidRDefault="00B31BD4" w:rsidP="00B31BD4">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tiền bạc</w:t>
      </w:r>
    </w:p>
    <w:p w:rsidR="00B31BD4" w:rsidRDefault="00B31BD4" w:rsidP="00B31BD4">
      <w:pPr>
        <w:pStyle w:val="NormalWeb"/>
        <w:shd w:val="clear" w:color="auto" w:fill="FFFFFF"/>
        <w:spacing w:before="0" w:beforeAutospacing="0" w:after="255" w:afterAutospacing="0"/>
        <w:jc w:val="both"/>
        <w:rPr>
          <w:color w:val="232121"/>
        </w:rPr>
      </w:pPr>
      <w:r>
        <w:rPr>
          <w:color w:val="232121"/>
        </w:rPr>
        <w:t>Mọi sự đầu tư và tiêu pha lúc này không mang lại may mắn như bạn nghĩ. The Hierophant khuyên bạn nên chi tiêu theo thói quen cũ, nguyên tắc cần được đặt ra để duy trì sự ổn định. Đây không phải thời điểm tốt để đầu tư và mua bán, mọi thứ liên quan đến tiền bạc cần được quản lý chặt chẽ. Các mối kinh doanh hấp dẫn có thể mời chào, bạn không nên mạo hiểm với những điều mới lạ.</w:t>
      </w:r>
    </w:p>
    <w:p w:rsidR="00B31BD4" w:rsidRDefault="00B31BD4" w:rsidP="00B31BD4">
      <w:pPr>
        <w:pStyle w:val="NormalWeb"/>
        <w:shd w:val="clear" w:color="auto" w:fill="FFFFFF"/>
        <w:spacing w:before="0" w:beforeAutospacing="0" w:after="255" w:afterAutospacing="0"/>
        <w:jc w:val="both"/>
        <w:rPr>
          <w:color w:val="232121"/>
        </w:rPr>
      </w:pPr>
      <w:r>
        <w:rPr>
          <w:color w:val="232121"/>
        </w:rPr>
        <w:t>Nếu muốn đầu tư, vay mượn nên xin ý kiến tư vấn của chuyên gia hoặc người có kinh nghiệm. Bạn có thể gặp bất chắc về tài chính nếu mạo hiểm làm mọi thứ một mình.</w:t>
      </w:r>
    </w:p>
    <w:p w:rsidR="00B31BD4" w:rsidRDefault="00B31BD4" w:rsidP="00B31BD4">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sức khỏe</w:t>
      </w:r>
    </w:p>
    <w:p w:rsidR="00B31BD4" w:rsidRDefault="00B31BD4" w:rsidP="00B31BD4">
      <w:pPr>
        <w:pStyle w:val="NormalWeb"/>
        <w:shd w:val="clear" w:color="auto" w:fill="FFFFFF"/>
        <w:spacing w:before="0" w:beforeAutospacing="0" w:after="255" w:afterAutospacing="0"/>
        <w:jc w:val="both"/>
        <w:rPr>
          <w:color w:val="232121"/>
        </w:rPr>
      </w:pPr>
      <w:r>
        <w:rPr>
          <w:color w:val="232121"/>
        </w:rPr>
        <w:t>The Hierophant thông báo rằng bạn không nên bỏ sót bất cứ dấu hiệu lạ nào từ cơ thể. Sự thách thức từ công việc có thể khiến bạn suy sụp cùng tâm lý bất an, những bài thể dục nhẹ, tâm sự cùng người lớn tuổi hơn sẽ giúp cải thiện tình hình. Nếu bạn đang bị bệnh thì những niềm tin vào tôn giáo, tín ngưỡng có thể tạo ra chuyển biến tốt.</w:t>
      </w:r>
    </w:p>
    <w:p w:rsidR="00B31BD4" w:rsidRDefault="00B31BD4" w:rsidP="00B31BD4">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Ý nghĩa lá bài The Hierophant xuôi</w:t>
      </w:r>
    </w:p>
    <w:p w:rsidR="00B31BD4" w:rsidRDefault="00B31BD4" w:rsidP="00B31BD4">
      <w:pPr>
        <w:pStyle w:val="NormalWeb"/>
        <w:shd w:val="clear" w:color="auto" w:fill="FFFFFF"/>
        <w:spacing w:before="0" w:beforeAutospacing="0" w:after="0" w:afterAutospacing="0"/>
        <w:jc w:val="both"/>
        <w:rPr>
          <w:color w:val="232121"/>
        </w:rPr>
      </w:pPr>
      <w:r>
        <w:rPr>
          <w:rStyle w:val="Strong"/>
          <w:color w:val="232121"/>
        </w:rPr>
        <w:t>Lá bài The Hierophant xuôi</w:t>
      </w:r>
      <w:r>
        <w:rPr>
          <w:color w:val="232121"/>
        </w:rPr>
        <w:t> xuất hiện hình ảnh vị trưởng lão tôn nghiêm, quyền lực và khắt khe. Lá bài ám chỉ những giá trị về văn hóa và truyền thống cần được khai thác nhiều hơn. Lời khuyên có ích từ người có kinh nghiệm sẽ giúp bạn gỡ rối các vấn đề trong cuộc sống một người thầy dẫn dắt tốt sẽ tạo nên sự đột phá trong công việc.</w:t>
      </w:r>
    </w:p>
    <w:p w:rsidR="00B31BD4" w:rsidRDefault="00B31BD4" w:rsidP="00AF7068">
      <w:pPr>
        <w:pStyle w:val="NormalWeb"/>
        <w:shd w:val="clear" w:color="auto" w:fill="FFFFFF"/>
        <w:spacing w:before="0" w:beforeAutospacing="0" w:after="255" w:afterAutospacing="0"/>
        <w:jc w:val="both"/>
        <w:rPr>
          <w:color w:val="232121"/>
        </w:rPr>
      </w:pPr>
      <w:r>
        <w:rPr>
          <w:color w:val="232121"/>
        </w:rPr>
        <w:t>The Hierophant còn đại diện cho sự tha thứ, khoan dung. Bạn nên học cách buông bỏ, chấp nhận tổn thương mà người khác gây ra. Tuân thủ theo những quy định truyền thống, hướng đi xưa cũ là một lựa chọn khôn ngoan tại thời điểm này.</w:t>
      </w:r>
    </w:p>
    <w:p w:rsidR="00AF7068" w:rsidRPr="00AF7068" w:rsidRDefault="00AF7068" w:rsidP="00AF7068">
      <w:pPr>
        <w:pStyle w:val="NormalWeb"/>
        <w:shd w:val="clear" w:color="auto" w:fill="FFFFFF"/>
        <w:spacing w:before="0" w:beforeAutospacing="0" w:after="255" w:afterAutospacing="0"/>
        <w:jc w:val="both"/>
        <w:rPr>
          <w:color w:val="232121"/>
        </w:rPr>
      </w:pPr>
    </w:p>
    <w:p w:rsidR="006F4753" w:rsidRDefault="006F4753" w:rsidP="006F4753">
      <w:pPr>
        <w:pStyle w:val="Heading1"/>
        <w:shd w:val="clear" w:color="auto" w:fill="FFFFFF"/>
        <w:spacing w:before="0"/>
        <w:jc w:val="center"/>
        <w:rPr>
          <w:rFonts w:ascii="Arial" w:hAnsi="Arial" w:cs="Arial"/>
          <w:caps/>
          <w:color w:val="D81515"/>
          <w:spacing w:val="15"/>
          <w:sz w:val="30"/>
          <w:szCs w:val="30"/>
        </w:rPr>
      </w:pPr>
      <w:r>
        <w:rPr>
          <w:rFonts w:ascii="Arial" w:hAnsi="Arial" w:cs="Arial"/>
          <w:caps/>
          <w:color w:val="D81515"/>
          <w:spacing w:val="15"/>
          <w:sz w:val="30"/>
          <w:szCs w:val="30"/>
        </w:rPr>
        <w:lastRenderedPageBreak/>
        <w:t>Ý NGHĨA LÁ BÀI THE LOVERS – TÌNH YÊU THĂNG HOA</w:t>
      </w:r>
    </w:p>
    <w:p w:rsidR="00B31BD4" w:rsidRDefault="006F4753" w:rsidP="006F4753">
      <w:pPr>
        <w:pStyle w:val="NormalWeb"/>
        <w:shd w:val="clear" w:color="auto" w:fill="FFFFFF"/>
        <w:spacing w:before="0" w:beforeAutospacing="0" w:after="0" w:afterAutospacing="0"/>
        <w:jc w:val="both"/>
        <w:rPr>
          <w:color w:val="232121"/>
        </w:rPr>
      </w:pPr>
      <w:ins w:id="14" w:author="Unknown">
        <w:r>
          <w:rPr>
            <w:color w:val="232121"/>
          </w:rPr>
          <w:t>[</w:t>
        </w:r>
        <w:r>
          <w:rPr>
            <w:rStyle w:val="Strong"/>
            <w:color w:val="232121"/>
          </w:rPr>
          <w:fldChar w:fldCharType="begin"/>
        </w:r>
        <w:r>
          <w:rPr>
            <w:rStyle w:val="Strong"/>
            <w:color w:val="232121"/>
          </w:rPr>
          <w:instrText xml:space="preserve"> HYPERLINK "https://meozodiac.com/xem-boi-bai-tarot-online" </w:instrText>
        </w:r>
        <w:r>
          <w:rPr>
            <w:rStyle w:val="Strong"/>
            <w:color w:val="232121"/>
          </w:rPr>
          <w:fldChar w:fldCharType="separate"/>
        </w:r>
        <w:r>
          <w:rPr>
            <w:rStyle w:val="Hyperlink"/>
            <w:b/>
            <w:bCs/>
            <w:color w:val="DD3333"/>
          </w:rPr>
          <w:t>Bói bài tarot về sự nghiệp</w:t>
        </w:r>
        <w:r>
          <w:rPr>
            <w:rStyle w:val="Strong"/>
            <w:color w:val="232121"/>
          </w:rPr>
          <w:fldChar w:fldCharType="end"/>
        </w:r>
        <w:r>
          <w:rPr>
            <w:color w:val="232121"/>
          </w:rPr>
          <w:t>] Đam mê là thông điệp được gửi gắm trong thẻ bài The Lovers. Với lá bài này, mọi cảm xúc mạnh mẽ được đốt cháy trong bạn. </w:t>
        </w:r>
        <w:r>
          <w:rPr>
            <w:color w:val="232121"/>
          </w:rPr>
          <w:fldChar w:fldCharType="begin"/>
        </w:r>
        <w:r>
          <w:rPr>
            <w:color w:val="232121"/>
          </w:rPr>
          <w:instrText xml:space="preserve"> HYPERLINK "https://meozodiac.com/tarot/y-nghia-la-bai-the-lovers.html" </w:instrText>
        </w:r>
        <w:r>
          <w:rPr>
            <w:color w:val="232121"/>
          </w:rPr>
          <w:fldChar w:fldCharType="separate"/>
        </w:r>
        <w:r>
          <w:rPr>
            <w:rStyle w:val="Strong"/>
            <w:color w:val="DD3333"/>
          </w:rPr>
          <w:t>Lá bài The Lovers</w:t>
        </w:r>
        <w:r>
          <w:rPr>
            <w:color w:val="232121"/>
          </w:rPr>
          <w:fldChar w:fldCharType="end"/>
        </w:r>
        <w:r>
          <w:rPr>
            <w:color w:val="232121"/>
          </w:rPr>
          <w:t> mang ý nghĩa tượng trưng cho tình yêu và các mối quan hệ. Mọi cảm liên quan tới sự thăng hoa trong tình yêu đều quy tụ tại lá bài này, bạn có thể bị những đam mê của bản thân lấn át đi lý trí.</w:t>
        </w:r>
      </w:ins>
    </w:p>
    <w:p w:rsidR="006F4753" w:rsidRPr="006F4753" w:rsidRDefault="006F4753" w:rsidP="006F4753">
      <w:pPr>
        <w:pStyle w:val="NormalWeb"/>
        <w:shd w:val="clear" w:color="auto" w:fill="FFFFFF"/>
        <w:spacing w:before="0" w:beforeAutospacing="0" w:after="0" w:afterAutospacing="0"/>
        <w:jc w:val="both"/>
        <w:rPr>
          <w:color w:val="232121"/>
        </w:rPr>
      </w:pPr>
    </w:p>
    <w:p w:rsidR="00B31BD4" w:rsidRDefault="00B31BD4" w:rsidP="00B31BD4">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Tổng quan về lá bài The Lovers</w:t>
      </w:r>
    </w:p>
    <w:p w:rsidR="00B31BD4" w:rsidRDefault="00B31BD4" w:rsidP="00B31BD4">
      <w:pPr>
        <w:pStyle w:val="NormalWeb"/>
        <w:shd w:val="clear" w:color="auto" w:fill="FFFFFF"/>
        <w:spacing w:before="0" w:beforeAutospacing="0" w:after="0" w:afterAutospacing="0"/>
        <w:jc w:val="both"/>
        <w:rPr>
          <w:color w:val="232121"/>
        </w:rPr>
      </w:pPr>
      <w:r>
        <w:rPr>
          <w:b/>
          <w:bCs/>
          <w:noProof/>
          <w:color w:val="232121"/>
        </w:rPr>
        <w:drawing>
          <wp:inline distT="0" distB="0" distL="0" distR="0">
            <wp:extent cx="1666875" cy="2857500"/>
            <wp:effectExtent l="0" t="0" r="9525" b="0"/>
            <wp:docPr id="7" name="Picture 7" descr="https://meozodiac.com/wp-content/uploads/2019/03/06-lovers-175x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meozodiac.com/wp-content/uploads/2019/03/06-lovers-175x300.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66875" cy="2857500"/>
                    </a:xfrm>
                    <a:prstGeom prst="rect">
                      <a:avLst/>
                    </a:prstGeom>
                    <a:noFill/>
                    <a:ln>
                      <a:noFill/>
                    </a:ln>
                  </pic:spPr>
                </pic:pic>
              </a:graphicData>
            </a:graphic>
          </wp:inline>
        </w:drawing>
      </w:r>
      <w:r>
        <w:rPr>
          <w:rStyle w:val="Strong"/>
          <w:color w:val="232121"/>
        </w:rPr>
        <w:t>Lá bài The Lovers</w:t>
      </w:r>
      <w:r>
        <w:rPr>
          <w:color w:val="232121"/>
        </w:rPr>
        <w:t> đại diện cho những đam mê trong tình yêu. Tuy nhiên, mọi đam mê khi đẩy đến cao trào sẽ phản tác dụng khiến mối quan hệ xuất hiện những tiêu cực. Lá bài này đánh dấu một một quan hệ khiến bạn hứng thú và chìm sâu. Mối quan hệ này chiếm hầu hết thời gian của bạn, đôi khi là cả sức lực và suy nghĩ.</w:t>
      </w:r>
    </w:p>
    <w:p w:rsidR="00B31BD4" w:rsidRDefault="00B31BD4" w:rsidP="00B31BD4">
      <w:pPr>
        <w:pStyle w:val="NormalWeb"/>
        <w:shd w:val="clear" w:color="auto" w:fill="FFFFFF"/>
        <w:spacing w:before="0" w:beforeAutospacing="0" w:after="255" w:afterAutospacing="0"/>
        <w:jc w:val="both"/>
        <w:rPr>
          <w:color w:val="232121"/>
        </w:rPr>
      </w:pPr>
      <w:r>
        <w:rPr>
          <w:color w:val="232121"/>
        </w:rPr>
        <w:t>Nếu bạn đang không quan tâm tới chuyện tình yêu thì ý nghĩa lá bài này mang đến là bạn đang có một sự tập trung cao độ vào những sở thích của bản thân. Hình ảnh trên lá bài là người đàn ông đang lựa chọn giữa hai người, sẽ có những vấn đề buộc bạn phải đưa ra quyết định, thông thường bạn sẽ chọn những gì bạn đam mê và yêu thích.</w:t>
      </w:r>
    </w:p>
    <w:p w:rsidR="00B31BD4" w:rsidRDefault="00B31BD4" w:rsidP="00B31BD4">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tình yêu</w:t>
      </w:r>
    </w:p>
    <w:p w:rsidR="00B31BD4" w:rsidRDefault="00B31BD4" w:rsidP="00B31BD4">
      <w:pPr>
        <w:pStyle w:val="NormalWeb"/>
        <w:shd w:val="clear" w:color="auto" w:fill="FFFFFF"/>
        <w:spacing w:before="0" w:beforeAutospacing="0" w:after="0" w:afterAutospacing="0"/>
        <w:jc w:val="both"/>
        <w:rPr>
          <w:color w:val="232121"/>
        </w:rPr>
      </w:pPr>
      <w:r>
        <w:rPr>
          <w:rStyle w:val="Strong"/>
          <w:color w:val="232121"/>
        </w:rPr>
        <w:t>Lá bài The Lovers</w:t>
      </w:r>
      <w:r>
        <w:rPr>
          <w:color w:val="232121"/>
        </w:rPr>
        <w:t> mang đến tín hiệu tốt về chuyện tình yêu. Nếu bạn còn đang độc thân thì đây là thời điểm nên đi tìm kiếm tình yêu, bạn sẽ nhanh chóng gặp được một nửa còn lại. Nếu bạn đang trong mối quan hệ yêu đương thì đây là thời điểm tốt để ra mắt gia đình hai bên, mối quan hệ của hai bạn sẽ có những bước tiến dài. Nếu hai bạn đang có những hiềm khích, hãy chủ động làm lành trước. Lá bài đưa ra lời khuyên hãy kiềm chế bản thân, cách bày tỏ tình cảm của bạn không thật sự đúng đắn, hãy lắng nghe nhiều hơn để tháo gỡ những hiểu lầm.</w:t>
      </w:r>
    </w:p>
    <w:p w:rsidR="00AF7068" w:rsidRDefault="00AF7068" w:rsidP="00B31BD4">
      <w:pPr>
        <w:pStyle w:val="NormalWeb"/>
        <w:shd w:val="clear" w:color="auto" w:fill="FFFFFF"/>
        <w:spacing w:before="0" w:beforeAutospacing="0" w:after="0" w:afterAutospacing="0"/>
        <w:jc w:val="both"/>
        <w:rPr>
          <w:color w:val="232121"/>
        </w:rPr>
      </w:pPr>
    </w:p>
    <w:p w:rsidR="00AF7068" w:rsidRDefault="00AF7068" w:rsidP="00B31BD4">
      <w:pPr>
        <w:pStyle w:val="NormalWeb"/>
        <w:shd w:val="clear" w:color="auto" w:fill="FFFFFF"/>
        <w:spacing w:before="0" w:beforeAutospacing="0" w:after="0" w:afterAutospacing="0"/>
        <w:jc w:val="both"/>
        <w:rPr>
          <w:color w:val="232121"/>
        </w:rPr>
      </w:pPr>
    </w:p>
    <w:p w:rsidR="00AF7068" w:rsidRDefault="00AF7068" w:rsidP="00B31BD4">
      <w:pPr>
        <w:pStyle w:val="NormalWeb"/>
        <w:shd w:val="clear" w:color="auto" w:fill="FFFFFF"/>
        <w:spacing w:before="0" w:beforeAutospacing="0" w:after="0" w:afterAutospacing="0"/>
        <w:jc w:val="both"/>
        <w:rPr>
          <w:color w:val="232121"/>
        </w:rPr>
      </w:pPr>
    </w:p>
    <w:p w:rsidR="00AF7068" w:rsidRDefault="00AF7068" w:rsidP="00B31BD4">
      <w:pPr>
        <w:pStyle w:val="NormalWeb"/>
        <w:shd w:val="clear" w:color="auto" w:fill="FFFFFF"/>
        <w:spacing w:before="0" w:beforeAutospacing="0" w:after="0" w:afterAutospacing="0"/>
        <w:jc w:val="both"/>
        <w:rPr>
          <w:color w:val="232121"/>
        </w:rPr>
      </w:pPr>
    </w:p>
    <w:p w:rsidR="00AF7068" w:rsidRDefault="00AF7068" w:rsidP="00B31BD4">
      <w:pPr>
        <w:pStyle w:val="NormalWeb"/>
        <w:shd w:val="clear" w:color="auto" w:fill="FFFFFF"/>
        <w:spacing w:before="0" w:beforeAutospacing="0" w:after="0" w:afterAutospacing="0"/>
        <w:jc w:val="both"/>
        <w:rPr>
          <w:color w:val="232121"/>
        </w:rPr>
      </w:pPr>
    </w:p>
    <w:p w:rsidR="00B31BD4" w:rsidRDefault="00B31BD4" w:rsidP="00B31BD4">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lastRenderedPageBreak/>
        <w:t>Về công việc</w:t>
      </w:r>
    </w:p>
    <w:p w:rsidR="00B31BD4" w:rsidRDefault="00B31BD4" w:rsidP="00B31BD4">
      <w:pPr>
        <w:pStyle w:val="NormalWeb"/>
        <w:shd w:val="clear" w:color="auto" w:fill="FFFFFF"/>
        <w:spacing w:before="0" w:beforeAutospacing="0" w:after="0" w:afterAutospacing="0"/>
        <w:jc w:val="both"/>
        <w:rPr>
          <w:color w:val="232121"/>
        </w:rPr>
      </w:pPr>
      <w:r>
        <w:rPr>
          <w:color w:val="232121"/>
        </w:rPr>
        <w:t>Lá bài dự báo bạn sẽ phải đưa ra lựa chọn, hãy chọn thứ mà bạn cảm thấy sẽ mang lại nhiều lợi ích nhất. </w:t>
      </w:r>
      <w:r>
        <w:rPr>
          <w:rStyle w:val="Strong"/>
          <w:color w:val="232121"/>
        </w:rPr>
        <w:t>Ý nghĩa lá The Lovers</w:t>
      </w:r>
      <w:r>
        <w:rPr>
          <w:color w:val="232121"/>
        </w:rPr>
        <w:t> cảnh báo công tư đang không phân minh ở bạn, hạn chế tối đa sự ảnh hưởng của cảm tính vào công việc. Bạn có thể kinh doanh riêng và được người yêu hoặc những người thân trong gia đình giúp đỡ nên đừng lo lắng. The Lovers còn nhắc nhở bạn đừng bỏ quên ước mơ và hoài bão của bản thân vì những mối bộn bề trong cuộc sống.</w:t>
      </w:r>
    </w:p>
    <w:p w:rsidR="00B31BD4" w:rsidRDefault="00B31BD4" w:rsidP="00B31BD4">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tiền bạc</w:t>
      </w:r>
    </w:p>
    <w:p w:rsidR="00B31BD4" w:rsidRDefault="00B31BD4" w:rsidP="00B31BD4">
      <w:pPr>
        <w:pStyle w:val="NormalWeb"/>
        <w:shd w:val="clear" w:color="auto" w:fill="FFFFFF"/>
        <w:spacing w:before="0" w:beforeAutospacing="0" w:after="255" w:afterAutospacing="0"/>
        <w:jc w:val="both"/>
        <w:rPr>
          <w:color w:val="232121"/>
        </w:rPr>
      </w:pPr>
      <w:r>
        <w:rPr>
          <w:color w:val="232121"/>
        </w:rPr>
        <w:t>Bạn sẽ nhận được những món tiền từ người thân trong gia đình hoặc bạn bè chí cốt. Mọi nỗ lực của bạn đang được đền đáp xứng đáng bằng những thành công về vật chất. Cảnh báo từ The Lovers là không nên cho người khác vay mượn tiền, đặc biệt là bạn thân vì sự mất lòng trong quan hệ của cả hai có thể xảy ra. Nếu bạn đang muốn xoay vốn để kinh doanh hoặc bắt đầu xây dựng một nền tảng công việ mới hãy tìm đến các mối các quan hệ thật sự tin cậy, họ sẽ dốc sức giúp đỡ bạn.</w:t>
      </w:r>
    </w:p>
    <w:p w:rsidR="00B31BD4" w:rsidRDefault="00B31BD4" w:rsidP="00B31BD4">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sức khỏe</w:t>
      </w:r>
    </w:p>
    <w:p w:rsidR="00B31BD4" w:rsidRDefault="00B31BD4" w:rsidP="00B31BD4">
      <w:pPr>
        <w:pStyle w:val="NormalWeb"/>
        <w:shd w:val="clear" w:color="auto" w:fill="FFFFFF"/>
        <w:spacing w:before="0" w:beforeAutospacing="0" w:after="255" w:afterAutospacing="0"/>
        <w:jc w:val="both"/>
        <w:rPr>
          <w:color w:val="232121"/>
        </w:rPr>
      </w:pPr>
      <w:r>
        <w:rPr>
          <w:color w:val="232121"/>
        </w:rPr>
        <w:t>The Lovers mang ý nghĩa rằng bạn đang có vấn đề về sức khỏe, hãy tìm đến bác sĩ để nhận được lời tư vấn. Bạn không nên tự ý đoán bệnh và uống thuốc theo ý muốn để tránh gặp vấn đề. Vì là lá bài về tình yêu và sự đam mê nên cảnh báo của The Lovers cũng liên quan đến tình ái. Hãy cẩn thận hết sức vì bạn có thể mắc một vài căn bệnh liên quan tới tình ái.</w:t>
      </w:r>
    </w:p>
    <w:p w:rsidR="00B31BD4" w:rsidRDefault="00B31BD4" w:rsidP="00B31BD4">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Ý nghĩa lá bài The Lovers xuôi</w:t>
      </w:r>
    </w:p>
    <w:p w:rsidR="00B31BD4" w:rsidRDefault="00B31BD4" w:rsidP="00B31BD4">
      <w:pPr>
        <w:pStyle w:val="NormalWeb"/>
        <w:shd w:val="clear" w:color="auto" w:fill="FFFFFF"/>
        <w:spacing w:before="0" w:beforeAutospacing="0" w:after="0" w:afterAutospacing="0"/>
        <w:jc w:val="both"/>
        <w:rPr>
          <w:color w:val="232121"/>
        </w:rPr>
      </w:pPr>
      <w:r>
        <w:rPr>
          <w:color w:val="232121"/>
        </w:rPr>
        <w:t>Hình ảnh xuyên suốt </w:t>
      </w:r>
      <w:r>
        <w:rPr>
          <w:rStyle w:val="Strong"/>
          <w:color w:val="232121"/>
        </w:rPr>
        <w:t>lá bài The Lovers xuôi</w:t>
      </w:r>
      <w:r>
        <w:rPr>
          <w:color w:val="232121"/>
        </w:rPr>
        <w:t> là vị thần đang tác hợp cho người phụ nữ và người đàn ông đến với nhau. Người phụ nữ mang hình ảnh của trí tuệ, người đàn ông mang hình ảnh ngọn lửa của đam mê. Lá bài thể hiện sự quyến rũ trong tình yêu, đây là mối quan hệ tình yêu nhiều sự hòa hợp, đồng cảm và đầy sức sống.</w:t>
      </w:r>
    </w:p>
    <w:p w:rsidR="00B31BD4" w:rsidRDefault="00B31BD4" w:rsidP="00B31BD4">
      <w:pPr>
        <w:pStyle w:val="NormalWeb"/>
        <w:shd w:val="clear" w:color="auto" w:fill="FFFFFF"/>
        <w:spacing w:before="0" w:beforeAutospacing="0" w:after="255" w:afterAutospacing="0"/>
        <w:jc w:val="both"/>
        <w:rPr>
          <w:color w:val="232121"/>
        </w:rPr>
      </w:pPr>
      <w:r>
        <w:rPr>
          <w:color w:val="232121"/>
        </w:rPr>
        <w:t>Cả hai người có mối quan hệ khăng khít khó tách rời nhau. Giai đoạn yêu đương của hai bạn sẽ trải qua những cảm xúc rất thăng hoa và khó quên.</w:t>
      </w:r>
    </w:p>
    <w:p w:rsidR="00B31BD4" w:rsidRDefault="00B31BD4" w:rsidP="00B31BD4">
      <w:pPr>
        <w:pStyle w:val="NormalWeb"/>
        <w:shd w:val="clear" w:color="auto" w:fill="FFFFFF"/>
        <w:spacing w:before="0" w:beforeAutospacing="0" w:after="255" w:afterAutospacing="0"/>
        <w:jc w:val="both"/>
        <w:rPr>
          <w:ins w:id="15" w:author="Unknown"/>
          <w:color w:val="232121"/>
        </w:rPr>
      </w:pPr>
      <w:ins w:id="16" w:author="Unknown">
        <w:r>
          <w:rPr>
            <w:color w:val="232121"/>
          </w:rPr>
          <w:t>Mặc khác, The Lovers còn thông báo sẽ có sự lựa chọn giữa những thứ đối lập nhau hoàn toàn giống như hình ảnh người đàn ông và người phụ nữ. Bạn phải dựa vào trực giác, lý trí lẫn sự thông tuệ của mình để chọn ra thứ phù hợp nhất.</w:t>
        </w:r>
      </w:ins>
    </w:p>
    <w:p w:rsidR="00B31BD4" w:rsidRDefault="00B31BD4"/>
    <w:p w:rsidR="00B31BD4" w:rsidRDefault="00B31BD4"/>
    <w:p w:rsidR="00B31BD4" w:rsidRDefault="00B31BD4"/>
    <w:p w:rsidR="00AF7068" w:rsidRDefault="00AF7068"/>
    <w:p w:rsidR="00507006" w:rsidRDefault="00507006" w:rsidP="00507006">
      <w:pPr>
        <w:pStyle w:val="Heading1"/>
        <w:shd w:val="clear" w:color="auto" w:fill="FFFFFF"/>
        <w:spacing w:before="0"/>
        <w:jc w:val="center"/>
        <w:rPr>
          <w:rFonts w:ascii="Arial" w:hAnsi="Arial" w:cs="Arial"/>
          <w:caps/>
          <w:color w:val="D81515"/>
          <w:spacing w:val="15"/>
          <w:sz w:val="30"/>
          <w:szCs w:val="30"/>
        </w:rPr>
      </w:pPr>
      <w:r>
        <w:rPr>
          <w:rFonts w:ascii="Arial" w:hAnsi="Arial" w:cs="Arial"/>
          <w:caps/>
          <w:color w:val="D81515"/>
          <w:spacing w:val="15"/>
          <w:sz w:val="30"/>
          <w:szCs w:val="30"/>
        </w:rPr>
        <w:lastRenderedPageBreak/>
        <w:t>Ý NGHĨA LÁ BÀI THE CHARIOT – CHIẾN THẮNG ÁP ĐẢO</w:t>
      </w:r>
    </w:p>
    <w:p w:rsidR="00507006" w:rsidRDefault="00507006" w:rsidP="00507006">
      <w:pPr>
        <w:pStyle w:val="NormalWeb"/>
        <w:shd w:val="clear" w:color="auto" w:fill="FFFFFF"/>
        <w:spacing w:before="0" w:beforeAutospacing="0" w:after="0" w:afterAutospacing="0"/>
        <w:jc w:val="both"/>
        <w:rPr>
          <w:ins w:id="17" w:author="Unknown"/>
          <w:color w:val="232121"/>
        </w:rPr>
      </w:pPr>
      <w:ins w:id="18" w:author="Unknown">
        <w:r>
          <w:rPr>
            <w:color w:val="232121"/>
          </w:rPr>
          <w:t>[</w:t>
        </w:r>
        <w:r>
          <w:rPr>
            <w:rStyle w:val="Strong"/>
            <w:color w:val="232121"/>
          </w:rPr>
          <w:fldChar w:fldCharType="begin"/>
        </w:r>
        <w:r>
          <w:rPr>
            <w:rStyle w:val="Strong"/>
            <w:color w:val="232121"/>
          </w:rPr>
          <w:instrText xml:space="preserve"> HYPERLINK "https://meozodiac.com/xem-boi-bai-tarot-online" </w:instrText>
        </w:r>
        <w:r>
          <w:rPr>
            <w:rStyle w:val="Strong"/>
            <w:color w:val="232121"/>
          </w:rPr>
          <w:fldChar w:fldCharType="separate"/>
        </w:r>
        <w:r>
          <w:rPr>
            <w:rStyle w:val="Hyperlink"/>
            <w:b/>
            <w:bCs/>
            <w:color w:val="DD3333"/>
          </w:rPr>
          <w:t>Bói bài tarot online mien phi</w:t>
        </w:r>
        <w:r>
          <w:rPr>
            <w:rStyle w:val="Strong"/>
            <w:color w:val="232121"/>
          </w:rPr>
          <w:fldChar w:fldCharType="end"/>
        </w:r>
        <w:r>
          <w:rPr>
            <w:color w:val="232121"/>
          </w:rPr>
          <w:t>] Sự chiến thắng là </w:t>
        </w:r>
        <w:r>
          <w:rPr>
            <w:color w:val="232121"/>
          </w:rPr>
          <w:fldChar w:fldCharType="begin"/>
        </w:r>
        <w:r>
          <w:rPr>
            <w:color w:val="232121"/>
          </w:rPr>
          <w:instrText xml:space="preserve"> HYPERLINK "https://meozodiac.com/tarot/y-nghia-la-bai-the-chariot.html" </w:instrText>
        </w:r>
        <w:r>
          <w:rPr>
            <w:color w:val="232121"/>
          </w:rPr>
          <w:fldChar w:fldCharType="separate"/>
        </w:r>
        <w:r>
          <w:rPr>
            <w:rStyle w:val="Strong"/>
            <w:color w:val="DD3333"/>
          </w:rPr>
          <w:t>ý nghĩa lá bài The Chariot</w:t>
        </w:r>
        <w:r>
          <w:rPr>
            <w:color w:val="232121"/>
          </w:rPr>
          <w:fldChar w:fldCharType="end"/>
        </w:r>
        <w:r>
          <w:rPr>
            <w:color w:val="232121"/>
          </w:rPr>
          <w:t> muốn truyền tải, lá bài này dự báo bạn sẽ thắng áp đảo đối thủ nhanh chóng. Mọi thành công trong công việc, tình yêu cũng được dự báo sẽ xuất hiện sớm nhất có thể. Lá bài này như một liều thuốc tinh thần động viên bạn hãy cố gắng hơn nữa để nếm trái ngọt.</w:t>
        </w:r>
      </w:ins>
    </w:p>
    <w:p w:rsidR="00B31BD4" w:rsidRDefault="00B31BD4"/>
    <w:p w:rsidR="00B31BD4" w:rsidRDefault="00B31BD4" w:rsidP="00B31BD4">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Tổng quan lá bài The Chariot</w:t>
      </w:r>
    </w:p>
    <w:p w:rsidR="00B31BD4" w:rsidRDefault="00B31BD4" w:rsidP="00B31BD4">
      <w:pPr>
        <w:pStyle w:val="NormalWeb"/>
        <w:shd w:val="clear" w:color="auto" w:fill="FFFFFF"/>
        <w:spacing w:before="0" w:beforeAutospacing="0" w:after="0" w:afterAutospacing="0"/>
        <w:jc w:val="both"/>
        <w:rPr>
          <w:color w:val="232121"/>
        </w:rPr>
      </w:pPr>
      <w:r>
        <w:rPr>
          <w:noProof/>
          <w:color w:val="232121"/>
        </w:rPr>
        <w:drawing>
          <wp:inline distT="0" distB="0" distL="0" distR="0">
            <wp:extent cx="1666875" cy="2857500"/>
            <wp:effectExtent l="0" t="0" r="9525" b="0"/>
            <wp:docPr id="8" name="Picture 8" descr="https://meozodiac.com/wp-content/uploads/2019/03/07-chariot-175x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meozodiac.com/wp-content/uploads/2019/03/07-chariot-175x300.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66875" cy="2857500"/>
                    </a:xfrm>
                    <a:prstGeom prst="rect">
                      <a:avLst/>
                    </a:prstGeom>
                    <a:noFill/>
                    <a:ln>
                      <a:noFill/>
                    </a:ln>
                  </pic:spPr>
                </pic:pic>
              </a:graphicData>
            </a:graphic>
          </wp:inline>
        </w:drawing>
      </w:r>
      <w:r>
        <w:rPr>
          <w:rStyle w:val="Strong"/>
          <w:color w:val="232121"/>
        </w:rPr>
        <w:t>Lá bài The Chariot</w:t>
      </w:r>
      <w:r>
        <w:rPr>
          <w:color w:val="232121"/>
        </w:rPr>
        <w:t> mang số 7 đại diện cho những điều tuyệt vời nhất sắp đến. Bạn có thể hái quả sau nhiều năm tháng gieo hạt trồng cây, bạn có thể thoải mái tận hưởng thành quả mình tạo ra những không nên ngủ quên trên chiến thắng. Mất đi các mối hệ là điều sẽ diễn ra nếu bạn còn khoe khoang và rêu rao thành tích của mình như một sở thích bất tận. Khiêm tốn sẽ giúp bạn nhận được sự kính trọng và ngưỡng mộ từ mọi người. Lá bài khuyên bạn nên cẩn trọng trong lời nói và hành động để tránh thị phi không đáng có.</w:t>
      </w:r>
    </w:p>
    <w:p w:rsidR="00AF7068" w:rsidRDefault="00AF7068" w:rsidP="00B31BD4">
      <w:pPr>
        <w:pStyle w:val="NormalWeb"/>
        <w:shd w:val="clear" w:color="auto" w:fill="FFFFFF"/>
        <w:spacing w:before="0" w:beforeAutospacing="0" w:after="0" w:afterAutospacing="0"/>
        <w:jc w:val="both"/>
        <w:rPr>
          <w:color w:val="232121"/>
        </w:rPr>
      </w:pPr>
    </w:p>
    <w:p w:rsidR="00B31BD4" w:rsidRDefault="00B31BD4" w:rsidP="00B31BD4">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tình yêu</w:t>
      </w:r>
    </w:p>
    <w:p w:rsidR="00B31BD4" w:rsidRDefault="00B31BD4" w:rsidP="00B31BD4">
      <w:pPr>
        <w:pStyle w:val="NormalWeb"/>
        <w:shd w:val="clear" w:color="auto" w:fill="FFFFFF"/>
        <w:spacing w:before="0" w:beforeAutospacing="0" w:after="255" w:afterAutospacing="0"/>
        <w:jc w:val="both"/>
        <w:rPr>
          <w:color w:val="232121"/>
        </w:rPr>
      </w:pPr>
      <w:r>
        <w:rPr>
          <w:color w:val="232121"/>
        </w:rPr>
        <w:t>Bạn sẽ sớm chia tay sự độc thân và bắt đầu một mối quan hệ ngọt ngào, lãng mạn. Nếu bạn đang trong giai đoạn tìm hiểu và bắt đầu những bước đầu định hình tình cảm thì The Chariot nói rằng bạn đang quá đường đột.</w:t>
      </w:r>
    </w:p>
    <w:p w:rsidR="00B31BD4" w:rsidRDefault="00B31BD4" w:rsidP="00B31BD4">
      <w:pPr>
        <w:pStyle w:val="NormalWeb"/>
        <w:shd w:val="clear" w:color="auto" w:fill="FFFFFF"/>
        <w:spacing w:before="0" w:beforeAutospacing="0" w:after="255" w:afterAutospacing="0"/>
        <w:jc w:val="both"/>
        <w:rPr>
          <w:color w:val="232121"/>
        </w:rPr>
      </w:pPr>
      <w:r>
        <w:rPr>
          <w:color w:val="232121"/>
        </w:rPr>
        <w:t>Với những cặp đôi yêu nhau lâu năm, lá bài dự báo những căng thẳng sẽ dâng tới đỉnh điểm vì sự tự tin thái quá và ương ngạnh của bạn. Lời khuyên từ The Chariot là nên mềm mỏng và tinh tế hơn với mối quan hệ yêu đương hiện tại, từ từ tiếp cận cảm xúc đối phương sẽ mang đến tín hiệu tốt.</w:t>
      </w:r>
    </w:p>
    <w:p w:rsidR="00AF7068" w:rsidRDefault="00AF7068" w:rsidP="00B31BD4">
      <w:pPr>
        <w:pStyle w:val="NormalWeb"/>
        <w:shd w:val="clear" w:color="auto" w:fill="FFFFFF"/>
        <w:spacing w:before="0" w:beforeAutospacing="0" w:after="255" w:afterAutospacing="0"/>
        <w:jc w:val="both"/>
        <w:rPr>
          <w:color w:val="232121"/>
        </w:rPr>
      </w:pPr>
    </w:p>
    <w:p w:rsidR="00AF7068" w:rsidRDefault="00AF7068" w:rsidP="00B31BD4">
      <w:pPr>
        <w:pStyle w:val="NormalWeb"/>
        <w:shd w:val="clear" w:color="auto" w:fill="FFFFFF"/>
        <w:spacing w:before="0" w:beforeAutospacing="0" w:after="255" w:afterAutospacing="0"/>
        <w:jc w:val="both"/>
        <w:rPr>
          <w:color w:val="232121"/>
        </w:rPr>
      </w:pPr>
    </w:p>
    <w:p w:rsidR="00B31BD4" w:rsidRDefault="00B31BD4" w:rsidP="00B31BD4">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lastRenderedPageBreak/>
        <w:t>Về công việc</w:t>
      </w:r>
    </w:p>
    <w:p w:rsidR="00B31BD4" w:rsidRDefault="00B31BD4" w:rsidP="00B31BD4">
      <w:pPr>
        <w:pStyle w:val="NormalWeb"/>
        <w:shd w:val="clear" w:color="auto" w:fill="FFFFFF"/>
        <w:spacing w:before="0" w:beforeAutospacing="0" w:after="255" w:afterAutospacing="0"/>
        <w:jc w:val="both"/>
        <w:rPr>
          <w:color w:val="232121"/>
        </w:rPr>
      </w:pPr>
      <w:r>
        <w:rPr>
          <w:color w:val="232121"/>
        </w:rPr>
        <w:t>Sẽ có vài rắc rối với công việc hiện tại, có một vài kể xấu phá hoại sau lưng bạn. Đừng để bị ảnh hưởng bởi những kẻ không liên quan, hãy nỗ lực làm tốt nhiệm vụ của mình, bạn sẽ sớm đạt được thành tựu tốt và khiến những kẻ chơi xấu phải tránh xa. Nếu bạn để tâm tới những kẻ đó, thời gian cho công việc sẽ bị phân bổ cho những dự tính xử lý kẻ phá hoại kia, điều đó là không hề cần thiết. The Chariot cho rằng nếu bạn đang cần lời khuyên hãy tìm đến những người có cấp bậc cao hơn, người có kinh nghiệm là tốt nhất.</w:t>
      </w:r>
    </w:p>
    <w:p w:rsidR="00B31BD4" w:rsidRDefault="00B31BD4" w:rsidP="00B31BD4">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tiền bạc</w:t>
      </w:r>
    </w:p>
    <w:p w:rsidR="00B31BD4" w:rsidRDefault="00B31BD4" w:rsidP="00B31BD4">
      <w:pPr>
        <w:pStyle w:val="NormalWeb"/>
        <w:shd w:val="clear" w:color="auto" w:fill="FFFFFF"/>
        <w:spacing w:before="0" w:beforeAutospacing="0" w:after="255" w:afterAutospacing="0"/>
        <w:jc w:val="both"/>
        <w:rPr>
          <w:color w:val="232121"/>
        </w:rPr>
      </w:pPr>
      <w:r>
        <w:rPr>
          <w:color w:val="232121"/>
        </w:rPr>
        <w:t>Lá bài The Chariot là lá bài tốt về mặt tài chính, tuy nhiên bạn đang chi tiêu thiếu chừng mực. Nếu bạn cần vay mượn và xoay vốn để đầu tư kinh doanh thì đây là lúc khá thích hợp nhưng nếu bạn đang định cho vay thì nên xem xét. Nên xem xét tình hình tài chính và khả năng hoàn tiền của người đi vay để đưa ra mức cho vay hợp lý, tránh rủi ro và rạn nứt tình cảm. Lá bài còn khuyên bạn nên dành thời gian cho những chuyến nghỉ dưỡng để tinh thần được thư giãn.</w:t>
      </w:r>
    </w:p>
    <w:p w:rsidR="00B31BD4" w:rsidRDefault="00B31BD4" w:rsidP="00B31BD4">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sức khỏe</w:t>
      </w:r>
    </w:p>
    <w:p w:rsidR="00B31BD4" w:rsidRDefault="00B31BD4" w:rsidP="00B31BD4">
      <w:pPr>
        <w:pStyle w:val="NormalWeb"/>
        <w:shd w:val="clear" w:color="auto" w:fill="FFFFFF"/>
        <w:spacing w:before="0" w:beforeAutospacing="0" w:after="255" w:afterAutospacing="0"/>
        <w:jc w:val="both"/>
        <w:rPr>
          <w:color w:val="232121"/>
        </w:rPr>
      </w:pPr>
      <w:r>
        <w:rPr>
          <w:color w:val="232121"/>
        </w:rPr>
        <w:t>The Chario khuyên bạn nên dành thời gian nhiều hơn cho bản thân và gia đình. Thiên nhiên trong lành sẽ giúp bạn khỏe mạnh hơn, các buổi Yoga hay thiền là ý kiến hay. Lá bài còn cảnh báo bạn tránh xa các chất kích thích và thức khuya. Sức khỏe có thể suy yếu do thói quen sinh hoạt thiếu lành mạnh và thời gian làm việc thiếu khoa học.</w:t>
      </w:r>
    </w:p>
    <w:p w:rsidR="00B31BD4" w:rsidRDefault="00B31BD4" w:rsidP="00B31BD4">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Ý nghĩa lá bài The Chariot xuôi</w:t>
      </w:r>
    </w:p>
    <w:p w:rsidR="00B31BD4" w:rsidRDefault="00B31BD4" w:rsidP="00B31BD4">
      <w:pPr>
        <w:pStyle w:val="NormalWeb"/>
        <w:shd w:val="clear" w:color="auto" w:fill="FFFFFF"/>
        <w:spacing w:before="0" w:beforeAutospacing="0" w:after="0" w:afterAutospacing="0"/>
        <w:jc w:val="both"/>
        <w:rPr>
          <w:color w:val="232121"/>
        </w:rPr>
      </w:pPr>
      <w:r>
        <w:rPr>
          <w:color w:val="232121"/>
        </w:rPr>
        <w:t>Hình ảnh tương phản trên </w:t>
      </w:r>
      <w:r>
        <w:rPr>
          <w:rStyle w:val="Strong"/>
          <w:color w:val="232121"/>
        </w:rPr>
        <w:t>lá The Chariot xuôi</w:t>
      </w:r>
      <w:r>
        <w:rPr>
          <w:color w:val="232121"/>
        </w:rPr>
        <w:t> là người đàn ông đầy uy nghi, quyền thế đang di chuyển nhờ hai con nhân sư. Người đàn ông quay lưng lại với thành phố hào nhoáng và tay cầm cây trượng, đeo vương miện. Ý nghĩa thể hiện rõ nhất là sự trưởng thành của người đàn ông, anh ta đang chỉ dẫn lối đi cho những con nhân sư đến đích chiến thắng.</w:t>
      </w:r>
    </w:p>
    <w:p w:rsidR="00B31BD4" w:rsidRDefault="00B31BD4" w:rsidP="00B31BD4">
      <w:pPr>
        <w:pStyle w:val="NormalWeb"/>
        <w:shd w:val="clear" w:color="auto" w:fill="FFFFFF"/>
        <w:spacing w:before="0" w:beforeAutospacing="0" w:after="0" w:afterAutospacing="0"/>
        <w:jc w:val="both"/>
        <w:rPr>
          <w:color w:val="232121"/>
        </w:rPr>
      </w:pPr>
      <w:r>
        <w:rPr>
          <w:rStyle w:val="Strong"/>
          <w:color w:val="232121"/>
        </w:rPr>
        <w:t>Ý nghĩa của lá bài The Chariot xuôi</w:t>
      </w:r>
      <w:r>
        <w:rPr>
          <w:color w:val="232121"/>
        </w:rPr>
        <w:t> là giúp bạn nhận ra những thiếu sót của bản thân. Bạn nên tập trung toàn bộ sức lực, tâm trí, tinh thần để đạt được mục tiêu cuối cùng. Lá bài khích lệ bạn vượt qua những rào cản để hướng đến những điều tốt đẹp. Những tín hiệu tích cực về công việc, tình yêu sẽ sớm đến nên đừng vội vàng mà gây ra lỗi lầm. Lá bài dự đoán những chiến thắng cá nhân, bạn có thể yên tâm rằng nếu dốc sức chiến thắng sẽ luôn mỉm cười.</w:t>
      </w:r>
    </w:p>
    <w:p w:rsidR="00B31BD4" w:rsidRDefault="00B31BD4"/>
    <w:p w:rsidR="00B31BD4" w:rsidRDefault="00B31BD4"/>
    <w:p w:rsidR="00B31BD4" w:rsidRDefault="00B31BD4"/>
    <w:p w:rsidR="00AF7068" w:rsidRDefault="00AF7068"/>
    <w:p w:rsidR="00B31BD4" w:rsidRDefault="00B31BD4"/>
    <w:p w:rsidR="007B78AB" w:rsidRDefault="007B78AB" w:rsidP="007B78AB">
      <w:pPr>
        <w:pStyle w:val="Heading1"/>
        <w:shd w:val="clear" w:color="auto" w:fill="FFFFFF"/>
        <w:spacing w:before="0"/>
        <w:jc w:val="center"/>
        <w:rPr>
          <w:rFonts w:ascii="Arial" w:hAnsi="Arial" w:cs="Arial"/>
          <w:caps/>
          <w:color w:val="D81515"/>
          <w:spacing w:val="15"/>
          <w:sz w:val="30"/>
          <w:szCs w:val="30"/>
        </w:rPr>
      </w:pPr>
      <w:r>
        <w:rPr>
          <w:rFonts w:ascii="Arial" w:hAnsi="Arial" w:cs="Arial"/>
          <w:caps/>
          <w:color w:val="D81515"/>
          <w:spacing w:val="15"/>
          <w:sz w:val="30"/>
          <w:szCs w:val="30"/>
        </w:rPr>
        <w:lastRenderedPageBreak/>
        <w:t>Ý NGHĨA LÁ BÀI STRENGTH – SỨC MẠNH TIỀM TÀNG</w:t>
      </w:r>
    </w:p>
    <w:p w:rsidR="007B78AB" w:rsidRDefault="007B78AB" w:rsidP="007B78AB">
      <w:pPr>
        <w:pStyle w:val="NormalWeb"/>
        <w:shd w:val="clear" w:color="auto" w:fill="FFFFFF"/>
        <w:spacing w:before="0" w:beforeAutospacing="0" w:after="0" w:afterAutospacing="0"/>
        <w:jc w:val="both"/>
        <w:rPr>
          <w:ins w:id="19" w:author="Unknown"/>
          <w:color w:val="232121"/>
        </w:rPr>
      </w:pPr>
      <w:ins w:id="20" w:author="Unknown">
        <w:r>
          <w:rPr>
            <w:color w:val="232121"/>
          </w:rPr>
          <w:fldChar w:fldCharType="begin"/>
        </w:r>
        <w:r>
          <w:rPr>
            <w:color w:val="232121"/>
          </w:rPr>
          <w:instrText xml:space="preserve"> HYPERLINK "https://meozodiac.com/tarot/y-nghia-la-bai-strength.html" </w:instrText>
        </w:r>
        <w:r>
          <w:rPr>
            <w:color w:val="232121"/>
          </w:rPr>
          <w:fldChar w:fldCharType="separate"/>
        </w:r>
        <w:r>
          <w:rPr>
            <w:rStyle w:val="Strong"/>
            <w:color w:val="DD3333"/>
          </w:rPr>
          <w:t>Lá bài Strength</w:t>
        </w:r>
        <w:r>
          <w:rPr>
            <w:color w:val="232121"/>
          </w:rPr>
          <w:fldChar w:fldCharType="end"/>
        </w:r>
        <w:r>
          <w:rPr>
            <w:color w:val="232121"/>
          </w:rPr>
          <w:t> mang đến thông điệp của sức mạnh. Như tên gọi Strength đại diện cho sức mạnh tiềm tàng của mỗi con người. Khi lá bài này đến với bạn nghĩa là sức mạnh tiềm ẩn sâu bên trong bạn sẽ là vũ khí sắc bén để vượt qua những thử thách trong công việc, tình yêu đôi lứa và mối quan hệ xã hội.</w:t>
        </w:r>
      </w:ins>
    </w:p>
    <w:p w:rsidR="00B31BD4" w:rsidRDefault="00B31BD4"/>
    <w:p w:rsidR="00B31BD4" w:rsidRDefault="00B31BD4" w:rsidP="00B31BD4">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Tổng quan lá bài Strength</w:t>
      </w:r>
    </w:p>
    <w:p w:rsidR="00B31BD4" w:rsidRDefault="00B31BD4" w:rsidP="00B31BD4">
      <w:pPr>
        <w:pStyle w:val="NormalWeb"/>
        <w:shd w:val="clear" w:color="auto" w:fill="FFFFFF"/>
        <w:spacing w:before="0" w:beforeAutospacing="0" w:after="255" w:afterAutospacing="0"/>
        <w:jc w:val="both"/>
        <w:rPr>
          <w:color w:val="232121"/>
        </w:rPr>
      </w:pPr>
      <w:r>
        <w:rPr>
          <w:noProof/>
          <w:color w:val="232121"/>
        </w:rPr>
        <w:drawing>
          <wp:inline distT="0" distB="0" distL="0" distR="0">
            <wp:extent cx="1666875" cy="2857500"/>
            <wp:effectExtent l="0" t="0" r="9525" b="0"/>
            <wp:docPr id="9" name="Picture 9" descr="https://meozodiac.com/wp-content/uploads/2019/03/08-strength-175x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meozodiac.com/wp-content/uploads/2019/03/08-strength-175x300.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666875" cy="2857500"/>
                    </a:xfrm>
                    <a:prstGeom prst="rect">
                      <a:avLst/>
                    </a:prstGeom>
                    <a:noFill/>
                    <a:ln>
                      <a:noFill/>
                    </a:ln>
                  </pic:spPr>
                </pic:pic>
              </a:graphicData>
            </a:graphic>
          </wp:inline>
        </w:drawing>
      </w:r>
    </w:p>
    <w:p w:rsidR="00B31BD4" w:rsidRDefault="00B31BD4" w:rsidP="00B31BD4">
      <w:pPr>
        <w:pStyle w:val="NormalWeb"/>
        <w:shd w:val="clear" w:color="auto" w:fill="FFFFFF"/>
        <w:spacing w:before="0" w:beforeAutospacing="0" w:after="0" w:afterAutospacing="0"/>
        <w:jc w:val="both"/>
        <w:rPr>
          <w:color w:val="232121"/>
        </w:rPr>
      </w:pPr>
      <w:r>
        <w:rPr>
          <w:color w:val="232121"/>
        </w:rPr>
        <w:t>[</w:t>
      </w:r>
      <w:hyperlink r:id="rId18" w:history="1">
        <w:r>
          <w:rPr>
            <w:rStyle w:val="Hyperlink"/>
            <w:b/>
            <w:bCs/>
            <w:color w:val="DD3333"/>
          </w:rPr>
          <w:t>Xem tarot online</w:t>
        </w:r>
      </w:hyperlink>
      <w:r>
        <w:rPr>
          <w:color w:val="232121"/>
        </w:rPr>
        <w:t>] Nguồn sức mạnh mà Strength muốn nói tới là sự tăng cường sức mạnh và năng lượng tích cực. Đôi khi lá bài đánh dấu thời gian bạn nên tham gia hoạt động thể dục thể thao, các trò chơi mang lại nguồn năng lượng. Lá bài nhắc nhở bạn kiểm tra lại tình hình sức khỏe, tuân theo một thực đơn ăn uống lành mạnh và sử dụng thức uống thanh lọc cơ thể. Một số trường hợp khác, lá bài thể hiện cho việc bạn chăm sóc một ai đó trong gia đình hoặc bạn sẽ làm việc gì đó liên quan tới sức khỏe.</w:t>
      </w:r>
    </w:p>
    <w:p w:rsidR="00B31BD4" w:rsidRDefault="00B31BD4" w:rsidP="00B31BD4">
      <w:pPr>
        <w:pStyle w:val="NormalWeb"/>
        <w:shd w:val="clear" w:color="auto" w:fill="FFFFFF"/>
        <w:spacing w:before="0" w:beforeAutospacing="0" w:after="0" w:afterAutospacing="0"/>
        <w:jc w:val="both"/>
        <w:rPr>
          <w:color w:val="232121"/>
        </w:rPr>
      </w:pPr>
      <w:r>
        <w:rPr>
          <w:rStyle w:val="Strong"/>
          <w:color w:val="232121"/>
        </w:rPr>
        <w:t>Lá bài Strength</w:t>
      </w:r>
      <w:r>
        <w:rPr>
          <w:color w:val="232121"/>
        </w:rPr>
        <w:t> còn đưa ra lời khuyên là bạn nên tin tưởng bản thân, dùng sức mạnh của mình để chống lại những thế lực, cá nhân đang cố tình hạ gục bạn.</w:t>
      </w:r>
    </w:p>
    <w:p w:rsidR="00AF7068" w:rsidRDefault="00AF7068" w:rsidP="00B31BD4">
      <w:pPr>
        <w:pStyle w:val="NormalWeb"/>
        <w:shd w:val="clear" w:color="auto" w:fill="FFFFFF"/>
        <w:spacing w:before="0" w:beforeAutospacing="0" w:after="0" w:afterAutospacing="0"/>
        <w:jc w:val="both"/>
        <w:rPr>
          <w:color w:val="232121"/>
        </w:rPr>
      </w:pPr>
    </w:p>
    <w:p w:rsidR="00B31BD4" w:rsidRDefault="00B31BD4" w:rsidP="00B31BD4">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tình yêu</w:t>
      </w:r>
    </w:p>
    <w:p w:rsidR="00B31BD4" w:rsidRDefault="00B31BD4" w:rsidP="00B31BD4">
      <w:pPr>
        <w:pStyle w:val="NormalWeb"/>
        <w:shd w:val="clear" w:color="auto" w:fill="FFFFFF"/>
        <w:spacing w:before="0" w:beforeAutospacing="0" w:after="255" w:afterAutospacing="0"/>
        <w:jc w:val="both"/>
        <w:rPr>
          <w:color w:val="232121"/>
        </w:rPr>
      </w:pPr>
      <w:r>
        <w:rPr>
          <w:color w:val="232121"/>
        </w:rPr>
        <w:t>Lá bài dự đoán nếu bạn còn độc thân thì thời gian tới không có sự thay đổi nào về tình duyên diễn ra. Bạn nên vui vẻ tận hưởng cuộc sống độc thân, suy nghĩ thoải mái, chăm chút hoàn thiện bản thân để nhanh chóng gặp được một nửa còn lại.</w:t>
      </w:r>
    </w:p>
    <w:p w:rsidR="00B31BD4" w:rsidRDefault="00B31BD4" w:rsidP="00B31BD4">
      <w:pPr>
        <w:pStyle w:val="NormalWeb"/>
        <w:shd w:val="clear" w:color="auto" w:fill="FFFFFF"/>
        <w:spacing w:before="0" w:beforeAutospacing="0" w:after="0" w:afterAutospacing="0"/>
        <w:jc w:val="both"/>
        <w:rPr>
          <w:color w:val="232121"/>
        </w:rPr>
      </w:pPr>
      <w:r>
        <w:rPr>
          <w:color w:val="232121"/>
        </w:rPr>
        <w:t>Nếu bạn đang đắm chìm trong một mối quan hệ thì lá bài nhắc bạn cảnh giác những rắc rối đến từ bên ngoài sắp đến, hai bạn cần tin tưởng và củng cố tình cảm để vượt qua thời gian thử thách này. </w:t>
      </w:r>
      <w:r>
        <w:rPr>
          <w:rStyle w:val="Strong"/>
          <w:color w:val="232121"/>
        </w:rPr>
        <w:t>Ý nghĩa lá bài Strength</w:t>
      </w:r>
      <w:r>
        <w:rPr>
          <w:color w:val="232121"/>
        </w:rPr>
        <w:t> khuyên bạn nên tìm đến gia đình để nhận được sự bình an nếu mối quan hệ tình cảm đang căng thẳng.</w:t>
      </w:r>
    </w:p>
    <w:p w:rsidR="00AF7068" w:rsidRDefault="00AF7068" w:rsidP="00B31BD4">
      <w:pPr>
        <w:pStyle w:val="NormalWeb"/>
        <w:shd w:val="clear" w:color="auto" w:fill="FFFFFF"/>
        <w:spacing w:before="0" w:beforeAutospacing="0" w:after="0" w:afterAutospacing="0"/>
        <w:jc w:val="both"/>
        <w:rPr>
          <w:color w:val="232121"/>
        </w:rPr>
      </w:pPr>
    </w:p>
    <w:p w:rsidR="00B31BD4" w:rsidRDefault="00B31BD4" w:rsidP="00B31BD4">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lastRenderedPageBreak/>
        <w:t>Về công việc</w:t>
      </w:r>
    </w:p>
    <w:p w:rsidR="00B31BD4" w:rsidRDefault="00B31BD4" w:rsidP="00B31BD4">
      <w:pPr>
        <w:pStyle w:val="NormalWeb"/>
        <w:shd w:val="clear" w:color="auto" w:fill="FFFFFF"/>
        <w:spacing w:before="0" w:beforeAutospacing="0" w:after="255" w:afterAutospacing="0"/>
        <w:jc w:val="both"/>
        <w:rPr>
          <w:color w:val="232121"/>
        </w:rPr>
      </w:pPr>
      <w:r>
        <w:rPr>
          <w:color w:val="232121"/>
        </w:rPr>
        <w:t>Lá bài Strength mang đến những dự đoán thuận lợi về công việc. Nếu bạn bắt đầu kinh doanh riêng hoặc tìm việc mới thì đây là thời cơ tốt. Nếu bạn đang gặp rắc rối phát sinh trong công việc cũng đừng quá lo lắng, lá bài dự báo rằng bạn sẽ xử lý êm xuôi mọi vấn đề nhờ sức mạnh ẩn giấu bên trong. Những thử thách trong công việc sẽ là đòn bẩy để phát triển và bộc lộ bản thân, mọi ưu điểm cá nhân sẽ có cơ hội được thể hiện. Ngoài ra, lá bài Strength khuyên bạn nên từ bỏ công việc hiện tại nếu bạn cho rằng công sức bỏ ra không được đền đáp thỏa đáng.</w:t>
      </w:r>
    </w:p>
    <w:p w:rsidR="00B31BD4" w:rsidRDefault="00B31BD4" w:rsidP="00B31BD4">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tiền bạc</w:t>
      </w:r>
    </w:p>
    <w:p w:rsidR="00B31BD4" w:rsidRDefault="00B31BD4" w:rsidP="00B31BD4">
      <w:pPr>
        <w:pStyle w:val="NormalWeb"/>
        <w:shd w:val="clear" w:color="auto" w:fill="FFFFFF"/>
        <w:spacing w:before="0" w:beforeAutospacing="0" w:after="255" w:afterAutospacing="0"/>
        <w:jc w:val="both"/>
        <w:rPr>
          <w:color w:val="232121"/>
        </w:rPr>
      </w:pPr>
      <w:r>
        <w:rPr>
          <w:color w:val="232121"/>
        </w:rPr>
        <w:t>Đây là lá bài trung bình nếu xét trên khía cạnh tiền bạc, điềm báo mà Strength mang tới có cả ý nghĩa tích cực và tiêu cực. Đầu tiên, đây là lúc thích hợp để chi tiền cho các hoạt động kinh doanh. Sự mạo hiểm và mạnh mẽ sẽ giúp bạn trúng mánh lớn nếu đầu tư kỹ lưỡng, không nên do dự quá lâu để mất cơ hội tốt.</w:t>
      </w:r>
    </w:p>
    <w:p w:rsidR="00B31BD4" w:rsidRDefault="00B31BD4" w:rsidP="00B31BD4">
      <w:pPr>
        <w:pStyle w:val="NormalWeb"/>
        <w:shd w:val="clear" w:color="auto" w:fill="FFFFFF"/>
        <w:spacing w:before="0" w:beforeAutospacing="0" w:after="255" w:afterAutospacing="0"/>
        <w:jc w:val="both"/>
        <w:rPr>
          <w:color w:val="232121"/>
        </w:rPr>
      </w:pPr>
      <w:r>
        <w:rPr>
          <w:color w:val="232121"/>
        </w:rPr>
        <w:t>Tuy nhiên, bạn nên cẩn thận trước lời mời gọi hợp tác hấp dẫn. Mọi kiến nghị quá hoàn hảo từ phía đối tác có thể là cái bẫy lớn chờ bạn nhảy vào, sự tỉnh táo và quyết đoán sẽ giúp bạn thoát khỏi tình huống này nhưng sự cảnh giác chưa bao giờ là thừa thãi.</w:t>
      </w:r>
    </w:p>
    <w:p w:rsidR="00B31BD4" w:rsidRDefault="00B31BD4" w:rsidP="00B31BD4">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sức khỏe</w:t>
      </w:r>
    </w:p>
    <w:p w:rsidR="00B31BD4" w:rsidRDefault="00B31BD4" w:rsidP="00B31BD4">
      <w:pPr>
        <w:pStyle w:val="NormalWeb"/>
        <w:shd w:val="clear" w:color="auto" w:fill="FFFFFF"/>
        <w:spacing w:before="0" w:beforeAutospacing="0" w:after="255" w:afterAutospacing="0"/>
        <w:jc w:val="both"/>
        <w:rPr>
          <w:color w:val="232121"/>
        </w:rPr>
      </w:pPr>
      <w:r>
        <w:rPr>
          <w:color w:val="232121"/>
        </w:rPr>
        <w:t>Sự bận rộn của công việc khiến bạn không có nhiều thời gian riêng tư để chăm sóc sức khỏe. Các chế độ ăn uống giảm đạm và chất béo sẽ giúp bạn thanh lọc cơ thể. Tránh mọi sự căng thẳng không cần thiết, bạn nên đến phòng tập gym nhiều hơn để cơ thể dẻo dai, ít ốm vặt. Nếu bạn đang bị bệnh thì hãy kiên trì và tin tưởng vào bác sĩ, lá bài Strength báo hiệu bạn sẽ sớm bình phục.</w:t>
      </w:r>
    </w:p>
    <w:p w:rsidR="00B31BD4" w:rsidRDefault="00B31BD4" w:rsidP="00B31BD4">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Ý nghĩa lá bài Strength xuôi</w:t>
      </w:r>
    </w:p>
    <w:p w:rsidR="00B31BD4" w:rsidRDefault="00B31BD4" w:rsidP="00B31BD4">
      <w:pPr>
        <w:pStyle w:val="NormalWeb"/>
        <w:shd w:val="clear" w:color="auto" w:fill="FFFFFF"/>
        <w:spacing w:before="0" w:beforeAutospacing="0" w:after="0" w:afterAutospacing="0"/>
        <w:jc w:val="both"/>
        <w:rPr>
          <w:color w:val="232121"/>
        </w:rPr>
      </w:pPr>
      <w:r>
        <w:rPr>
          <w:rStyle w:val="Strong"/>
          <w:color w:val="232121"/>
        </w:rPr>
        <w:t>Lá bài Strength xuôi</w:t>
      </w:r>
      <w:r>
        <w:rPr>
          <w:color w:val="232121"/>
        </w:rPr>
        <w:t> mang đến thông điệp về năng lượng và sức mạnh tối cao thông qua hình ảnh một người phụ nữ đang kiểm soát một con sư tử hung dữ. Hình ảnh này tượng trưng cho sự đấu tranh quyết liệt giữa phần con và phần người trong mỗi chúng ta. Cuộc chiến chống lại chính sự ì trệ, ích kỷ của bản thân chính là cuộc chiến lớn nhất, bạn sẽ phải tận dụng mọi nguồn lực để dành chiến thắng.</w:t>
      </w:r>
    </w:p>
    <w:p w:rsidR="00B31BD4" w:rsidRDefault="00B31BD4" w:rsidP="00B31BD4">
      <w:pPr>
        <w:pStyle w:val="NormalWeb"/>
        <w:shd w:val="clear" w:color="auto" w:fill="FFFFFF"/>
        <w:spacing w:before="0" w:beforeAutospacing="0" w:after="255" w:afterAutospacing="0"/>
        <w:jc w:val="both"/>
        <w:rPr>
          <w:color w:val="232121"/>
        </w:rPr>
      </w:pPr>
      <w:r>
        <w:rPr>
          <w:color w:val="232121"/>
        </w:rPr>
        <w:t>Ngoài ra, gương mặt bình thản của người phụ nữ hiện diện cho sức mạnh  lớn lao trong bạn. Bạn có một sự dũng cảm và can đảm chống lại những khó khăn trong cuộc sống. Sự tự tin và bình tĩnh trong mọi tình huống và mọi vấn đề của bạn là điều đáng tự hào. Lá bài xuôi xuất hiện khẳng định bạn là người kiên trì và trách nhiệm. Đức tính tốt này sẽ là kho báu dẫn tới thành công nếu biết khai thác.</w:t>
      </w:r>
    </w:p>
    <w:p w:rsidR="00B31BD4" w:rsidRDefault="00B31BD4"/>
    <w:p w:rsidR="00AF7068" w:rsidRDefault="00AF7068"/>
    <w:p w:rsidR="0092035B" w:rsidRDefault="0092035B" w:rsidP="0092035B">
      <w:pPr>
        <w:pStyle w:val="Heading1"/>
        <w:shd w:val="clear" w:color="auto" w:fill="FFFFFF"/>
        <w:spacing w:before="0"/>
        <w:jc w:val="center"/>
        <w:rPr>
          <w:rFonts w:ascii="Arial" w:hAnsi="Arial" w:cs="Arial"/>
          <w:caps/>
          <w:color w:val="D81515"/>
          <w:spacing w:val="15"/>
          <w:sz w:val="30"/>
          <w:szCs w:val="30"/>
        </w:rPr>
      </w:pPr>
      <w:r>
        <w:rPr>
          <w:rFonts w:ascii="Arial" w:hAnsi="Arial" w:cs="Arial"/>
          <w:caps/>
          <w:color w:val="D81515"/>
          <w:spacing w:val="15"/>
          <w:sz w:val="30"/>
          <w:szCs w:val="30"/>
        </w:rPr>
        <w:lastRenderedPageBreak/>
        <w:t>Ý NGHĨA LÁ BÀI THE HERMIT – SỰ CÔ ĐƠN, LẠC LÕNG</w:t>
      </w:r>
    </w:p>
    <w:p w:rsidR="0092035B" w:rsidRDefault="0092035B" w:rsidP="0092035B">
      <w:pPr>
        <w:pStyle w:val="NormalWeb"/>
        <w:shd w:val="clear" w:color="auto" w:fill="FFFFFF"/>
        <w:spacing w:before="0" w:beforeAutospacing="0" w:after="0" w:afterAutospacing="0"/>
        <w:jc w:val="both"/>
        <w:rPr>
          <w:ins w:id="21" w:author="Unknown"/>
          <w:color w:val="232121"/>
        </w:rPr>
      </w:pPr>
      <w:ins w:id="22" w:author="Unknown">
        <w:r>
          <w:rPr>
            <w:color w:val="232121"/>
          </w:rPr>
          <w:t>[</w:t>
        </w:r>
        <w:r>
          <w:rPr>
            <w:rStyle w:val="Strong"/>
            <w:color w:val="232121"/>
          </w:rPr>
          <w:fldChar w:fldCharType="begin"/>
        </w:r>
        <w:r>
          <w:rPr>
            <w:rStyle w:val="Strong"/>
            <w:color w:val="232121"/>
          </w:rPr>
          <w:instrText xml:space="preserve"> HYPERLINK "https://meozodiac.com/xem-boi-bai-tarot-online" </w:instrText>
        </w:r>
        <w:r>
          <w:rPr>
            <w:rStyle w:val="Strong"/>
            <w:color w:val="232121"/>
          </w:rPr>
          <w:fldChar w:fldCharType="separate"/>
        </w:r>
        <w:r>
          <w:rPr>
            <w:rStyle w:val="Hyperlink"/>
            <w:b/>
            <w:bCs/>
            <w:color w:val="DD3333"/>
          </w:rPr>
          <w:t>Bói tarot online</w:t>
        </w:r>
        <w:r>
          <w:rPr>
            <w:rStyle w:val="Strong"/>
            <w:color w:val="232121"/>
          </w:rPr>
          <w:fldChar w:fldCharType="end"/>
        </w:r>
        <w:r>
          <w:rPr>
            <w:color w:val="232121"/>
          </w:rPr>
          <w:t>] Sự cô độc là điều mà lá bài The Hermit muốn nói với bạn. Nếu bạn nhận được lá bài này đồng nghĩa với việc bạn sẽ trải qua giai đoạn của sự cô đơn về tâm hồn. Đôi khi </w:t>
        </w:r>
        <w:r>
          <w:rPr>
            <w:color w:val="232121"/>
          </w:rPr>
          <w:fldChar w:fldCharType="begin"/>
        </w:r>
        <w:r>
          <w:rPr>
            <w:color w:val="232121"/>
          </w:rPr>
          <w:instrText xml:space="preserve"> HYPERLINK "https://meozodiac.com/tarot/y-nghia-la-bai-the-hermit.html" </w:instrText>
        </w:r>
        <w:r>
          <w:rPr>
            <w:color w:val="232121"/>
          </w:rPr>
          <w:fldChar w:fldCharType="separate"/>
        </w:r>
        <w:r>
          <w:rPr>
            <w:rStyle w:val="Strong"/>
            <w:color w:val="DD3333"/>
          </w:rPr>
          <w:t>ý nghĩa lá The Hermit</w:t>
        </w:r>
        <w:r>
          <w:rPr>
            <w:color w:val="232121"/>
          </w:rPr>
          <w:fldChar w:fldCharType="end"/>
        </w:r>
        <w:r>
          <w:rPr>
            <w:color w:val="232121"/>
          </w:rPr>
          <w:t> lại thông báo bạn đang cần không gian riêng tư để suy nghĩ về bản thân. Đây rõ ràng không phải lá bài đẹp về tình yêu và công việc</w:t>
        </w:r>
      </w:ins>
    </w:p>
    <w:p w:rsidR="00B31BD4" w:rsidRDefault="00B31BD4"/>
    <w:p w:rsidR="00B31BD4" w:rsidRDefault="00B31BD4" w:rsidP="00B31BD4">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Tổng quan lá bài The Hermit</w:t>
      </w:r>
    </w:p>
    <w:p w:rsidR="00B31BD4" w:rsidRDefault="00B31BD4" w:rsidP="00B31BD4">
      <w:pPr>
        <w:pStyle w:val="NormalWeb"/>
        <w:shd w:val="clear" w:color="auto" w:fill="FFFFFF"/>
        <w:spacing w:before="0" w:beforeAutospacing="0" w:after="0" w:afterAutospacing="0"/>
        <w:jc w:val="both"/>
        <w:rPr>
          <w:color w:val="232121"/>
        </w:rPr>
      </w:pPr>
      <w:r>
        <w:rPr>
          <w:noProof/>
          <w:color w:val="232121"/>
        </w:rPr>
        <w:drawing>
          <wp:inline distT="0" distB="0" distL="0" distR="0">
            <wp:extent cx="1666875" cy="2857500"/>
            <wp:effectExtent l="0" t="0" r="9525" b="0"/>
            <wp:docPr id="10" name="Picture 10" descr="https://meozodiac.com/wp-content/uploads/2019/03/09-hermit-175x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meozodiac.com/wp-content/uploads/2019/03/09-hermit-175x300.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666875" cy="2857500"/>
                    </a:xfrm>
                    <a:prstGeom prst="rect">
                      <a:avLst/>
                    </a:prstGeom>
                    <a:noFill/>
                    <a:ln>
                      <a:noFill/>
                    </a:ln>
                  </pic:spPr>
                </pic:pic>
              </a:graphicData>
            </a:graphic>
          </wp:inline>
        </w:drawing>
      </w:r>
      <w:r>
        <w:rPr>
          <w:rStyle w:val="Strong"/>
          <w:color w:val="232121"/>
        </w:rPr>
        <w:t>Lá bài The Hermit</w:t>
      </w:r>
      <w:r>
        <w:rPr>
          <w:color w:val="232121"/>
        </w:rPr>
        <w:t> nói rằng bạn sẽ buông bỏ một thói quen hoặc mối quan hệ thân thuộc. Có thể là sự di cư hoặc tự lập trong kinh doanh, sống riêng một mình. Đôi khi đây là điều tốt, bạn sẽ có thời gian để thực hiện các ước muốn của bản thân mà không bị xao nhãng bởi ai. Những điều tiêu cực gửi gắm trong lá bài The Hermit sẽ khiến bạn lo lắng. Lá bài là dấu hiệu của sự cô đơn, sự cố gắng không được đền đáp, tệ hơn là mất mát và phản bội</w:t>
      </w:r>
    </w:p>
    <w:p w:rsidR="00AF7068" w:rsidRDefault="00AF7068" w:rsidP="00B31BD4">
      <w:pPr>
        <w:pStyle w:val="NormalWeb"/>
        <w:shd w:val="clear" w:color="auto" w:fill="FFFFFF"/>
        <w:spacing w:before="0" w:beforeAutospacing="0" w:after="0" w:afterAutospacing="0"/>
        <w:jc w:val="both"/>
        <w:rPr>
          <w:color w:val="232121"/>
        </w:rPr>
      </w:pPr>
    </w:p>
    <w:p w:rsidR="00B31BD4" w:rsidRDefault="00B31BD4" w:rsidP="00B31BD4">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tình yêu</w:t>
      </w:r>
    </w:p>
    <w:p w:rsidR="00B31BD4" w:rsidRDefault="00B31BD4" w:rsidP="00B31BD4">
      <w:pPr>
        <w:pStyle w:val="NormalWeb"/>
        <w:shd w:val="clear" w:color="auto" w:fill="FFFFFF"/>
        <w:spacing w:before="0" w:beforeAutospacing="0" w:after="255" w:afterAutospacing="0"/>
        <w:jc w:val="both"/>
        <w:rPr>
          <w:color w:val="232121"/>
        </w:rPr>
      </w:pPr>
      <w:r>
        <w:rPr>
          <w:color w:val="232121"/>
        </w:rPr>
        <w:t>Lá bài The Hermit chưa bao giờ là lá bài đẹp đối với các câu chuyện tình yêu. Bạn khao khát nhận được tình yêu thương, sự lãng mạn nho nhỏ và sự quan tâm từ đối phương nhưng bạn lại không mở lời. Điều tệ là người ấy không nhận ra những điều đó và bạn âm thầm thất vọng vì sự thiếu tinh tế của người ấy.</w:t>
      </w:r>
    </w:p>
    <w:p w:rsidR="00B31BD4" w:rsidRDefault="00B31BD4" w:rsidP="00B31BD4">
      <w:pPr>
        <w:pStyle w:val="NormalWeb"/>
        <w:shd w:val="clear" w:color="auto" w:fill="FFFFFF"/>
        <w:spacing w:before="0" w:beforeAutospacing="0" w:after="255" w:afterAutospacing="0"/>
        <w:jc w:val="both"/>
        <w:rPr>
          <w:color w:val="232121"/>
        </w:rPr>
      </w:pPr>
      <w:r>
        <w:rPr>
          <w:color w:val="232121"/>
        </w:rPr>
        <w:t>Đôi khi lá bài là dấu hiệu của sự rạn nứt, bạn và người ấy không có tiếng nói chung, các cuộc tranh luận thường xuyên xảy ra khiến cả hai kiệt sức. Mặt khác, lá bài thể hiện sự cô độc trong mối quan hệ tình cảm. Lời khuyên là bạn nên thể hiện tình cảm nhiều hơn, lắng nghe nhiều hơn.</w:t>
      </w:r>
    </w:p>
    <w:p w:rsidR="004B1F41" w:rsidRDefault="004B1F41" w:rsidP="00B31BD4">
      <w:pPr>
        <w:pStyle w:val="NormalWeb"/>
        <w:shd w:val="clear" w:color="auto" w:fill="FFFFFF"/>
        <w:spacing w:before="0" w:beforeAutospacing="0" w:after="255" w:afterAutospacing="0"/>
        <w:jc w:val="both"/>
        <w:rPr>
          <w:color w:val="232121"/>
        </w:rPr>
      </w:pPr>
    </w:p>
    <w:p w:rsidR="004B1F41" w:rsidRDefault="004B1F41" w:rsidP="00B31BD4">
      <w:pPr>
        <w:pStyle w:val="NormalWeb"/>
        <w:shd w:val="clear" w:color="auto" w:fill="FFFFFF"/>
        <w:spacing w:before="0" w:beforeAutospacing="0" w:after="255" w:afterAutospacing="0"/>
        <w:jc w:val="both"/>
        <w:rPr>
          <w:color w:val="232121"/>
        </w:rPr>
      </w:pPr>
    </w:p>
    <w:p w:rsidR="00B31BD4" w:rsidRDefault="00B31BD4" w:rsidP="00B31BD4">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lastRenderedPageBreak/>
        <w:t>Về công việc</w:t>
      </w:r>
    </w:p>
    <w:p w:rsidR="00B31BD4" w:rsidRDefault="00B31BD4" w:rsidP="00B31BD4">
      <w:pPr>
        <w:pStyle w:val="NormalWeb"/>
        <w:shd w:val="clear" w:color="auto" w:fill="FFFFFF"/>
        <w:spacing w:before="0" w:beforeAutospacing="0" w:after="255" w:afterAutospacing="0"/>
        <w:jc w:val="both"/>
        <w:rPr>
          <w:color w:val="232121"/>
        </w:rPr>
      </w:pPr>
      <w:r>
        <w:rPr>
          <w:color w:val="232121"/>
        </w:rPr>
        <w:t>Bạn sẽ không nhận được sự ủng hộ từ đồng nghiệp hay cấp trên trong một số tình huống. Khối lượng công việc quá tải khiến bạn áp lực và mong muốn được chia sẻ nhưng bạn lại không tìm được một đồng nghiệp đáng tin cậy. Con đường sự nghiệp bạn đang đi có thể sẽ rất cô đơn do không được sự ủng hộ từ gia đình và bạn bè. Tuy nhiên, bạn cần ghi nhớ một điều là người thành công luôn phải trải qua cảm giác cô đơn. Hãy vững tin và tiếp tục cố gắng vì thành quả đang đến rất gần.</w:t>
      </w:r>
    </w:p>
    <w:p w:rsidR="00B31BD4" w:rsidRDefault="00B31BD4" w:rsidP="00B31BD4">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tiền bạc</w:t>
      </w:r>
    </w:p>
    <w:p w:rsidR="00B31BD4" w:rsidRDefault="00B31BD4" w:rsidP="00B31BD4">
      <w:pPr>
        <w:pStyle w:val="NormalWeb"/>
        <w:shd w:val="clear" w:color="auto" w:fill="FFFFFF"/>
        <w:spacing w:before="0" w:beforeAutospacing="0" w:after="255" w:afterAutospacing="0"/>
        <w:jc w:val="both"/>
        <w:rPr>
          <w:color w:val="232121"/>
        </w:rPr>
      </w:pPr>
      <w:r>
        <w:rPr>
          <w:color w:val="232121"/>
        </w:rPr>
        <w:t>The Hermit cảnh báo về sự đầu tư tiền bạc cho công việc của bạn, nên cân nhắc để tránh bị thâm hụt ngân sách nhanh chóng mà không mang lại kết quả tốt. Giai đoạn này bạn sẽ bị cắt giảm nguồn thu vì một số lý do nào đó, tiết kiệm và chi tiêu có kế hoạch sẽ giúp bạn thoải mái, không bị áp lực tiền bạc. Mọi vấn đề liên quan tới vay muộn trong thời gian này đều không mang lại kết quả tốt.</w:t>
      </w:r>
    </w:p>
    <w:p w:rsidR="00B31BD4" w:rsidRDefault="00B31BD4" w:rsidP="00B31BD4">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sức khỏe</w:t>
      </w:r>
    </w:p>
    <w:p w:rsidR="00B31BD4" w:rsidRDefault="00B31BD4" w:rsidP="00B31BD4">
      <w:pPr>
        <w:pStyle w:val="NormalWeb"/>
        <w:shd w:val="clear" w:color="auto" w:fill="FFFFFF"/>
        <w:spacing w:before="0" w:beforeAutospacing="0" w:after="255" w:afterAutospacing="0"/>
        <w:jc w:val="both"/>
        <w:rPr>
          <w:color w:val="232121"/>
        </w:rPr>
      </w:pPr>
      <w:r>
        <w:rPr>
          <w:color w:val="232121"/>
        </w:rPr>
        <w:t>Đây là thời gian bạn hay bị ốm do sự thay đổi của môi trường sống. Thời tiết nắng mưa đột ngột khiến bạn rơi vào những cơn ốm dai dẳng không dứt, hạn chế ra ngoài và che chắn cẩn thận nếu bắt buộc phải di chuyển để bảo vệ sức khỏe. Nếu bạn đang điều trị thì lá bài The Hermit nói rằng sự an ủi, động viên từ phía gia đình cùng những người bạn thân thiết sẽ giúp bạn vượt qua được thời gian khó khăn này.</w:t>
      </w:r>
    </w:p>
    <w:p w:rsidR="00B31BD4" w:rsidRDefault="00B31BD4" w:rsidP="00B31BD4">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Ý nghĩa lá bài The Hermit xuôi</w:t>
      </w:r>
    </w:p>
    <w:p w:rsidR="00B31BD4" w:rsidRDefault="00B31BD4" w:rsidP="00B31BD4">
      <w:pPr>
        <w:pStyle w:val="NormalWeb"/>
        <w:shd w:val="clear" w:color="auto" w:fill="FFFFFF"/>
        <w:spacing w:before="0" w:beforeAutospacing="0" w:after="0" w:afterAutospacing="0"/>
        <w:jc w:val="both"/>
        <w:rPr>
          <w:color w:val="232121"/>
        </w:rPr>
      </w:pPr>
      <w:r>
        <w:rPr>
          <w:rStyle w:val="Strong"/>
          <w:color w:val="232121"/>
        </w:rPr>
        <w:t>Lá bài The Hermit xuôi</w:t>
      </w:r>
      <w:r>
        <w:rPr>
          <w:color w:val="232121"/>
        </w:rPr>
        <w:t> đại diện cho hành trình đầy cô đơn với hình ảnh một ông già đang cầm chiếc đèn lồng đi một mình trên núi. Để tiếp tục hành trình chinh phục ước mơ người đàn ông phải đi một mình, cô độc vượt qua mọi nỗi sợ của bản thân để mạnh mẽ bước đi mà không có một người bạn đồng hành. Lá bài ám chỉ suy nghĩ muốn độc lập, tự chủ của bạn do gia đình đang quan tâm quá mức gây ngột ngạt.</w:t>
      </w:r>
    </w:p>
    <w:p w:rsidR="00B31BD4" w:rsidRDefault="00B31BD4" w:rsidP="00B31BD4">
      <w:pPr>
        <w:pStyle w:val="NormalWeb"/>
        <w:shd w:val="clear" w:color="auto" w:fill="FFFFFF"/>
        <w:spacing w:before="0" w:beforeAutospacing="0" w:after="255" w:afterAutospacing="0"/>
        <w:jc w:val="both"/>
        <w:rPr>
          <w:color w:val="232121"/>
        </w:rPr>
      </w:pPr>
      <w:r>
        <w:rPr>
          <w:color w:val="232121"/>
        </w:rPr>
        <w:t>Đừng lo lắng vì chặng đường này sẽ là thời gian để bạn thấu hiểu bản thân và trưởng thành hơn. Thời gian ở một mình là thời cơ lý tưởng để thực hiện những dự định mà không bị phân tâm bởi mọi người xung quanh. Trải qua được giai đoạn này sự độc lập, tự tin trong suy nghĩ sẽ tới với bạn.</w:t>
      </w:r>
    </w:p>
    <w:p w:rsidR="00B31BD4" w:rsidRDefault="00B31BD4"/>
    <w:p w:rsidR="00B31BD4" w:rsidRDefault="00B31BD4"/>
    <w:p w:rsidR="004B1F41" w:rsidRDefault="004B1F41" w:rsidP="004F7CB4">
      <w:pPr>
        <w:pStyle w:val="Heading1"/>
        <w:shd w:val="clear" w:color="auto" w:fill="FFFFFF"/>
        <w:spacing w:before="0"/>
        <w:jc w:val="center"/>
        <w:rPr>
          <w:rFonts w:asciiTheme="minorHAnsi" w:eastAsiaTheme="minorHAnsi" w:hAnsiTheme="minorHAnsi" w:cstheme="minorBidi"/>
          <w:b w:val="0"/>
          <w:bCs w:val="0"/>
          <w:color w:val="auto"/>
          <w:sz w:val="22"/>
          <w:szCs w:val="22"/>
        </w:rPr>
      </w:pPr>
    </w:p>
    <w:p w:rsidR="004F7CB4" w:rsidRDefault="004F7CB4" w:rsidP="004F7CB4">
      <w:pPr>
        <w:pStyle w:val="Heading1"/>
        <w:shd w:val="clear" w:color="auto" w:fill="FFFFFF"/>
        <w:spacing w:before="0"/>
        <w:jc w:val="center"/>
        <w:rPr>
          <w:rFonts w:ascii="Arial" w:hAnsi="Arial" w:cs="Arial"/>
          <w:caps/>
          <w:color w:val="D81515"/>
          <w:spacing w:val="15"/>
          <w:sz w:val="30"/>
          <w:szCs w:val="30"/>
        </w:rPr>
      </w:pPr>
      <w:r>
        <w:rPr>
          <w:rFonts w:ascii="Arial" w:hAnsi="Arial" w:cs="Arial"/>
          <w:caps/>
          <w:color w:val="D81515"/>
          <w:spacing w:val="15"/>
          <w:sz w:val="30"/>
          <w:szCs w:val="30"/>
        </w:rPr>
        <w:t>Ý NGHĨA LÁ BÀI THE WHEEL OF FORTUNE – VẬN MAY TÌM ĐẾN</w:t>
      </w:r>
    </w:p>
    <w:p w:rsidR="004F7CB4" w:rsidRDefault="004F7CB4" w:rsidP="004F7CB4">
      <w:pPr>
        <w:pStyle w:val="NormalWeb"/>
        <w:shd w:val="clear" w:color="auto" w:fill="FFFFFF"/>
        <w:spacing w:before="0" w:beforeAutospacing="0" w:after="0" w:afterAutospacing="0"/>
        <w:jc w:val="both"/>
        <w:rPr>
          <w:ins w:id="23" w:author="Unknown"/>
          <w:color w:val="232121"/>
        </w:rPr>
      </w:pPr>
      <w:ins w:id="24" w:author="Unknown">
        <w:r>
          <w:rPr>
            <w:rStyle w:val="Strong"/>
            <w:color w:val="232121"/>
          </w:rPr>
          <w:fldChar w:fldCharType="begin"/>
        </w:r>
        <w:r>
          <w:rPr>
            <w:rStyle w:val="Strong"/>
            <w:color w:val="232121"/>
          </w:rPr>
          <w:instrText xml:space="preserve"> HYPERLINK "https://meozodiac.com/tarot/y-nghia-la-bai-the-wheel-of-fortune.html" </w:instrText>
        </w:r>
        <w:r>
          <w:rPr>
            <w:rStyle w:val="Strong"/>
            <w:color w:val="232121"/>
          </w:rPr>
          <w:fldChar w:fldCharType="separate"/>
        </w:r>
        <w:r>
          <w:rPr>
            <w:rStyle w:val="Hyperlink"/>
            <w:b/>
            <w:bCs/>
            <w:color w:val="DD3333"/>
          </w:rPr>
          <w:t>Lá bài The Wheel of Fortune</w:t>
        </w:r>
        <w:r>
          <w:rPr>
            <w:rStyle w:val="Strong"/>
            <w:color w:val="232121"/>
          </w:rPr>
          <w:fldChar w:fldCharType="end"/>
        </w:r>
        <w:r>
          <w:rPr>
            <w:color w:val="232121"/>
          </w:rPr>
          <w:t> dự báo may mắn đang tìm đến bạn. Khi lá bài này xuất hiện, bạn có thể yên tâm rằng những vận may đang tìm đến, bạn sẽ sớm nhận được tin vui về chuyện tình yêu, cuộc sống và trong những mối quan hệ thường ngày.</w:t>
        </w:r>
      </w:ins>
    </w:p>
    <w:p w:rsidR="00B31BD4" w:rsidRDefault="00B31BD4"/>
    <w:p w:rsidR="00B31BD4" w:rsidRDefault="00B31BD4" w:rsidP="00B31BD4">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Tổng quan lá bài The Wheel of Fortune</w:t>
      </w:r>
    </w:p>
    <w:p w:rsidR="00B31BD4" w:rsidRDefault="00B31BD4" w:rsidP="00B31BD4">
      <w:pPr>
        <w:pStyle w:val="NormalWeb"/>
        <w:shd w:val="clear" w:color="auto" w:fill="FFFFFF"/>
        <w:spacing w:before="0" w:beforeAutospacing="0" w:after="255" w:afterAutospacing="0"/>
        <w:jc w:val="both"/>
        <w:rPr>
          <w:color w:val="232121"/>
        </w:rPr>
      </w:pPr>
      <w:r>
        <w:rPr>
          <w:noProof/>
          <w:color w:val="232121"/>
        </w:rPr>
        <w:drawing>
          <wp:inline distT="0" distB="0" distL="0" distR="0">
            <wp:extent cx="1666875" cy="2857500"/>
            <wp:effectExtent l="0" t="0" r="9525" b="0"/>
            <wp:docPr id="11" name="Picture 11" descr="https://meozodiac.com/wp-content/uploads/2019/03/10-wheel-of-fortune-175x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meozodiac.com/wp-content/uploads/2019/03/10-wheel-of-fortune-175x300.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66875" cy="2857500"/>
                    </a:xfrm>
                    <a:prstGeom prst="rect">
                      <a:avLst/>
                    </a:prstGeom>
                    <a:noFill/>
                    <a:ln>
                      <a:noFill/>
                    </a:ln>
                  </pic:spPr>
                </pic:pic>
              </a:graphicData>
            </a:graphic>
          </wp:inline>
        </w:drawing>
      </w:r>
    </w:p>
    <w:p w:rsidR="00B31BD4" w:rsidRDefault="00B31BD4" w:rsidP="00B31BD4">
      <w:pPr>
        <w:pStyle w:val="NormalWeb"/>
        <w:shd w:val="clear" w:color="auto" w:fill="FFFFFF"/>
        <w:spacing w:before="0" w:beforeAutospacing="0" w:after="0" w:afterAutospacing="0"/>
        <w:jc w:val="both"/>
        <w:rPr>
          <w:color w:val="232121"/>
        </w:rPr>
      </w:pPr>
      <w:r>
        <w:rPr>
          <w:color w:val="232121"/>
        </w:rPr>
        <w:t>[</w:t>
      </w:r>
      <w:hyperlink r:id="rId21" w:history="1">
        <w:r>
          <w:rPr>
            <w:rStyle w:val="Hyperlink"/>
            <w:b/>
            <w:bCs/>
            <w:color w:val="DD3333"/>
          </w:rPr>
          <w:t>Xem bói bài tarot online</w:t>
        </w:r>
      </w:hyperlink>
      <w:r>
        <w:rPr>
          <w:color w:val="232121"/>
        </w:rPr>
        <w:t>] Lá bài The Wheel of Fortune mang nhiều nghĩa tích cực, giai đoạn này việc kinh doanh của bạn sẽ có nhiều khởi sắc dù trước đó gần như không hề có hy vọng. Ngoài ra, lá bài còn thể hiện một sự chuyển tiếp giữa các vận may trong cuộc sống, những gì bạn đã và đang thực hiện sẽ mang đến thành quả đáng tự hào.</w:t>
      </w:r>
    </w:p>
    <w:p w:rsidR="00B31BD4" w:rsidRDefault="00B31BD4" w:rsidP="00B31BD4">
      <w:pPr>
        <w:pStyle w:val="NormalWeb"/>
        <w:shd w:val="clear" w:color="auto" w:fill="FFFFFF"/>
        <w:spacing w:before="0" w:beforeAutospacing="0" w:after="255" w:afterAutospacing="0"/>
        <w:jc w:val="both"/>
        <w:rPr>
          <w:color w:val="232121"/>
        </w:rPr>
      </w:pPr>
      <w:r>
        <w:rPr>
          <w:color w:val="232121"/>
        </w:rPr>
        <w:t>Wheel of Fortune cũng tượng trưng cho vận may của bạn trong các vụ cá cược. Tuy nhiên, nếu xét trên phương diện tiêu cực lá bài có thể là dấu hiệu thông báo chuỗi vận may của bạn có thể đang dần kết thúc. Sự may mắn hay xui xẻo mà lá bài dự đoán phụ thuộc rất nhiều vào hoàn cảnh bạn rút được lá bài.</w:t>
      </w:r>
    </w:p>
    <w:p w:rsidR="00B31BD4" w:rsidRDefault="00B31BD4" w:rsidP="00B31BD4">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 Về tình yêu</w:t>
      </w:r>
    </w:p>
    <w:p w:rsidR="00B31BD4" w:rsidRDefault="00B31BD4" w:rsidP="00B31BD4">
      <w:pPr>
        <w:pStyle w:val="NormalWeb"/>
        <w:shd w:val="clear" w:color="auto" w:fill="FFFFFF"/>
        <w:spacing w:before="0" w:beforeAutospacing="0" w:after="255" w:afterAutospacing="0"/>
        <w:jc w:val="both"/>
        <w:rPr>
          <w:color w:val="232121"/>
        </w:rPr>
      </w:pPr>
      <w:r>
        <w:rPr>
          <w:color w:val="232121"/>
        </w:rPr>
        <w:t>Đây là giai đoạn lý tưởng để tìm kiếm một mối quan hệ mới nếu bạn đang độc thân hoặc chia tay không lâu. Nếu bạn đang yêu đương thì lá bài The Wheel of Fortune cảnh báo rằng chuyện tình yêu là chuyện riêng của hai người, mọi lời khuyên và đánh giá từ người khác chỉ mang ý nghĩa tham khảo, không nên coi đó là chân lý mà ảnh hưởng tới mối quan hệ.</w:t>
      </w:r>
    </w:p>
    <w:p w:rsidR="00B31BD4" w:rsidRDefault="00B31BD4" w:rsidP="00B31BD4">
      <w:pPr>
        <w:pStyle w:val="NormalWeb"/>
        <w:shd w:val="clear" w:color="auto" w:fill="FFFFFF"/>
        <w:spacing w:before="0" w:beforeAutospacing="0" w:after="255" w:afterAutospacing="0"/>
        <w:jc w:val="both"/>
        <w:rPr>
          <w:color w:val="232121"/>
        </w:rPr>
      </w:pPr>
      <w:r>
        <w:rPr>
          <w:color w:val="232121"/>
        </w:rPr>
        <w:lastRenderedPageBreak/>
        <w:t>Một điều lãng mạn nho nhỏ sẽ hâm nóng mối quan hệ nếu hai bạn là người yêu lâu năm. Sự chia sẻ các vấn đề trong cuộc sống thường nhật sẽ là liều thuốc tinh thần giúp hai bạn đến gần nhau hơn.</w:t>
      </w:r>
    </w:p>
    <w:p w:rsidR="00B31BD4" w:rsidRDefault="00B31BD4" w:rsidP="00B31BD4">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 Về công việc</w:t>
      </w:r>
    </w:p>
    <w:p w:rsidR="00B31BD4" w:rsidRDefault="00B31BD4" w:rsidP="00B31BD4">
      <w:pPr>
        <w:pStyle w:val="NormalWeb"/>
        <w:shd w:val="clear" w:color="auto" w:fill="FFFFFF"/>
        <w:spacing w:before="0" w:beforeAutospacing="0" w:after="255" w:afterAutospacing="0"/>
        <w:jc w:val="both"/>
        <w:rPr>
          <w:color w:val="232121"/>
        </w:rPr>
      </w:pPr>
      <w:r>
        <w:rPr>
          <w:color w:val="232121"/>
        </w:rPr>
        <w:t>Tùy từng bối cảnh mà các diễn biến khác nhau cho công việc có thể diễn ra, tổng quan chung thì lá bài vẫn mang nhiều ý nghĩa may mắn đối với công việc. Cụ thể, nếu bạn đang có ý định khởi nghiệp thì đây là thời điểm lý tưởng, sự trợ giúp từ người khác sẽ giúp bạn nhanh chóng thành công.</w:t>
      </w:r>
    </w:p>
    <w:p w:rsidR="00B31BD4" w:rsidRDefault="00B31BD4" w:rsidP="00B31BD4">
      <w:pPr>
        <w:pStyle w:val="NormalWeb"/>
        <w:shd w:val="clear" w:color="auto" w:fill="FFFFFF"/>
        <w:spacing w:before="0" w:beforeAutospacing="0" w:after="255" w:afterAutospacing="0"/>
        <w:jc w:val="both"/>
        <w:rPr>
          <w:color w:val="232121"/>
        </w:rPr>
      </w:pPr>
      <w:r>
        <w:rPr>
          <w:color w:val="232121"/>
        </w:rPr>
        <w:t>Trường hợp bạn đang muốn nhảy việc, một vài lời tư vấn từ người có kinh nghiệm cùng đồng nghiệp mới sẽ giúp bạn thích nghi với môi trường mới. Còn nếu những khó khăn trong công việc đang bủa vây, bạn yên tâm rằng những tín hiệu đáng mừng mà lá bài mang đến báo hiệu giai đoạn này sắp kết thúc.</w:t>
      </w:r>
    </w:p>
    <w:p w:rsidR="00B31BD4" w:rsidRDefault="00B31BD4" w:rsidP="00B31BD4">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tiền bạc</w:t>
      </w:r>
    </w:p>
    <w:p w:rsidR="00B31BD4" w:rsidRDefault="00B31BD4" w:rsidP="00B31BD4">
      <w:pPr>
        <w:pStyle w:val="NormalWeb"/>
        <w:shd w:val="clear" w:color="auto" w:fill="FFFFFF"/>
        <w:spacing w:before="0" w:beforeAutospacing="0" w:after="255" w:afterAutospacing="0"/>
        <w:jc w:val="both"/>
        <w:rPr>
          <w:color w:val="232121"/>
        </w:rPr>
      </w:pPr>
      <w:r>
        <w:rPr>
          <w:color w:val="232121"/>
        </w:rPr>
        <w:t>Lá bài The Wheel of Fortune mang lại may mắn về tiền bạc. Nếu bạn đang rỗng túi thì lá bài là tín hiệu thông báo bạn sắp dư dả trở lại trong thời gian ngắn. Trường hợp bạn đang có kinh tế tốt thì lá bài nhắc nhở bạn nên tiêu tiền một cách có chủ đích, sự phung phí sẽ khiến bạn nhanh chóng “tiền khô cháy túi”. Ngoài ra, việc xuất hiện của The Wheel of Fortune còn tượng trưng cho việc những trò chơi, vụ cá cược sẽ mang lại may mắn cho bạn</w:t>
      </w:r>
    </w:p>
    <w:p w:rsidR="00B31BD4" w:rsidRDefault="00B31BD4" w:rsidP="00B31BD4">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sức khỏe</w:t>
      </w:r>
    </w:p>
    <w:p w:rsidR="00B31BD4" w:rsidRDefault="00B31BD4" w:rsidP="00B31BD4">
      <w:pPr>
        <w:pStyle w:val="NormalWeb"/>
        <w:shd w:val="clear" w:color="auto" w:fill="FFFFFF"/>
        <w:spacing w:before="0" w:beforeAutospacing="0" w:after="255" w:afterAutospacing="0"/>
        <w:jc w:val="both"/>
        <w:rPr>
          <w:color w:val="232121"/>
        </w:rPr>
      </w:pPr>
      <w:r>
        <w:rPr>
          <w:color w:val="232121"/>
        </w:rPr>
        <w:t>Duy trì các thói quen không lành mạnh sẽ khiến sức khỏe của bạn xuống dốc, bạn nên thử thay đổi bản thân theo chiều hướng tích cực hơn. Các buổi tập hoặc bài vận động nhẹ tăng sự sảng khoái, tỉnh táo là điều cần thiết. Nếu bạn đang trong giai đoạn khám chữa bệnh thì lá bài The Wheel of Fortune khuyên rằng nên lưu ý tới các tác nhân đến từ bên ngoài để tránh tình trạng sức khỏe trở nên tồi tệ.</w:t>
      </w:r>
    </w:p>
    <w:p w:rsidR="00B31BD4" w:rsidRDefault="00B31BD4" w:rsidP="00B31BD4">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Ý nghĩa lá bài The Wheel of Fortune xuôi</w:t>
      </w:r>
    </w:p>
    <w:p w:rsidR="00B31BD4" w:rsidRDefault="00B31BD4" w:rsidP="00B31BD4">
      <w:pPr>
        <w:pStyle w:val="NormalWeb"/>
        <w:shd w:val="clear" w:color="auto" w:fill="FFFFFF"/>
        <w:spacing w:before="0" w:beforeAutospacing="0" w:after="0" w:afterAutospacing="0"/>
        <w:jc w:val="both"/>
        <w:rPr>
          <w:color w:val="232121"/>
        </w:rPr>
      </w:pPr>
      <w:r>
        <w:rPr>
          <w:color w:val="232121"/>
        </w:rPr>
        <w:t>Hình tượng xuất hiện trên </w:t>
      </w:r>
      <w:r>
        <w:rPr>
          <w:rStyle w:val="Strong"/>
          <w:color w:val="232121"/>
        </w:rPr>
        <w:t>lá bài The Wheel of Fortune xuôi</w:t>
      </w:r>
      <w:r>
        <w:rPr>
          <w:color w:val="232121"/>
        </w:rPr>
        <w:t> là hình ảnh bánh xe may mắn khổng lồ huyền bí, xung quanh là các sinh vật như thiên thần, đại bàng, sư tử và bịc đức. Những con vật này mang thông điệp khác nhau và đều có đôi cánh tựa như những giấc mơ trong chính con người bạn.</w:t>
      </w:r>
    </w:p>
    <w:p w:rsidR="00B31BD4" w:rsidRPr="004B1F41" w:rsidRDefault="00B31BD4" w:rsidP="004B1F41">
      <w:pPr>
        <w:pStyle w:val="NormalWeb"/>
        <w:shd w:val="clear" w:color="auto" w:fill="FFFFFF"/>
        <w:spacing w:before="0" w:beforeAutospacing="0" w:after="255" w:afterAutospacing="0"/>
        <w:jc w:val="both"/>
        <w:rPr>
          <w:color w:val="232121"/>
        </w:rPr>
      </w:pPr>
      <w:r>
        <w:rPr>
          <w:color w:val="232121"/>
        </w:rPr>
        <w:t>Khi bạn nhận được lá bài xuôi nghĩa lá những may mắn sắp tìm đến, cũng có thể những may mắn sẽ lặp lại. Bạn nên tận hưởng của sống với tâm thế hôm nay là ngày cuối cùng để lưu giữ trọn vẹn các khoảnh khắc đẹp nhất. Vì rất có thể đây là chuỗi may mắn cuối cùng đến với bạn trong thời điểm hiện tại. Bánh xe thời gian luôn quanh không ngừng nghỉ báo hiệu vận may cá cược hoặc xổ số có thể xuất hiện. Một định mệnh nào đó sẽ xuất hiện, đôi khi là một thời cơ trong công việc hoặc định mệnh còn</w:t>
      </w:r>
      <w:r w:rsidR="004B1F41">
        <w:rPr>
          <w:color w:val="232121"/>
        </w:rPr>
        <w:t xml:space="preserve"> lại của tình yêu đang lại gần</w:t>
      </w:r>
    </w:p>
    <w:p w:rsidR="00855D06" w:rsidRDefault="008768A2" w:rsidP="004B1F41">
      <w:pPr>
        <w:pStyle w:val="Heading1"/>
        <w:shd w:val="clear" w:color="auto" w:fill="FFFFFF"/>
        <w:spacing w:before="0"/>
        <w:rPr>
          <w:rFonts w:ascii="Arial" w:hAnsi="Arial" w:cs="Arial"/>
          <w:caps/>
          <w:color w:val="D81515"/>
          <w:spacing w:val="15"/>
          <w:sz w:val="30"/>
          <w:szCs w:val="30"/>
        </w:rPr>
      </w:pPr>
      <w:r>
        <w:rPr>
          <w:rFonts w:ascii="Arial" w:hAnsi="Arial" w:cs="Arial"/>
          <w:caps/>
          <w:color w:val="D81515"/>
          <w:spacing w:val="15"/>
          <w:sz w:val="30"/>
          <w:szCs w:val="30"/>
        </w:rPr>
        <w:lastRenderedPageBreak/>
        <w:t xml:space="preserve">    </w:t>
      </w:r>
      <w:r w:rsidR="00855D06">
        <w:rPr>
          <w:rFonts w:ascii="Arial" w:hAnsi="Arial" w:cs="Arial"/>
          <w:caps/>
          <w:color w:val="D81515"/>
          <w:spacing w:val="15"/>
          <w:sz w:val="30"/>
          <w:szCs w:val="30"/>
        </w:rPr>
        <w:t>Ý NGHĨA LÁ BÀI JUSTICE – THI HÀNH CÔNG LÝ</w:t>
      </w:r>
    </w:p>
    <w:p w:rsidR="00855D06" w:rsidRDefault="00855D06" w:rsidP="00855D06">
      <w:pPr>
        <w:pStyle w:val="NormalWeb"/>
        <w:shd w:val="clear" w:color="auto" w:fill="FFFFFF"/>
        <w:spacing w:before="0" w:beforeAutospacing="0" w:after="0" w:afterAutospacing="0"/>
        <w:jc w:val="both"/>
        <w:rPr>
          <w:ins w:id="25" w:author="Unknown"/>
          <w:color w:val="232121"/>
        </w:rPr>
      </w:pPr>
      <w:ins w:id="26" w:author="Unknown">
        <w:r>
          <w:rPr>
            <w:color w:val="232121"/>
          </w:rPr>
          <w:t>[</w:t>
        </w:r>
        <w:r>
          <w:rPr>
            <w:rStyle w:val="Strong"/>
            <w:color w:val="232121"/>
          </w:rPr>
          <w:fldChar w:fldCharType="begin"/>
        </w:r>
        <w:r>
          <w:rPr>
            <w:rStyle w:val="Strong"/>
            <w:color w:val="232121"/>
          </w:rPr>
          <w:instrText xml:space="preserve"> HYPERLINK "https://meozodiac.com/xem-boi-bai-tarot-online" </w:instrText>
        </w:r>
        <w:r>
          <w:rPr>
            <w:rStyle w:val="Strong"/>
            <w:color w:val="232121"/>
          </w:rPr>
          <w:fldChar w:fldCharType="separate"/>
        </w:r>
        <w:r>
          <w:rPr>
            <w:rStyle w:val="Hyperlink"/>
            <w:b/>
            <w:bCs/>
            <w:color w:val="DD3333"/>
          </w:rPr>
          <w:t>Bói bài tarot hàng ngày</w:t>
        </w:r>
        <w:r>
          <w:rPr>
            <w:rStyle w:val="Strong"/>
            <w:color w:val="232121"/>
          </w:rPr>
          <w:fldChar w:fldCharType="end"/>
        </w:r>
        <w:r>
          <w:rPr>
            <w:color w:val="232121"/>
          </w:rPr>
          <w:t>] Công lý là từ duy nhất lột tả trọn vẹn </w:t>
        </w:r>
        <w:r>
          <w:rPr>
            <w:color w:val="232121"/>
          </w:rPr>
          <w:fldChar w:fldCharType="begin"/>
        </w:r>
        <w:r>
          <w:rPr>
            <w:color w:val="232121"/>
          </w:rPr>
          <w:instrText xml:space="preserve"> HYPERLINK "https://meozodiac.com/tarot/y-nghia-la-bai-justice.html" </w:instrText>
        </w:r>
        <w:r>
          <w:rPr>
            <w:color w:val="232121"/>
          </w:rPr>
          <w:fldChar w:fldCharType="separate"/>
        </w:r>
        <w:r>
          <w:rPr>
            <w:rStyle w:val="Strong"/>
            <w:color w:val="DD3333"/>
          </w:rPr>
          <w:t>ý nghĩa của lá bài Justice</w:t>
        </w:r>
        <w:r>
          <w:rPr>
            <w:color w:val="232121"/>
          </w:rPr>
          <w:fldChar w:fldCharType="end"/>
        </w:r>
        <w:r>
          <w:rPr>
            <w:color w:val="232121"/>
          </w:rPr>
          <w:t>. Lá bài liên quan mật thiết tới pháp luật và sự công bằng, khi bạn gặp lá Justice có nghĩa là những vướng mắc trong mối quan hệ của bạn sẽ sớm được chấn chỉnh và lấy lại công bằng.</w:t>
        </w:r>
      </w:ins>
    </w:p>
    <w:p w:rsidR="00B31BD4" w:rsidRDefault="00B31BD4"/>
    <w:p w:rsidR="00B31BD4" w:rsidRDefault="00B31BD4" w:rsidP="00B31BD4">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Tổng quan lá bài Justice trong Tarot</w:t>
      </w:r>
    </w:p>
    <w:p w:rsidR="00B31BD4" w:rsidRDefault="00B31BD4" w:rsidP="00B31BD4">
      <w:pPr>
        <w:pStyle w:val="NormalWeb"/>
        <w:shd w:val="clear" w:color="auto" w:fill="FFFFFF"/>
        <w:spacing w:before="0" w:beforeAutospacing="0" w:after="0" w:afterAutospacing="0"/>
        <w:jc w:val="both"/>
        <w:rPr>
          <w:color w:val="232121"/>
        </w:rPr>
      </w:pPr>
      <w:r>
        <w:rPr>
          <w:noProof/>
          <w:color w:val="232121"/>
        </w:rPr>
        <w:drawing>
          <wp:inline distT="0" distB="0" distL="0" distR="0">
            <wp:extent cx="1666875" cy="2857500"/>
            <wp:effectExtent l="0" t="0" r="9525" b="0"/>
            <wp:docPr id="12" name="Picture 12" descr="https://meozodiac.com/wp-content/uploads/2019/03/11-justice-175x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meozodiac.com/wp-content/uploads/2019/03/11-justice-175x300.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666875" cy="2857500"/>
                    </a:xfrm>
                    <a:prstGeom prst="rect">
                      <a:avLst/>
                    </a:prstGeom>
                    <a:noFill/>
                    <a:ln>
                      <a:noFill/>
                    </a:ln>
                  </pic:spPr>
                </pic:pic>
              </a:graphicData>
            </a:graphic>
          </wp:inline>
        </w:drawing>
      </w:r>
      <w:r>
        <w:rPr>
          <w:rStyle w:val="Strong"/>
          <w:color w:val="232121"/>
        </w:rPr>
        <w:t>Lá bài Justice</w:t>
      </w:r>
      <w:r>
        <w:rPr>
          <w:color w:val="232121"/>
        </w:rPr>
        <w:t> xuất hiện bóng dáng của những chiếc cân đại diện cho cung hoàng đạo Thiên Bình. Lá bài xuất hiện như một lời thông báo rằng những vấn đề xung quanh sẽ sớm nhận được một cái kết, dù có thỏa đáng hay không cái kết ấy vẫn được thực hiện theo nguyên tắc công bằng. Bạn có thể sắp thực hiện ký kết một số giấy tờ nào đó liên quan tới pháp lý.</w:t>
      </w:r>
    </w:p>
    <w:p w:rsidR="00B31BD4" w:rsidRDefault="00B31BD4" w:rsidP="00B31BD4">
      <w:pPr>
        <w:pStyle w:val="NormalWeb"/>
        <w:shd w:val="clear" w:color="auto" w:fill="FFFFFF"/>
        <w:spacing w:before="0" w:beforeAutospacing="0" w:after="255" w:afterAutospacing="0"/>
        <w:jc w:val="both"/>
        <w:rPr>
          <w:color w:val="232121"/>
        </w:rPr>
      </w:pPr>
      <w:r>
        <w:rPr>
          <w:color w:val="232121"/>
        </w:rPr>
        <w:t>Đôi khi, lá bài lại xuất hiện vài ý nghĩa tiêu cực. Bạn đang làm một việc gì đó lén lút và thiếu trung thực và bạn sẽ sớm phải trả giá cho việc đó. Mặt khác, lá bài thông báo rằng không phải lúc nào cuộc sống cũng đưa ra những phán quyết công bằng với tất cả chúng ta, nhưng hãy kiên nhẫn vì “cây kim trong bọc sẽ có ngày lòi ra”,  bạn có thể tin tưởng rằng mọi sự ủy khuất oan ức sẽ sớm được hóa giải .</w:t>
      </w:r>
    </w:p>
    <w:p w:rsidR="00B31BD4" w:rsidRDefault="00B31BD4" w:rsidP="00B31BD4">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tình yêu</w:t>
      </w:r>
    </w:p>
    <w:p w:rsidR="00B31BD4" w:rsidRDefault="00B31BD4" w:rsidP="00B31BD4">
      <w:pPr>
        <w:pStyle w:val="NormalWeb"/>
        <w:shd w:val="clear" w:color="auto" w:fill="FFFFFF"/>
        <w:spacing w:before="0" w:beforeAutospacing="0" w:after="255" w:afterAutospacing="0"/>
        <w:jc w:val="both"/>
        <w:rPr>
          <w:color w:val="232121"/>
        </w:rPr>
      </w:pPr>
      <w:r>
        <w:rPr>
          <w:color w:val="232121"/>
        </w:rPr>
        <w:t>Ý nghĩa lá bài Justice dự đoán rằng bạn đang hoặc sẽ trong một mối quan hệ tình cảm với một người liên quan tới pháp luật. Người đó có thể làm nghề liên quan tới pháp luật như công tố viên, luật sư… hoặc người đó đang hoạt động bất hợp pháp. Ngoài ra, lá bài còn khuyên rằng nếu bạn và người ấy đang có những vấn đề gây tranh cãi và người ấy đối xử với bạc tệ bạc, lá bài dự đoán bạn sẽ sớm rời xa mối quan hệ này.</w:t>
      </w:r>
    </w:p>
    <w:p w:rsidR="00B31BD4" w:rsidRDefault="00B31BD4" w:rsidP="00B31BD4">
      <w:pPr>
        <w:pStyle w:val="NormalWeb"/>
        <w:shd w:val="clear" w:color="auto" w:fill="FFFFFF"/>
        <w:spacing w:before="0" w:beforeAutospacing="0" w:after="255" w:afterAutospacing="0"/>
        <w:jc w:val="both"/>
        <w:rPr>
          <w:color w:val="232121"/>
        </w:rPr>
      </w:pPr>
      <w:r>
        <w:rPr>
          <w:color w:val="232121"/>
        </w:rPr>
        <w:t>Quan hệ tình cảm phải dựa trên sự tôn trọng và bình đẳng, bạn xứng đáng được hưởng sự tôn trọng và yêu thương từ phía người ấy. Ngoài ra sự nhường nhịn và mềm mỏng trong tình yêu là cần thiết nếu hai bạn đã ở bên nhau nhiều năm và đột nhiên xảy ra nhiều tranh cãi trong thời điểm này.</w:t>
      </w:r>
    </w:p>
    <w:p w:rsidR="00B31BD4" w:rsidRDefault="00B31BD4" w:rsidP="00B31BD4">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lastRenderedPageBreak/>
        <w:t>Về công việc</w:t>
      </w:r>
    </w:p>
    <w:p w:rsidR="00B31BD4" w:rsidRDefault="00B31BD4" w:rsidP="00B31BD4">
      <w:pPr>
        <w:pStyle w:val="NormalWeb"/>
        <w:shd w:val="clear" w:color="auto" w:fill="FFFFFF"/>
        <w:spacing w:before="0" w:beforeAutospacing="0" w:after="255" w:afterAutospacing="0"/>
        <w:jc w:val="both"/>
        <w:rPr>
          <w:color w:val="232121"/>
        </w:rPr>
      </w:pPr>
      <w:r>
        <w:rPr>
          <w:color w:val="232121"/>
        </w:rPr>
        <w:t>Lá bài Justice nhắc nhở bạn phải quan tâm mật thiết tới các hoạt động của doanh nghiệp như thuế má, báo cáo tài chính và lương thưởng để tránh xảy ra kiện tụng. Sự công bằng, minh bạch là chìa khóa để giúp doanh nghiệp của bạn đạt được những bước đi dài trong tương lai. Những trường hợp ký kết hợp đồng mới bạn cần xem xét các điều khoản pháp lý cẩn thận để tránh bị thiệt thòi khi hợp tác. Nếu bạn đang đi tìm việc thì đây là giai đoạn phù hợp để bắt đầu một công việc và hợp đồng lao động mới.</w:t>
      </w:r>
    </w:p>
    <w:p w:rsidR="00B31BD4" w:rsidRDefault="00B31BD4" w:rsidP="00B31BD4">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tiền bạc</w:t>
      </w:r>
    </w:p>
    <w:p w:rsidR="00B31BD4" w:rsidRDefault="00B31BD4" w:rsidP="00B31BD4">
      <w:pPr>
        <w:pStyle w:val="NormalWeb"/>
        <w:shd w:val="clear" w:color="auto" w:fill="FFFFFF"/>
        <w:spacing w:before="0" w:beforeAutospacing="0" w:after="255" w:afterAutospacing="0"/>
        <w:jc w:val="both"/>
        <w:rPr>
          <w:color w:val="232121"/>
        </w:rPr>
      </w:pPr>
      <w:r>
        <w:rPr>
          <w:color w:val="232121"/>
        </w:rPr>
        <w:t>Những thành quả lao tâm khổ sức suốt thời gian qua có thể nhận về những tín hiệu đáng mừng. Tuy nhiên, lá bài Justice nói rằng nếu bạn có liên quan tới các hoạt động kinh doanh buôn bán phi pháp thì bạn sẽ bị truy tố về mặt pháp lý. Mặt khác, sẽ có một khoản tiền về với tay bạn có thể do khoản thừa kế. Lời khuyên của lá bài là trong thời điểm này mọi quyết định liên quan tới tiền bạc nên được cân nhắc kỹ càng, các hợp đồng đầu tư béo bở sẽ đến nhưng bạn phải cẩn thận để không dính vào hoạt động kinh doanh phi pháp.</w:t>
      </w:r>
    </w:p>
    <w:p w:rsidR="00B31BD4" w:rsidRDefault="00B31BD4" w:rsidP="00B31BD4">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sức khỏe</w:t>
      </w:r>
    </w:p>
    <w:p w:rsidR="00B31BD4" w:rsidRDefault="00B31BD4" w:rsidP="00B31BD4">
      <w:pPr>
        <w:pStyle w:val="NormalWeb"/>
        <w:shd w:val="clear" w:color="auto" w:fill="FFFFFF"/>
        <w:spacing w:before="0" w:beforeAutospacing="0" w:after="0" w:afterAutospacing="0"/>
        <w:jc w:val="both"/>
        <w:rPr>
          <w:color w:val="232121"/>
        </w:rPr>
      </w:pPr>
      <w:r>
        <w:rPr>
          <w:color w:val="232121"/>
        </w:rPr>
        <w:t>Sự áp lực từ công việc và mối quan hệ tình cảm khiến bạn ngột thở. </w:t>
      </w:r>
      <w:r>
        <w:rPr>
          <w:rStyle w:val="Strong"/>
          <w:color w:val="232121"/>
        </w:rPr>
        <w:t>Lá bài Justice</w:t>
      </w:r>
      <w:r>
        <w:rPr>
          <w:color w:val="232121"/>
        </w:rPr>
        <w:t> thông báo rằng bạn đang cần tìm lại sự cân bằng trong cuộc sống. Những buổi du lịch ngắn ngày hoặc nghỉ mát ở đâu đó gần nhà sẽ giúp bạn ổn định hơn. Nếu bạn đang ốm dài ngày thì lá bài dự báo chuỗi ngày ốm yếu sẽ sớm được kết thúc, bạn nên kiên trì sử dụng thuốc để bệnh sớm hồi phục.</w:t>
      </w:r>
    </w:p>
    <w:p w:rsidR="000D539E" w:rsidRDefault="000D539E" w:rsidP="00B31BD4">
      <w:pPr>
        <w:pStyle w:val="NormalWeb"/>
        <w:shd w:val="clear" w:color="auto" w:fill="FFFFFF"/>
        <w:spacing w:before="0" w:beforeAutospacing="0" w:after="0" w:afterAutospacing="0"/>
        <w:jc w:val="both"/>
        <w:rPr>
          <w:color w:val="232121"/>
        </w:rPr>
      </w:pPr>
    </w:p>
    <w:p w:rsidR="00B31BD4" w:rsidRDefault="00B31BD4" w:rsidP="00B31BD4">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Ý nghĩa lá bài Justice xuôi</w:t>
      </w:r>
    </w:p>
    <w:p w:rsidR="00B31BD4" w:rsidRDefault="00B31BD4" w:rsidP="00B31BD4">
      <w:pPr>
        <w:pStyle w:val="NormalWeb"/>
        <w:shd w:val="clear" w:color="auto" w:fill="FFFFFF"/>
        <w:spacing w:before="0" w:beforeAutospacing="0" w:after="0" w:afterAutospacing="0"/>
        <w:jc w:val="both"/>
        <w:rPr>
          <w:color w:val="232121"/>
        </w:rPr>
      </w:pPr>
      <w:r>
        <w:rPr>
          <w:color w:val="232121"/>
        </w:rPr>
        <w:t>Hình ảnh </w:t>
      </w:r>
      <w:r>
        <w:rPr>
          <w:rStyle w:val="Strong"/>
          <w:color w:val="232121"/>
        </w:rPr>
        <w:t>lá bài Justice xuôi</w:t>
      </w:r>
      <w:r>
        <w:rPr>
          <w:color w:val="232121"/>
        </w:rPr>
        <w:t> là người tay cầm một chiếc cân và một thanh gươm, đây chính là nữ thần công lý – người giải quyết những bất công trong cuộc sống. Thông điệp lá bài Justice xuôi mang lại là bạn nên công bằng khi đưa ra những quyết định trong cuộc sống vì nó không chỉ ảnh hưởng đến bạn mà còn ảnh hưởng tới người khác. Lá bài dự báo những hợp đồng mới trong công việc sẽ tới sau nhiều dây dưa khó khăn. Bạn xứng đáng nhận được những gì tốt nhất nên hãy tự tin và thể hiện bản thân nhiều hơn để cân bằng các khía cạnh trong cuộc sống, sự may mắn và thành công sẽ sớm đến với bạn.</w:t>
      </w:r>
    </w:p>
    <w:p w:rsidR="00B31BD4" w:rsidRDefault="00B31BD4"/>
    <w:p w:rsidR="00B31BD4" w:rsidRDefault="00B31BD4"/>
    <w:p w:rsidR="00B31BD4" w:rsidRDefault="00B31BD4"/>
    <w:p w:rsidR="00B31BD4" w:rsidRDefault="00B31BD4"/>
    <w:p w:rsidR="000D539E" w:rsidRDefault="000D539E" w:rsidP="00300050">
      <w:pPr>
        <w:pStyle w:val="Heading1"/>
        <w:shd w:val="clear" w:color="auto" w:fill="FFFFFF"/>
        <w:spacing w:before="0"/>
        <w:jc w:val="center"/>
        <w:rPr>
          <w:rFonts w:asciiTheme="minorHAnsi" w:eastAsiaTheme="minorHAnsi" w:hAnsiTheme="minorHAnsi" w:cstheme="minorBidi"/>
          <w:b w:val="0"/>
          <w:bCs w:val="0"/>
          <w:color w:val="auto"/>
          <w:sz w:val="22"/>
          <w:szCs w:val="22"/>
        </w:rPr>
      </w:pPr>
    </w:p>
    <w:p w:rsidR="00300050" w:rsidRDefault="00300050" w:rsidP="00300050">
      <w:pPr>
        <w:pStyle w:val="Heading1"/>
        <w:shd w:val="clear" w:color="auto" w:fill="FFFFFF"/>
        <w:spacing w:before="0"/>
        <w:jc w:val="center"/>
        <w:rPr>
          <w:rFonts w:ascii="Arial" w:hAnsi="Arial" w:cs="Arial"/>
          <w:caps/>
          <w:color w:val="D81515"/>
          <w:spacing w:val="15"/>
          <w:sz w:val="30"/>
          <w:szCs w:val="30"/>
        </w:rPr>
      </w:pPr>
      <w:r>
        <w:rPr>
          <w:rFonts w:ascii="Arial" w:hAnsi="Arial" w:cs="Arial"/>
          <w:caps/>
          <w:color w:val="D81515"/>
          <w:spacing w:val="15"/>
          <w:sz w:val="30"/>
          <w:szCs w:val="30"/>
        </w:rPr>
        <w:t>Ý NGHĨA LÁ BÀI THE HANGED MAN – SỰ HY SINH</w:t>
      </w:r>
    </w:p>
    <w:p w:rsidR="00300050" w:rsidRDefault="00300050" w:rsidP="00300050">
      <w:pPr>
        <w:pStyle w:val="NormalWeb"/>
        <w:shd w:val="clear" w:color="auto" w:fill="FFFFFF"/>
        <w:spacing w:before="0" w:beforeAutospacing="0" w:after="0" w:afterAutospacing="0"/>
        <w:jc w:val="both"/>
        <w:rPr>
          <w:ins w:id="27" w:author="Unknown"/>
          <w:color w:val="232121"/>
        </w:rPr>
      </w:pPr>
      <w:ins w:id="28" w:author="Unknown">
        <w:r>
          <w:rPr>
            <w:color w:val="232121"/>
          </w:rPr>
          <w:t>[</w:t>
        </w:r>
        <w:r>
          <w:rPr>
            <w:rStyle w:val="Strong"/>
            <w:color w:val="232121"/>
          </w:rPr>
          <w:fldChar w:fldCharType="begin"/>
        </w:r>
        <w:r>
          <w:rPr>
            <w:rStyle w:val="Strong"/>
            <w:color w:val="232121"/>
          </w:rPr>
          <w:instrText xml:space="preserve"> HYPERLINK "https://meozodiac.com/xem-boi-bai-tarot-online" </w:instrText>
        </w:r>
        <w:r>
          <w:rPr>
            <w:rStyle w:val="Strong"/>
            <w:color w:val="232121"/>
          </w:rPr>
          <w:fldChar w:fldCharType="separate"/>
        </w:r>
        <w:r>
          <w:rPr>
            <w:rStyle w:val="Hyperlink"/>
            <w:b/>
            <w:bCs/>
            <w:color w:val="DD3333"/>
          </w:rPr>
          <w:t>Bói bài tarot online</w:t>
        </w:r>
        <w:r>
          <w:rPr>
            <w:rStyle w:val="Strong"/>
            <w:color w:val="232121"/>
          </w:rPr>
          <w:fldChar w:fldCharType="end"/>
        </w:r>
        <w:r>
          <w:rPr>
            <w:color w:val="232121"/>
          </w:rPr>
          <w:t>] Sự hy sinh là thông điệp được gửi gắm trong </w:t>
        </w:r>
        <w:r>
          <w:rPr>
            <w:rStyle w:val="Strong"/>
            <w:color w:val="232121"/>
          </w:rPr>
          <w:t>lá bài The Hanged Man</w:t>
        </w:r>
        <w:r>
          <w:rPr>
            <w:color w:val="232121"/>
          </w:rPr>
          <w:t>. Lá bài thông báo rằng khi chúng ta mong muốn đạt được mục tiêu nào đó ta phải biết buông bỏ và hy sinh, sự hy sinh sẽ dẫn lối đến chiến thắng.</w:t>
        </w:r>
      </w:ins>
    </w:p>
    <w:p w:rsidR="00B31BD4" w:rsidRDefault="00B31BD4"/>
    <w:p w:rsidR="00B31BD4" w:rsidRDefault="00B31BD4" w:rsidP="00B31BD4">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Tổng quan về lá bài The Hanged Man</w:t>
      </w:r>
    </w:p>
    <w:p w:rsidR="00B31BD4" w:rsidRDefault="00B31BD4" w:rsidP="00B31BD4">
      <w:pPr>
        <w:pStyle w:val="NormalWeb"/>
        <w:shd w:val="clear" w:color="auto" w:fill="FFFFFF"/>
        <w:spacing w:before="0" w:beforeAutospacing="0" w:after="0" w:afterAutospacing="0"/>
        <w:jc w:val="both"/>
        <w:rPr>
          <w:color w:val="232121"/>
        </w:rPr>
      </w:pPr>
      <w:r>
        <w:rPr>
          <w:noProof/>
          <w:color w:val="232121"/>
        </w:rPr>
        <w:drawing>
          <wp:inline distT="0" distB="0" distL="0" distR="0">
            <wp:extent cx="1666875" cy="2857500"/>
            <wp:effectExtent l="0" t="0" r="9525" b="0"/>
            <wp:docPr id="13" name="Picture 13" descr="https://meozodiac.com/wp-content/uploads/2019/03/12-the-hanged-man-175x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meozodiac.com/wp-content/uploads/2019/03/12-the-hanged-man-175x300.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666875" cy="2857500"/>
                    </a:xfrm>
                    <a:prstGeom prst="rect">
                      <a:avLst/>
                    </a:prstGeom>
                    <a:noFill/>
                    <a:ln>
                      <a:noFill/>
                    </a:ln>
                  </pic:spPr>
                </pic:pic>
              </a:graphicData>
            </a:graphic>
          </wp:inline>
        </w:drawing>
      </w:r>
      <w:hyperlink r:id="rId24" w:history="1">
        <w:r>
          <w:rPr>
            <w:rStyle w:val="Hyperlink"/>
            <w:b/>
            <w:bCs/>
            <w:color w:val="DD3333"/>
          </w:rPr>
          <w:t>Lá bài The Hanged Man</w:t>
        </w:r>
      </w:hyperlink>
      <w:r>
        <w:rPr>
          <w:color w:val="232121"/>
        </w:rPr>
        <w:t> là một lá bài bí ẩn, lá bài khẳng định rằng bạn phải buông bỏ một thứ gì đó đang bên cạnh bạn nếu muốn nhận lại thứ lớn hơn. Đôi khi bạn phải bỏ ra tiền bạc, thời gian, sức khỏe hoặc thứ gì đó bạn yêu thích. Bạn bắt buộc phải trải qua cảm giác hụt hẫng và buồn rầu khi phải từ bỏ để hướng đến mục tiêu cao hơn. Đôi khi, lá bài đại diện cho sự vượt qua bệnh tật của bạn, nghị lực, tiền bạc, thời gian để chữa chị là thứ bạn phải mất để lấy lại trạng thái cân bằng.</w:t>
      </w:r>
    </w:p>
    <w:p w:rsidR="000D539E" w:rsidRDefault="000D539E" w:rsidP="00B31BD4">
      <w:pPr>
        <w:pStyle w:val="NormalWeb"/>
        <w:shd w:val="clear" w:color="auto" w:fill="FFFFFF"/>
        <w:spacing w:before="0" w:beforeAutospacing="0" w:after="0" w:afterAutospacing="0"/>
        <w:jc w:val="both"/>
        <w:rPr>
          <w:color w:val="232121"/>
        </w:rPr>
      </w:pPr>
    </w:p>
    <w:p w:rsidR="00B31BD4" w:rsidRDefault="00B31BD4" w:rsidP="00B31BD4">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tình yêu</w:t>
      </w:r>
    </w:p>
    <w:p w:rsidR="00B31BD4" w:rsidRDefault="00B31BD4" w:rsidP="00B31BD4">
      <w:pPr>
        <w:pStyle w:val="NormalWeb"/>
        <w:shd w:val="clear" w:color="auto" w:fill="FFFFFF"/>
        <w:spacing w:before="0" w:beforeAutospacing="0" w:after="255" w:afterAutospacing="0"/>
        <w:jc w:val="both"/>
        <w:rPr>
          <w:color w:val="232121"/>
        </w:rPr>
      </w:pPr>
      <w:r>
        <w:rPr>
          <w:color w:val="232121"/>
        </w:rPr>
        <w:t>Lá bài The Hanged Man trong tình yêu nhắc nhở bạn nên buông bỏ những cảm xúc mơ hồ trong tình yêu để hướng đến một cái kết rõ ràng. Nhiều khi lá bài ám chỉ mối quan hệ của bạn và người ấy đang rơi vào trạng thái tồi tệ, thậm chí dẫn đến kết thúc. Mối quan hệ của hai bạn có thể đặt dấu chấm hết nhưng bạn không thể tìm được nguyên nhân dẫn đến nó, lời khuyên từ The Hanged Man là hãy chấp nhận sự thật, để quá khứ ra đi thanh thản. Nếu bạn vẫn độc thân thì lá bài ám chỉ bạn không nên vội vàng bắt đầu mối quan hệ mới, hãy thư giãn và từ từ tìm hiểu những người xung quanh</w:t>
      </w:r>
    </w:p>
    <w:p w:rsidR="000D539E" w:rsidRDefault="000D539E" w:rsidP="00B31BD4">
      <w:pPr>
        <w:pStyle w:val="NormalWeb"/>
        <w:shd w:val="clear" w:color="auto" w:fill="FFFFFF"/>
        <w:spacing w:before="0" w:beforeAutospacing="0" w:after="255" w:afterAutospacing="0"/>
        <w:jc w:val="both"/>
        <w:rPr>
          <w:color w:val="232121"/>
        </w:rPr>
      </w:pPr>
    </w:p>
    <w:p w:rsidR="000D539E" w:rsidRDefault="000D539E" w:rsidP="00B31BD4">
      <w:pPr>
        <w:pStyle w:val="NormalWeb"/>
        <w:shd w:val="clear" w:color="auto" w:fill="FFFFFF"/>
        <w:spacing w:before="0" w:beforeAutospacing="0" w:after="255" w:afterAutospacing="0"/>
        <w:jc w:val="both"/>
        <w:rPr>
          <w:color w:val="232121"/>
        </w:rPr>
      </w:pPr>
    </w:p>
    <w:p w:rsidR="00B31BD4" w:rsidRDefault="00B31BD4" w:rsidP="00B31BD4">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lastRenderedPageBreak/>
        <w:t>Về tiền bạc</w:t>
      </w:r>
    </w:p>
    <w:p w:rsidR="00B31BD4" w:rsidRDefault="00B31BD4" w:rsidP="00B31BD4">
      <w:pPr>
        <w:pStyle w:val="NormalWeb"/>
        <w:shd w:val="clear" w:color="auto" w:fill="FFFFFF"/>
        <w:spacing w:before="0" w:beforeAutospacing="0" w:after="255" w:afterAutospacing="0"/>
        <w:jc w:val="both"/>
        <w:rPr>
          <w:color w:val="232121"/>
        </w:rPr>
      </w:pPr>
      <w:r>
        <w:rPr>
          <w:color w:val="232121"/>
        </w:rPr>
        <w:t>Lá bài cảnh báo sự mơ hồ và thiếu quyết đoán của bạn trong chuyện tiền bạc. Bạn nên xác định rõ mình là người quản lý nguồn thu chi của chính bản thân chứ không phải ai khác, bạn không nên nghe theo những lời sai khiến từ ai đó. Mặt khác, lá bài dự báo sẽ có sự tranh cãi về tiền bạc đến với bạn, cần hết sức cảnh giác để tránh sứt mẻ một mối quan hệ nào đó vì tiền. Trường hợp bạn đang túng thiếu thì tiết kiệm nhiều hơn, cân đối thu chi là cách để thoát nghèo nhanh nhất. Tuy nhiên, tránh bị cuốn theo cám dỗ đồng tiền mà đánh mất bản thân. Nếu bạn là một người có nguồn tiền dồi dào thì hãy để dòng tiền đó được xoay chuyển bằng việc đầu tư vào các dự án kinh doanh để sinh lời</w:t>
      </w:r>
    </w:p>
    <w:p w:rsidR="00B31BD4" w:rsidRDefault="00B31BD4" w:rsidP="00B31BD4">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công việc</w:t>
      </w:r>
    </w:p>
    <w:p w:rsidR="00B31BD4" w:rsidRDefault="00B31BD4" w:rsidP="00B31BD4">
      <w:pPr>
        <w:pStyle w:val="NormalWeb"/>
        <w:shd w:val="clear" w:color="auto" w:fill="FFFFFF"/>
        <w:spacing w:before="0" w:beforeAutospacing="0" w:after="255" w:afterAutospacing="0"/>
        <w:jc w:val="both"/>
        <w:rPr>
          <w:color w:val="232121"/>
        </w:rPr>
      </w:pPr>
      <w:r>
        <w:rPr>
          <w:color w:val="232121"/>
        </w:rPr>
        <w:t>Lá bài The Hanged Man nói rằng giai đoạn hiện tại không phải thời cơ sinh lợi nhuận trong kinh doanh. Mọi hoạt động kinh doanh cần được kiểm soát nghiêm ngặt. Hình ảnh người đàn ông bị treo ngược trong lá bài The Hanged Man đại diện cho sự hoang mang của bạn, các hoạt động kinh doanh sẽ không có tiến triển nhiều dù bạn đã dốc sức. Lời khuyên là bạn nên thực hiện chậm rãi các bước từ nghiên cứu thị trường đến nghiên cứu khách hàng để đạt hiệu quả kinh doanh. Nếu bạn định nhảy việc thì hãy cân nhắc vì đây chưa chắc là quyết định sáng suốt.</w:t>
      </w:r>
    </w:p>
    <w:p w:rsidR="00B31BD4" w:rsidRDefault="00B31BD4" w:rsidP="00B31BD4">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sức khỏe</w:t>
      </w:r>
    </w:p>
    <w:p w:rsidR="00B31BD4" w:rsidRDefault="00B31BD4" w:rsidP="00B31BD4">
      <w:pPr>
        <w:pStyle w:val="NormalWeb"/>
        <w:shd w:val="clear" w:color="auto" w:fill="FFFFFF"/>
        <w:spacing w:before="0" w:beforeAutospacing="0" w:after="255" w:afterAutospacing="0"/>
        <w:jc w:val="both"/>
        <w:rPr>
          <w:color w:val="232121"/>
        </w:rPr>
      </w:pPr>
      <w:r>
        <w:rPr>
          <w:color w:val="232121"/>
        </w:rPr>
        <w:t>Bạn có thể gặp một vài biến cố về sức khỏe trong thời điểm này. Nên nhớ rằng không gì tồn tại mãi mãi, sức trẻ và sự dẻo dai của bạn đang bị ảnh hưởng bởi những áp lực xung quanh. Hãy tìm đến bác sĩ để nhận được lời khuyên có ích. Lá bài The Hanged Man khuyên rằng bạn nên ăn uống lành mạnh, tập luyện thường xuyên để cơ thể khỏe mạnh</w:t>
      </w:r>
    </w:p>
    <w:p w:rsidR="00B31BD4" w:rsidRDefault="00B31BD4" w:rsidP="00B31BD4">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Ý nghĩa lá bài The Hanged Man xuôi</w:t>
      </w:r>
    </w:p>
    <w:p w:rsidR="00B31BD4" w:rsidRDefault="00B31BD4" w:rsidP="00B31BD4">
      <w:pPr>
        <w:pStyle w:val="NormalWeb"/>
        <w:shd w:val="clear" w:color="auto" w:fill="FFFFFF"/>
        <w:spacing w:before="0" w:beforeAutospacing="0" w:after="0" w:afterAutospacing="0"/>
        <w:jc w:val="both"/>
        <w:rPr>
          <w:color w:val="232121"/>
        </w:rPr>
      </w:pPr>
      <w:r>
        <w:rPr>
          <w:color w:val="232121"/>
        </w:rPr>
        <w:t>Hình ảnh thường trực trên </w:t>
      </w:r>
      <w:r>
        <w:rPr>
          <w:rStyle w:val="Strong"/>
          <w:color w:val="232121"/>
        </w:rPr>
        <w:t>lá bài The Hanged Man xuôi</w:t>
      </w:r>
      <w:r>
        <w:rPr>
          <w:color w:val="232121"/>
        </w:rPr>
        <w:t> là người đàn ông đang bị treo ngược, tuy nhiên sắc mặt anh ta rất thoải mái không hề sợ hãi, chân trái bị buộc vào cành cây nhưng chân phải lại tự do thể hiện tư thế anh ta muốn. Khi bạn lật được lá bài The Hanged Man xuôi có nghĩa là những sai lầm trong quá khứ của bạn cần được sửa chữa bởi sự hy sinh của bạn. Sự đổ vỡ của mối quan hệ tình cảm có thể sẽ xảy ra, đừng lo lắng và hãy nghĩ rằng bạn có thể tìm được một mối quan hệ hoàn hảo hơn.</w:t>
      </w:r>
    </w:p>
    <w:p w:rsidR="00B31BD4" w:rsidRDefault="00B31BD4" w:rsidP="00B31BD4">
      <w:pPr>
        <w:pStyle w:val="NormalWeb"/>
        <w:shd w:val="clear" w:color="auto" w:fill="FFFFFF"/>
        <w:spacing w:before="0" w:beforeAutospacing="0" w:after="255" w:afterAutospacing="0"/>
        <w:jc w:val="both"/>
        <w:rPr>
          <w:color w:val="232121"/>
        </w:rPr>
      </w:pPr>
      <w:r>
        <w:rPr>
          <w:color w:val="232121"/>
        </w:rPr>
        <w:t>Đây là thời điểm của sự bình tĩnh và chờ đợi, mọi sự vội vã và bồng bột có thể phải trả giá. Lá bài khuyên rằng bạn nên chờ đợi cơ hội thích hợp để hoàn thành mục tiêu của mình, để đạt được những thành công như mong muốn bạn phải trải qua sự hy sinh và mất mát.</w:t>
      </w:r>
    </w:p>
    <w:p w:rsidR="00B31BD4" w:rsidRDefault="00B31BD4"/>
    <w:p w:rsidR="00B31BD4" w:rsidRDefault="00B31BD4"/>
    <w:p w:rsidR="000D539E" w:rsidRDefault="000D539E" w:rsidP="003B48F8">
      <w:pPr>
        <w:pStyle w:val="Heading1"/>
        <w:shd w:val="clear" w:color="auto" w:fill="FFFFFF"/>
        <w:spacing w:before="0"/>
        <w:jc w:val="center"/>
        <w:rPr>
          <w:rFonts w:asciiTheme="minorHAnsi" w:eastAsiaTheme="minorHAnsi" w:hAnsiTheme="minorHAnsi" w:cstheme="minorBidi"/>
          <w:b w:val="0"/>
          <w:bCs w:val="0"/>
          <w:color w:val="auto"/>
          <w:sz w:val="22"/>
          <w:szCs w:val="22"/>
        </w:rPr>
      </w:pPr>
    </w:p>
    <w:p w:rsidR="003B48F8" w:rsidRDefault="003B48F8" w:rsidP="003B48F8">
      <w:pPr>
        <w:pStyle w:val="Heading1"/>
        <w:shd w:val="clear" w:color="auto" w:fill="FFFFFF"/>
        <w:spacing w:before="0"/>
        <w:jc w:val="center"/>
        <w:rPr>
          <w:rFonts w:ascii="Arial" w:hAnsi="Arial" w:cs="Arial"/>
          <w:caps/>
          <w:color w:val="D81515"/>
          <w:spacing w:val="15"/>
          <w:sz w:val="30"/>
          <w:szCs w:val="30"/>
        </w:rPr>
      </w:pPr>
      <w:r>
        <w:rPr>
          <w:rFonts w:ascii="Arial" w:hAnsi="Arial" w:cs="Arial"/>
          <w:caps/>
          <w:color w:val="D81515"/>
          <w:spacing w:val="15"/>
          <w:sz w:val="30"/>
          <w:szCs w:val="30"/>
        </w:rPr>
        <w:t>Ý NGHĨA LÁ BÀI DEATH – BIẾN ĐỔI TRONG CUỘC SỐNG</w:t>
      </w:r>
    </w:p>
    <w:p w:rsidR="003B48F8" w:rsidRDefault="003B48F8" w:rsidP="003B48F8">
      <w:pPr>
        <w:pStyle w:val="NormalWeb"/>
        <w:shd w:val="clear" w:color="auto" w:fill="FFFFFF"/>
        <w:spacing w:before="0" w:beforeAutospacing="0" w:after="0" w:afterAutospacing="0"/>
        <w:jc w:val="both"/>
        <w:rPr>
          <w:ins w:id="29" w:author="Unknown"/>
          <w:color w:val="232121"/>
        </w:rPr>
      </w:pPr>
      <w:ins w:id="30" w:author="Unknown">
        <w:r>
          <w:rPr>
            <w:color w:val="232121"/>
          </w:rPr>
          <w:t>[</w:t>
        </w:r>
        <w:r>
          <w:rPr>
            <w:rStyle w:val="Strong"/>
            <w:color w:val="232121"/>
          </w:rPr>
          <w:fldChar w:fldCharType="begin"/>
        </w:r>
        <w:r>
          <w:rPr>
            <w:rStyle w:val="Strong"/>
            <w:color w:val="232121"/>
          </w:rPr>
          <w:instrText xml:space="preserve"> HYPERLINK "https://meozodiac.com/xem-boi-bai-tarot-online" </w:instrText>
        </w:r>
        <w:r>
          <w:rPr>
            <w:rStyle w:val="Strong"/>
            <w:color w:val="232121"/>
          </w:rPr>
          <w:fldChar w:fldCharType="separate"/>
        </w:r>
        <w:r>
          <w:rPr>
            <w:rStyle w:val="Hyperlink"/>
            <w:b/>
            <w:bCs/>
            <w:color w:val="DD3333"/>
          </w:rPr>
          <w:t>Bói bài tarot online chính xác</w:t>
        </w:r>
        <w:r>
          <w:rPr>
            <w:rStyle w:val="Strong"/>
            <w:color w:val="232121"/>
          </w:rPr>
          <w:fldChar w:fldCharType="end"/>
        </w:r>
        <w:r>
          <w:rPr>
            <w:color w:val="232121"/>
          </w:rPr>
          <w:t>] Lá bài Death thông báo một sự biến đổi trong cuộc sống. Lá bài này đánh dấu một sự kết thúc trong cuộc sống, tình yêu và sự nghiệp của bạn. </w:t>
        </w:r>
        <w:r>
          <w:rPr>
            <w:rStyle w:val="Strong"/>
            <w:color w:val="232121"/>
          </w:rPr>
          <w:fldChar w:fldCharType="begin"/>
        </w:r>
        <w:r>
          <w:rPr>
            <w:rStyle w:val="Strong"/>
            <w:color w:val="232121"/>
          </w:rPr>
          <w:instrText xml:space="preserve"> HYPERLINK "https://meozodiac.com/tarot/y-nghia-la-bai-death.html" </w:instrText>
        </w:r>
        <w:r>
          <w:rPr>
            <w:rStyle w:val="Strong"/>
            <w:color w:val="232121"/>
          </w:rPr>
          <w:fldChar w:fldCharType="separate"/>
        </w:r>
        <w:r>
          <w:rPr>
            <w:rStyle w:val="Hyperlink"/>
            <w:b/>
            <w:bCs/>
            <w:color w:val="DD3333"/>
          </w:rPr>
          <w:t>Ý nghĩa lá bài Death</w:t>
        </w:r>
        <w:r>
          <w:rPr>
            <w:rStyle w:val="Strong"/>
            <w:color w:val="232121"/>
          </w:rPr>
          <w:fldChar w:fldCharType="end"/>
        </w:r>
        <w:r>
          <w:rPr>
            <w:color w:val="232121"/>
          </w:rPr>
          <w:t> thường khiến nhiều người khá lo lắng khi nó có nghĩa là cái chết. Tuy nhiên, ý nghĩa ẩn dấu sâu bên trong lại là những ý nghĩa tích cực.</w:t>
        </w:r>
      </w:ins>
    </w:p>
    <w:p w:rsidR="00B31BD4" w:rsidRDefault="00B31BD4"/>
    <w:p w:rsidR="00B31BD4" w:rsidRDefault="00B31BD4" w:rsidP="00B31BD4">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Tổng quan lá bài Death</w:t>
      </w:r>
    </w:p>
    <w:p w:rsidR="00B31BD4" w:rsidRDefault="00B31BD4" w:rsidP="00B31BD4">
      <w:pPr>
        <w:pStyle w:val="NormalWeb"/>
        <w:shd w:val="clear" w:color="auto" w:fill="FFFFFF"/>
        <w:spacing w:before="0" w:beforeAutospacing="0" w:after="255" w:afterAutospacing="0"/>
        <w:jc w:val="both"/>
        <w:rPr>
          <w:color w:val="232121"/>
        </w:rPr>
      </w:pPr>
      <w:r>
        <w:rPr>
          <w:noProof/>
          <w:color w:val="232121"/>
        </w:rPr>
        <w:drawing>
          <wp:inline distT="0" distB="0" distL="0" distR="0">
            <wp:extent cx="1666875" cy="2857500"/>
            <wp:effectExtent l="0" t="0" r="9525" b="0"/>
            <wp:docPr id="14" name="Picture 14" descr="https://meozodiac.com/wp-content/uploads/2019/03/13-death-175x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meozodiac.com/wp-content/uploads/2019/03/13-death-175x300.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666875" cy="2857500"/>
                    </a:xfrm>
                    <a:prstGeom prst="rect">
                      <a:avLst/>
                    </a:prstGeom>
                    <a:noFill/>
                    <a:ln>
                      <a:noFill/>
                    </a:ln>
                  </pic:spPr>
                </pic:pic>
              </a:graphicData>
            </a:graphic>
          </wp:inline>
        </w:drawing>
      </w:r>
      <w:r>
        <w:rPr>
          <w:color w:val="232121"/>
        </w:rPr>
        <w:t>Chúng ta không thể phủ nhận lá bài Death đại diện cho sự kết thúc. Lá bài mang đến một kết thúc có nhiều phần đau đớn nhưng cần thiết. Bạn phải trải qua những thay đổi lớn trong cuộc đời nhưng chúng sẽ khiến bạn mạnh mẽ hơn. Mặt khác, dù không muốn nhưng Death còn dự báo cái chết và sự mất mát. Bạn có thể trải qua một sự mất mát nặng nề nhưng khi nhìn lại thì đây là điều phải xảy ra và bạn phải chấp nhận nó.</w:t>
      </w:r>
    </w:p>
    <w:p w:rsidR="00B31BD4" w:rsidRDefault="00B31BD4" w:rsidP="00B31BD4">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tình yêu</w:t>
      </w:r>
    </w:p>
    <w:p w:rsidR="00B31BD4" w:rsidRDefault="00B31BD4" w:rsidP="00B31BD4">
      <w:pPr>
        <w:pStyle w:val="NormalWeb"/>
        <w:shd w:val="clear" w:color="auto" w:fill="FFFFFF"/>
        <w:spacing w:before="0" w:beforeAutospacing="0" w:after="255" w:afterAutospacing="0"/>
        <w:jc w:val="both"/>
        <w:rPr>
          <w:color w:val="232121"/>
        </w:rPr>
      </w:pPr>
      <w:r>
        <w:rPr>
          <w:color w:val="232121"/>
        </w:rPr>
        <w:t>Rõ ràng lá bài Death không phải một lá bài dự đoán tình yêu sẽ đâm chồi nảy lộc hay thăng hoa trong giai đoạn này. Hai bạn có thể xảy ra những sự cố trong mối quan hệ. Thậm chí, bờ vực chia tay đang đến rất gần. Tệ hơn là sự ra đi của đối phương chính thức chấm dứt mối quan hệ, dù đau đớn nhưng bạn phải chấp nhận kết thúc này để hướng đến cuộc sống tương lai. Nhẹ hơn thì những căng thẳng khiến cả hai dần xa cách, sự lắng nghe và nhẫn nhịn lúc này là cần thiết.</w:t>
      </w:r>
    </w:p>
    <w:p w:rsidR="000D539E" w:rsidRDefault="000D539E" w:rsidP="00B31BD4">
      <w:pPr>
        <w:pStyle w:val="NormalWeb"/>
        <w:shd w:val="clear" w:color="auto" w:fill="FFFFFF"/>
        <w:spacing w:before="0" w:beforeAutospacing="0" w:after="255" w:afterAutospacing="0"/>
        <w:jc w:val="both"/>
        <w:rPr>
          <w:color w:val="232121"/>
        </w:rPr>
      </w:pPr>
    </w:p>
    <w:p w:rsidR="000D539E" w:rsidRDefault="000D539E" w:rsidP="00B31BD4">
      <w:pPr>
        <w:pStyle w:val="NormalWeb"/>
        <w:shd w:val="clear" w:color="auto" w:fill="FFFFFF"/>
        <w:spacing w:before="0" w:beforeAutospacing="0" w:after="255" w:afterAutospacing="0"/>
        <w:jc w:val="both"/>
        <w:rPr>
          <w:color w:val="232121"/>
        </w:rPr>
      </w:pPr>
    </w:p>
    <w:p w:rsidR="000D539E" w:rsidRDefault="000D539E" w:rsidP="00B31BD4">
      <w:pPr>
        <w:pStyle w:val="NormalWeb"/>
        <w:shd w:val="clear" w:color="auto" w:fill="FFFFFF"/>
        <w:spacing w:before="0" w:beforeAutospacing="0" w:after="255" w:afterAutospacing="0"/>
        <w:jc w:val="both"/>
        <w:rPr>
          <w:color w:val="232121"/>
        </w:rPr>
      </w:pPr>
    </w:p>
    <w:p w:rsidR="00B31BD4" w:rsidRDefault="00B31BD4" w:rsidP="00B31BD4">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lastRenderedPageBreak/>
        <w:t>Về công việc</w:t>
      </w:r>
    </w:p>
    <w:p w:rsidR="00B31BD4" w:rsidRDefault="00B31BD4" w:rsidP="00B31BD4">
      <w:pPr>
        <w:pStyle w:val="NormalWeb"/>
        <w:shd w:val="clear" w:color="auto" w:fill="FFFFFF"/>
        <w:spacing w:before="0" w:beforeAutospacing="0" w:after="0" w:afterAutospacing="0"/>
        <w:jc w:val="both"/>
        <w:rPr>
          <w:color w:val="232121"/>
        </w:rPr>
      </w:pPr>
      <w:r>
        <w:rPr>
          <w:rStyle w:val="Strong"/>
          <w:color w:val="232121"/>
        </w:rPr>
        <w:t>Lá bài Death</w:t>
      </w:r>
      <w:r>
        <w:rPr>
          <w:color w:val="232121"/>
        </w:rPr>
        <w:t> thông báo rằng bạn vẫn đang loay hoay tìm ra công việc phù hợp với năng lực bản thân, bạn có thể sẽ nhận một việc không đúng mong muốn nhưng vì áp lực tài chính bạn buộc phải chấp nhận. Nếu bạn đã làm việc lâu năm tại một công ty nhưng không có tín hiệu thăng tín thì nên cân nhắc để thay đổi môi trường. Lời khuyên từ lá Death là mọi hoạt động của bạn nên có kế hoạch rõ ràng để thích nghi kịp thời với sự thay đổi.</w:t>
      </w:r>
    </w:p>
    <w:p w:rsidR="00B31BD4" w:rsidRDefault="00B31BD4" w:rsidP="00B31BD4">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tiền bạc</w:t>
      </w:r>
    </w:p>
    <w:p w:rsidR="00B31BD4" w:rsidRDefault="00B31BD4" w:rsidP="00B31BD4">
      <w:pPr>
        <w:pStyle w:val="NormalWeb"/>
        <w:shd w:val="clear" w:color="auto" w:fill="FFFFFF"/>
        <w:spacing w:before="0" w:beforeAutospacing="0" w:after="255" w:afterAutospacing="0"/>
        <w:jc w:val="both"/>
        <w:rPr>
          <w:color w:val="232121"/>
        </w:rPr>
      </w:pPr>
      <w:r>
        <w:rPr>
          <w:color w:val="232121"/>
        </w:rPr>
        <w:t>Tình hình tài chính sau một thời gian dài bị thâm hụt đang có những bước khởi sắc mới. Nếu bạn đang có điều kiện khá tốt, lá bài dự đoán sẽ có những thay đổi về mặt tài chính diễn ra trong thời gian tới. Lúc này, mọi sự cố vấn từ người có chuyên môn sẽ giúp ích rất nhiều cho việc cân đối thu chi. Tín hiệu rõ ràng nhất mà lá bài Death mang đến là giai đoạn này sẽ có một số thay đổi lớn về mặt tiền bạc, có thể bạn sẽ nhận được một nguồn tiền sau nhiều ngày cạn kiệt cũng có thể bạn phải bỏ ra một khoản chi phí lớn. Nhìn chung, lá bài mang đến một sự thay đổi lớn và bạn phải học cách thích nghi</w:t>
      </w:r>
    </w:p>
    <w:p w:rsidR="00B31BD4" w:rsidRDefault="00B31BD4" w:rsidP="00B31BD4">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sức khỏe</w:t>
      </w:r>
    </w:p>
    <w:p w:rsidR="00B31BD4" w:rsidRDefault="00B31BD4" w:rsidP="00B31BD4">
      <w:pPr>
        <w:pStyle w:val="NormalWeb"/>
        <w:shd w:val="clear" w:color="auto" w:fill="FFFFFF"/>
        <w:spacing w:before="0" w:beforeAutospacing="0" w:after="255" w:afterAutospacing="0"/>
        <w:jc w:val="both"/>
        <w:rPr>
          <w:color w:val="232121"/>
        </w:rPr>
      </w:pPr>
      <w:r>
        <w:rPr>
          <w:color w:val="232121"/>
        </w:rPr>
        <w:t>Tình trạng sức khỏe của bạn đang diễn biến theo chiều hướng xấu, nếu bạn đang điều trị có thể bệnh sẽ nặng thêm. Nếu bạn đang bình thường thì dấu hiệu bị bệnh sẽ ngày một rõ ràng đến khi bạn phát giác, bạn thường xuyên căng thẳng. Nên đi kiểm tra sức khỏe định kỳ để phát hiện ra những vấn đề một cách sớm nhất, đừng bỏ qua những dấu hiệu bất thường. Lời khuyên lá bài Death mang đến là tinh thần phấn chấn cùng sự tin tưởng vào tôn giáo sẽ giúp bạn vượt qua giai đoạn này. Lúc này những người thân bên cạnh sẽ là nguồn động viên, an ủi cực kỳ có ích với bạn. Không nên quá lo lắng vì đây là giai đoạn buộc phải trải qua.</w:t>
      </w:r>
    </w:p>
    <w:p w:rsidR="00B31BD4" w:rsidRDefault="00B31BD4" w:rsidP="00B31BD4">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Ý nghĩa lá bài Death xuôi</w:t>
      </w:r>
    </w:p>
    <w:p w:rsidR="00B31BD4" w:rsidRDefault="00B31BD4" w:rsidP="00B31BD4">
      <w:pPr>
        <w:pStyle w:val="NormalWeb"/>
        <w:shd w:val="clear" w:color="auto" w:fill="FFFFFF"/>
        <w:spacing w:before="0" w:beforeAutospacing="0" w:after="0" w:afterAutospacing="0"/>
        <w:jc w:val="both"/>
        <w:rPr>
          <w:color w:val="232121"/>
        </w:rPr>
      </w:pPr>
      <w:r>
        <w:rPr>
          <w:rStyle w:val="Strong"/>
          <w:color w:val="232121"/>
        </w:rPr>
        <w:t>Lá bài Death xuôi</w:t>
      </w:r>
      <w:r>
        <w:rPr>
          <w:color w:val="232121"/>
        </w:rPr>
        <w:t> thường khiến nhiều người lo sợ, bởi Death báo hiệu sự chết chóc và theo phương Tây thì số 13 chưa bao giờ là một con số đẹp. Nghĩa đen của lá bài ám chỉ sự chết, sự chia lìa. Tuy nhiên, nếu một người am hiểu về Tarot đọc lá bài này họ có thể phát hiện ý nghĩa tích cực được gửi gắm trong lá bài.</w:t>
      </w:r>
    </w:p>
    <w:p w:rsidR="00B31BD4" w:rsidRDefault="00B31BD4" w:rsidP="00B31BD4">
      <w:pPr>
        <w:pStyle w:val="NormalWeb"/>
        <w:shd w:val="clear" w:color="auto" w:fill="FFFFFF"/>
        <w:spacing w:before="0" w:beforeAutospacing="0" w:after="255" w:afterAutospacing="0"/>
        <w:jc w:val="both"/>
        <w:rPr>
          <w:color w:val="232121"/>
        </w:rPr>
      </w:pPr>
      <w:r>
        <w:rPr>
          <w:color w:val="232121"/>
        </w:rPr>
        <w:t>Lá bài Death thông báo rằng một giai đoạn đầy mệt mỏi trong cuộc đời sắp chấm hết, một cuộc sống mới sẽ được bắt đầu. Chưa ai dám chắc chắn rằng sự thay đổi, sự chuyển tiếp đó là tốt nhưng nếu bạn bỏ lại quá khứ mệt nhọc sau lưng mọi điều may mắn sẽ tìm đến. Mặt khác, lá bài ám chỉ giai đoạn hiện tại cần “chết” đi, bạn sẽ sợ hãi về sự mất mát mình phải gánh chịu. Tuy nhiên, nếu chịu mở lòng chấp nhận thì một cánh cửa mới sẽ được mở ra. Bạn cần chấm dứt tất cả các thói quen thiếu lành mạnh để vươn tới một đích đến hoàn hảo hơn.</w:t>
      </w:r>
    </w:p>
    <w:p w:rsidR="00B31BD4" w:rsidRDefault="00B31BD4"/>
    <w:p w:rsidR="000D539E" w:rsidRDefault="000D539E" w:rsidP="009A609D">
      <w:pPr>
        <w:pStyle w:val="Heading1"/>
        <w:shd w:val="clear" w:color="auto" w:fill="FFFFFF"/>
        <w:spacing w:before="0"/>
        <w:jc w:val="center"/>
        <w:rPr>
          <w:rFonts w:asciiTheme="minorHAnsi" w:eastAsiaTheme="minorHAnsi" w:hAnsiTheme="minorHAnsi" w:cstheme="minorBidi"/>
          <w:b w:val="0"/>
          <w:bCs w:val="0"/>
          <w:color w:val="auto"/>
          <w:sz w:val="22"/>
          <w:szCs w:val="22"/>
        </w:rPr>
      </w:pPr>
    </w:p>
    <w:p w:rsidR="000D539E" w:rsidRDefault="000D539E" w:rsidP="009A609D">
      <w:pPr>
        <w:pStyle w:val="Heading1"/>
        <w:shd w:val="clear" w:color="auto" w:fill="FFFFFF"/>
        <w:spacing w:before="0"/>
        <w:jc w:val="center"/>
        <w:rPr>
          <w:rFonts w:asciiTheme="minorHAnsi" w:eastAsiaTheme="minorHAnsi" w:hAnsiTheme="minorHAnsi" w:cstheme="minorBidi"/>
          <w:b w:val="0"/>
          <w:bCs w:val="0"/>
          <w:color w:val="auto"/>
          <w:sz w:val="22"/>
          <w:szCs w:val="22"/>
        </w:rPr>
      </w:pPr>
    </w:p>
    <w:p w:rsidR="009A609D" w:rsidRDefault="009A609D" w:rsidP="009A609D">
      <w:pPr>
        <w:pStyle w:val="Heading1"/>
        <w:shd w:val="clear" w:color="auto" w:fill="FFFFFF"/>
        <w:spacing w:before="0"/>
        <w:jc w:val="center"/>
        <w:rPr>
          <w:rFonts w:ascii="Arial" w:hAnsi="Arial" w:cs="Arial"/>
          <w:caps/>
          <w:color w:val="D81515"/>
          <w:spacing w:val="15"/>
          <w:sz w:val="30"/>
          <w:szCs w:val="30"/>
        </w:rPr>
      </w:pPr>
      <w:r>
        <w:rPr>
          <w:rFonts w:ascii="Arial" w:hAnsi="Arial" w:cs="Arial"/>
          <w:caps/>
          <w:color w:val="D81515"/>
          <w:spacing w:val="15"/>
          <w:sz w:val="30"/>
          <w:szCs w:val="30"/>
        </w:rPr>
        <w:t>Ý NGHĨA LÁ BÀI TEMPERANCE – CÂN BẰNG CUỘC SỐNG</w:t>
      </w:r>
    </w:p>
    <w:p w:rsidR="009A609D" w:rsidRDefault="009A609D" w:rsidP="009A609D">
      <w:pPr>
        <w:pStyle w:val="NormalWeb"/>
        <w:shd w:val="clear" w:color="auto" w:fill="FFFFFF"/>
        <w:spacing w:before="0" w:beforeAutospacing="0" w:after="0" w:afterAutospacing="0"/>
        <w:jc w:val="both"/>
        <w:rPr>
          <w:ins w:id="31" w:author="Unknown"/>
          <w:color w:val="232121"/>
        </w:rPr>
      </w:pPr>
      <w:ins w:id="32" w:author="Unknown">
        <w:r>
          <w:rPr>
            <w:color w:val="232121"/>
          </w:rPr>
          <w:t>[</w:t>
        </w:r>
        <w:r>
          <w:rPr>
            <w:rStyle w:val="Strong"/>
            <w:color w:val="232121"/>
          </w:rPr>
          <w:fldChar w:fldCharType="begin"/>
        </w:r>
        <w:r>
          <w:rPr>
            <w:rStyle w:val="Strong"/>
            <w:color w:val="232121"/>
          </w:rPr>
          <w:instrText xml:space="preserve"> HYPERLINK "https://meozodiac.com/xem-boi-bai-tarot-online" </w:instrText>
        </w:r>
        <w:r>
          <w:rPr>
            <w:rStyle w:val="Strong"/>
            <w:color w:val="232121"/>
          </w:rPr>
          <w:fldChar w:fldCharType="separate"/>
        </w:r>
        <w:r>
          <w:rPr>
            <w:rStyle w:val="Hyperlink"/>
            <w:b/>
            <w:bCs/>
            <w:color w:val="DD3333"/>
          </w:rPr>
          <w:t>Xem bài tarot online</w:t>
        </w:r>
        <w:r>
          <w:rPr>
            <w:rStyle w:val="Strong"/>
            <w:color w:val="232121"/>
          </w:rPr>
          <w:fldChar w:fldCharType="end"/>
        </w:r>
        <w:r>
          <w:rPr>
            <w:color w:val="232121"/>
          </w:rPr>
          <w:t>] Lá bài Temperance mang ý nghĩa sự cân bằng trong cuộc sống. Bạn sẽ sớm lấy lại trạng thái cân bằng với các mối quan hệ và vấn đề trong cuộc sống. Bạn thỏa mãn với cuộc sống hiện tại, bạn hài lòng với những gì mình có. Đây là một tín hiệu tốt vì lòng tham con người vô đáy, hài lòng cũng là một trạng thái hạnh phúc.</w:t>
        </w:r>
      </w:ins>
    </w:p>
    <w:p w:rsidR="00B31BD4" w:rsidRDefault="00B31BD4"/>
    <w:p w:rsidR="00B31BD4" w:rsidRDefault="00B31BD4" w:rsidP="00B31BD4">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Tổng quan lá bài Temperance trong Tarot</w:t>
      </w:r>
    </w:p>
    <w:p w:rsidR="00B31BD4" w:rsidRDefault="00B31BD4" w:rsidP="00B31BD4">
      <w:pPr>
        <w:pStyle w:val="NormalWeb"/>
        <w:shd w:val="clear" w:color="auto" w:fill="FFFFFF"/>
        <w:spacing w:before="0" w:beforeAutospacing="0" w:after="0" w:afterAutospacing="0"/>
        <w:jc w:val="both"/>
        <w:rPr>
          <w:color w:val="232121"/>
        </w:rPr>
      </w:pPr>
      <w:r>
        <w:rPr>
          <w:noProof/>
          <w:color w:val="232121"/>
        </w:rPr>
        <w:drawing>
          <wp:inline distT="0" distB="0" distL="0" distR="0">
            <wp:extent cx="1666875" cy="2857500"/>
            <wp:effectExtent l="0" t="0" r="9525" b="0"/>
            <wp:docPr id="15" name="Picture 15" descr="https://meozodiac.com/wp-content/uploads/2019/03/14-temperance-175x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meozodiac.com/wp-content/uploads/2019/03/14-temperance-175x300.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66875" cy="2857500"/>
                    </a:xfrm>
                    <a:prstGeom prst="rect">
                      <a:avLst/>
                    </a:prstGeom>
                    <a:noFill/>
                    <a:ln>
                      <a:noFill/>
                    </a:ln>
                  </pic:spPr>
                </pic:pic>
              </a:graphicData>
            </a:graphic>
          </wp:inline>
        </w:drawing>
      </w:r>
      <w:hyperlink r:id="rId27" w:history="1">
        <w:r>
          <w:rPr>
            <w:rStyle w:val="Hyperlink"/>
            <w:b/>
            <w:bCs/>
            <w:color w:val="DD3333"/>
          </w:rPr>
          <w:t>Lá bài Temperance</w:t>
        </w:r>
      </w:hyperlink>
      <w:r>
        <w:rPr>
          <w:color w:val="232121"/>
        </w:rPr>
        <w:t> chỉ ra rằng khi bạn rơi vào một hoàn cảnh khó khăn, mọi thứ như quay lưng lại thì sự điềm tĩnh trong bạn sẽ có giúp bạn tỉnh táo và lựa chọn hướng đi phù hợp. Sự thỏa mãn và hài lòng sẽ giúp bạn đủ lý trí để kiểm soát được thời gian và tình hình tài chính của mình. Nếu bạn đang gặp vấn đề về sức khỏe thì lá bài này là dấu hiệu tốt về các vấn đề về y tế. Bệnh tình của bạn sẽ có chuyển biến tốt và nhanh chóng hồi phục. Temperance đại diện cho nhu cầu cân bằng các vấn đề xoay quanh cuộc sống thường nhật.</w:t>
      </w:r>
    </w:p>
    <w:p w:rsidR="000D539E" w:rsidRDefault="000D539E" w:rsidP="00B31BD4">
      <w:pPr>
        <w:pStyle w:val="NormalWeb"/>
        <w:shd w:val="clear" w:color="auto" w:fill="FFFFFF"/>
        <w:spacing w:before="0" w:beforeAutospacing="0" w:after="0" w:afterAutospacing="0"/>
        <w:jc w:val="both"/>
        <w:rPr>
          <w:color w:val="232121"/>
        </w:rPr>
      </w:pPr>
    </w:p>
    <w:p w:rsidR="00B31BD4" w:rsidRDefault="00B31BD4" w:rsidP="00B31BD4">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tình yêu</w:t>
      </w:r>
    </w:p>
    <w:p w:rsidR="00B31BD4" w:rsidRDefault="00B31BD4" w:rsidP="00B31BD4">
      <w:pPr>
        <w:pStyle w:val="NormalWeb"/>
        <w:shd w:val="clear" w:color="auto" w:fill="FFFFFF"/>
        <w:spacing w:before="0" w:beforeAutospacing="0" w:after="255" w:afterAutospacing="0"/>
        <w:jc w:val="both"/>
        <w:rPr>
          <w:color w:val="232121"/>
        </w:rPr>
      </w:pPr>
      <w:r>
        <w:rPr>
          <w:color w:val="232121"/>
        </w:rPr>
        <w:t>Lá bài Temperance không cho rằng đây là thời điểm thích hợp để bắt đầu một mối quan hệ nếu bạn còn độc thân. Bạn không nên chỉ vì cô đơn mà yêu tạm một ai đó khi chưa thật sự có tình cảm. Nếu bạn đang trong một mối quan hệ, lá bài thông báo rằng bạn đang mất cân bằng giữa tình yêu và đời sống xung quanh. Có thể bạn đang chìm đắm quá sâu vào mối quan hệ hệ tình cảm mà lý trí bị lấn át, bạn quan tâm thái quá tới người ấy. Bạn không nên bỏ bê chuyện học hành, công việc chỉ vì mối quan hệ tình cảm hiện tại. Lá bài Temperance khuyên rằng chỉ khi bạn biết yêu thương bản thân và cuộc sống của mình bạn mới có thể tìm được tình yêu đích thực.</w:t>
      </w:r>
    </w:p>
    <w:p w:rsidR="000D539E" w:rsidRDefault="000D539E" w:rsidP="00B31BD4">
      <w:pPr>
        <w:pStyle w:val="NormalWeb"/>
        <w:shd w:val="clear" w:color="auto" w:fill="FFFFFF"/>
        <w:spacing w:before="0" w:beforeAutospacing="0" w:after="255" w:afterAutospacing="0"/>
        <w:jc w:val="both"/>
        <w:rPr>
          <w:color w:val="232121"/>
        </w:rPr>
      </w:pPr>
    </w:p>
    <w:p w:rsidR="00B31BD4" w:rsidRDefault="00B31BD4" w:rsidP="00B31BD4">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lastRenderedPageBreak/>
        <w:t>Về công việc</w:t>
      </w:r>
    </w:p>
    <w:p w:rsidR="00B31BD4" w:rsidRDefault="00B31BD4" w:rsidP="00B31BD4">
      <w:pPr>
        <w:pStyle w:val="NormalWeb"/>
        <w:shd w:val="clear" w:color="auto" w:fill="FFFFFF"/>
        <w:spacing w:before="0" w:beforeAutospacing="0" w:after="0" w:afterAutospacing="0"/>
        <w:jc w:val="both"/>
        <w:rPr>
          <w:color w:val="232121"/>
        </w:rPr>
      </w:pPr>
      <w:r>
        <w:rPr>
          <w:color w:val="232121"/>
        </w:rPr>
        <w:t>Lá bài thông báo rằng bạn đang gặp khó khăn trong công việc, những thử thách lớn khiến bạn vắt kiệt sức. Điều cần làm bây giờ là bình tĩnh và kiểm soát bản thân để giải quyết các vấn đề. Bạn đặt ra khá nhiều mục tiêu mà không nhận thức được rằng nó vượt quá khả năng, nhìn nhận lại và đặt ra mục tiêu thiết thực hơn sẽ giúp bạc xác định hướng đi đúng đắn. Trường hợp bạn đang bắt đầu kinh doanh riêng, </w:t>
      </w:r>
      <w:r>
        <w:rPr>
          <w:rStyle w:val="Strong"/>
          <w:color w:val="232121"/>
        </w:rPr>
        <w:t>ý nghĩa lá bài Temperance</w:t>
      </w:r>
      <w:r>
        <w:rPr>
          <w:color w:val="232121"/>
        </w:rPr>
        <w:t> dự đoán những khó khăn sẽ làm bạn suy sụp, giữ một tinh thần tỉnh táo và quyết tâm là điều cần làm lúc này.</w:t>
      </w:r>
    </w:p>
    <w:p w:rsidR="000D539E" w:rsidRDefault="000D539E" w:rsidP="00B31BD4">
      <w:pPr>
        <w:pStyle w:val="NormalWeb"/>
        <w:shd w:val="clear" w:color="auto" w:fill="FFFFFF"/>
        <w:spacing w:before="0" w:beforeAutospacing="0" w:after="0" w:afterAutospacing="0"/>
        <w:jc w:val="both"/>
        <w:rPr>
          <w:color w:val="232121"/>
        </w:rPr>
      </w:pPr>
    </w:p>
    <w:p w:rsidR="00B31BD4" w:rsidRDefault="00B31BD4" w:rsidP="00B31BD4">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tiền bạc</w:t>
      </w:r>
    </w:p>
    <w:p w:rsidR="00B31BD4" w:rsidRDefault="00B31BD4" w:rsidP="00B31BD4">
      <w:pPr>
        <w:pStyle w:val="NormalWeb"/>
        <w:shd w:val="clear" w:color="auto" w:fill="FFFFFF"/>
        <w:spacing w:before="0" w:beforeAutospacing="0" w:after="255" w:afterAutospacing="0"/>
        <w:jc w:val="both"/>
        <w:rPr>
          <w:color w:val="232121"/>
        </w:rPr>
      </w:pPr>
      <w:r>
        <w:rPr>
          <w:color w:val="232121"/>
        </w:rPr>
        <w:t>Lá bài Temperance ám chỉ bạn đang mất cân bằng trong chi tiêu. Có những khoản chi tiêu không cần thiết bạn cần tiết chế, mọi quyết định đầu tư và mua bán đều cần suy nghĩ cẩn thận. Nếu bạn đang có ý định muốn đề xuất tăng lương thì đây là thời điểm phù hợp. Lá bài Temperance  thông báo rằng bạn nên xem xét lại năng lực bản thân để đề xuất mức lương cao hơn, thực tế bạn có tinh thần làm việc hăng say và sự hy sinh hết mình vì công việc.</w:t>
      </w:r>
    </w:p>
    <w:p w:rsidR="00B31BD4" w:rsidRDefault="00B31BD4" w:rsidP="00B31BD4">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sức khỏe</w:t>
      </w:r>
    </w:p>
    <w:p w:rsidR="00B31BD4" w:rsidRDefault="00B31BD4" w:rsidP="00B31BD4">
      <w:pPr>
        <w:pStyle w:val="NormalWeb"/>
        <w:shd w:val="clear" w:color="auto" w:fill="FFFFFF"/>
        <w:spacing w:before="0" w:beforeAutospacing="0" w:after="255" w:afterAutospacing="0"/>
        <w:jc w:val="both"/>
        <w:rPr>
          <w:color w:val="232121"/>
        </w:rPr>
      </w:pPr>
      <w:r>
        <w:rPr>
          <w:color w:val="232121"/>
        </w:rPr>
        <w:t>Công việc rất quan trọng nhưng sức khỏe của bản thân mới là thứ vô giá. Bạn đang cần cân bằng giữa công việc và sức khỏe. Nếu bạn đang bị bệnh và nhận điều trị thì lá bài Temperance cho rằng các hoạt động thể dục và tập luyện ngắn sẽ phát huy tác dụng tốt. Mọi sự nghỉ ngơi tại thời điểm hiện tại đều là sự cần thiết, bạn không nên quá tham vọng mà quá sức.</w:t>
      </w:r>
    </w:p>
    <w:p w:rsidR="00B31BD4" w:rsidRDefault="00B31BD4" w:rsidP="00B31BD4">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Ý nghĩa lá Temperance bài xuôi</w:t>
      </w:r>
    </w:p>
    <w:p w:rsidR="00B31BD4" w:rsidRDefault="00B31BD4" w:rsidP="00B31BD4">
      <w:pPr>
        <w:pStyle w:val="NormalWeb"/>
        <w:shd w:val="clear" w:color="auto" w:fill="FFFFFF"/>
        <w:spacing w:before="0" w:beforeAutospacing="0" w:after="0" w:afterAutospacing="0"/>
        <w:jc w:val="both"/>
        <w:rPr>
          <w:color w:val="232121"/>
        </w:rPr>
      </w:pPr>
      <w:r>
        <w:rPr>
          <w:color w:val="232121"/>
        </w:rPr>
        <w:t>Những hình ảnh xuất hiện trên </w:t>
      </w:r>
      <w:r>
        <w:rPr>
          <w:rStyle w:val="Strong"/>
          <w:color w:val="232121"/>
        </w:rPr>
        <w:t>lá bài Temperance xuôi</w:t>
      </w:r>
      <w:r>
        <w:rPr>
          <w:color w:val="232121"/>
        </w:rPr>
        <w:t> là thiên thần với giới tính mơ hồ đại diện cho sự bình đẳng, một chân dưới hồ, một chân trên cạn, áo choàng xuất hiện những hình khối vuông và tam giác. Tất cả những điều này đều toát lên sự cân bằng.</w:t>
      </w:r>
    </w:p>
    <w:p w:rsidR="00B31BD4" w:rsidRDefault="00B31BD4" w:rsidP="00B31BD4">
      <w:pPr>
        <w:pStyle w:val="NormalWeb"/>
        <w:shd w:val="clear" w:color="auto" w:fill="FFFFFF"/>
        <w:spacing w:before="0" w:beforeAutospacing="0" w:after="255" w:afterAutospacing="0"/>
        <w:jc w:val="both"/>
        <w:rPr>
          <w:color w:val="232121"/>
        </w:rPr>
      </w:pPr>
      <w:r>
        <w:rPr>
          <w:color w:val="232121"/>
        </w:rPr>
        <w:t>Lá bài Temperance xuôi cho thấy sự cân bằng trong con người bạn, bạn là người kiên nhẫn và biết hài lòng với thực tại. Lá bài cho biết bạn đang có một mục tiêu cụ thể với cuộc sống  của mình, bạn hiểu rõ mình muốn thú gì. Đây là một dấu hiệu tốt, khi xác định được mục tiêu bạn sẽ tìm được cách thức thực hiện.</w:t>
      </w:r>
    </w:p>
    <w:p w:rsidR="00B31BD4" w:rsidRDefault="00B31BD4" w:rsidP="00B31BD4">
      <w:pPr>
        <w:pStyle w:val="NormalWeb"/>
        <w:shd w:val="clear" w:color="auto" w:fill="FFFFFF"/>
        <w:spacing w:before="0" w:beforeAutospacing="0" w:after="255" w:afterAutospacing="0"/>
        <w:jc w:val="both"/>
        <w:rPr>
          <w:ins w:id="33" w:author="Unknown"/>
          <w:color w:val="232121"/>
        </w:rPr>
      </w:pPr>
      <w:ins w:id="34" w:author="Unknown">
        <w:r>
          <w:rPr>
            <w:color w:val="232121"/>
          </w:rPr>
          <w:t>Mặt khác, lá Temperance cho thấy bạn dễ dàng thích nghi với môi trường làm việc mới, sự thân thiện ở bạn khiến bạn nhận được nhiều tình cảm từ phía đồng nghiệp và cấp trên. Lá bài cũng dự báo một cuộc sống gia đình bình yên, hạnh phúc dài lâu đang được gây dựng. Lời khuyên ngắn dành cho bạn là nên tận hưởng cuộc sống, duy trì trạng thái hiện tại tránh những thay đổi đột ngột.</w:t>
        </w:r>
      </w:ins>
    </w:p>
    <w:p w:rsidR="00B31BD4" w:rsidRDefault="00B31BD4"/>
    <w:p w:rsidR="000D539E" w:rsidRDefault="000D539E" w:rsidP="006C4E43">
      <w:pPr>
        <w:pStyle w:val="Heading1"/>
        <w:shd w:val="clear" w:color="auto" w:fill="FFFFFF"/>
        <w:spacing w:before="0"/>
        <w:jc w:val="center"/>
        <w:rPr>
          <w:rFonts w:asciiTheme="minorHAnsi" w:eastAsiaTheme="minorHAnsi" w:hAnsiTheme="minorHAnsi" w:cstheme="minorBidi"/>
          <w:b w:val="0"/>
          <w:bCs w:val="0"/>
          <w:color w:val="auto"/>
          <w:sz w:val="22"/>
          <w:szCs w:val="22"/>
        </w:rPr>
      </w:pPr>
    </w:p>
    <w:p w:rsidR="006C4E43" w:rsidRDefault="006C4E43" w:rsidP="006C4E43">
      <w:pPr>
        <w:pStyle w:val="Heading1"/>
        <w:shd w:val="clear" w:color="auto" w:fill="FFFFFF"/>
        <w:spacing w:before="0"/>
        <w:jc w:val="center"/>
        <w:rPr>
          <w:rFonts w:ascii="Arial" w:hAnsi="Arial" w:cs="Arial"/>
          <w:caps/>
          <w:color w:val="D81515"/>
          <w:spacing w:val="15"/>
          <w:sz w:val="30"/>
          <w:szCs w:val="30"/>
        </w:rPr>
      </w:pPr>
      <w:r>
        <w:rPr>
          <w:rFonts w:ascii="Arial" w:hAnsi="Arial" w:cs="Arial"/>
          <w:caps/>
          <w:color w:val="D81515"/>
          <w:spacing w:val="15"/>
          <w:sz w:val="30"/>
          <w:szCs w:val="30"/>
        </w:rPr>
        <w:t>Ý NGHĨA LÁ BÀI THE DEVIL – THẤT VỌNG, CHÁN NẢN</w:t>
      </w:r>
    </w:p>
    <w:p w:rsidR="006C4E43" w:rsidRDefault="006C4E43" w:rsidP="006C4E43">
      <w:pPr>
        <w:pStyle w:val="NormalWeb"/>
        <w:shd w:val="clear" w:color="auto" w:fill="FFFFFF"/>
        <w:spacing w:before="0" w:beforeAutospacing="0" w:after="0" w:afterAutospacing="0"/>
        <w:jc w:val="both"/>
        <w:rPr>
          <w:ins w:id="35" w:author="Unknown"/>
          <w:color w:val="232121"/>
        </w:rPr>
      </w:pPr>
      <w:ins w:id="36" w:author="Unknown">
        <w:r>
          <w:rPr>
            <w:rStyle w:val="Strong"/>
            <w:color w:val="232121"/>
          </w:rPr>
          <w:fldChar w:fldCharType="begin"/>
        </w:r>
        <w:r>
          <w:rPr>
            <w:rStyle w:val="Strong"/>
            <w:color w:val="232121"/>
          </w:rPr>
          <w:instrText xml:space="preserve"> HYPERLINK "https://meozodiac.com/tarot/y-nghia-la-bai-the-devil.html" </w:instrText>
        </w:r>
        <w:r>
          <w:rPr>
            <w:rStyle w:val="Strong"/>
            <w:color w:val="232121"/>
          </w:rPr>
          <w:fldChar w:fldCharType="separate"/>
        </w:r>
        <w:r>
          <w:rPr>
            <w:rStyle w:val="Hyperlink"/>
            <w:b/>
            <w:bCs/>
            <w:color w:val="DD3333"/>
          </w:rPr>
          <w:t>The Devil</w:t>
        </w:r>
        <w:r>
          <w:rPr>
            <w:rStyle w:val="Strong"/>
            <w:color w:val="232121"/>
          </w:rPr>
          <w:fldChar w:fldCharType="end"/>
        </w:r>
        <w:r>
          <w:rPr>
            <w:color w:val="232121"/>
          </w:rPr>
          <w:t> là lá bài thể hiện cho những ước muốn của con người. Khi lá bài được lật lên có nghĩa là tình yêu, công việc của bạn sẽ xoay chuyển theo một tình huống nhất định, có thể tốt lên hoặc xấu đi. Nhưng tin buồn là trường hợp xấu đi thường xảy ra nhiều hơn cả.</w:t>
        </w:r>
      </w:ins>
    </w:p>
    <w:p w:rsidR="006C4E43" w:rsidRDefault="006C4E43" w:rsidP="006C4E43">
      <w:pPr>
        <w:pStyle w:val="Heading2"/>
        <w:shd w:val="clear" w:color="auto" w:fill="FFFFFF"/>
        <w:spacing w:before="0" w:beforeAutospacing="0" w:after="255" w:afterAutospacing="0" w:line="312" w:lineRule="atLeast"/>
        <w:rPr>
          <w:rFonts w:ascii="Arial" w:hAnsi="Arial" w:cs="Arial"/>
          <w:color w:val="1063FB"/>
          <w:sz w:val="30"/>
          <w:szCs w:val="30"/>
        </w:rPr>
      </w:pPr>
    </w:p>
    <w:p w:rsidR="006C4E43" w:rsidRDefault="006C4E43" w:rsidP="006C4E43">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Tổng quan lá bài The Devil trong Tarot</w:t>
      </w:r>
    </w:p>
    <w:p w:rsidR="006C4E43" w:rsidRDefault="006C4E43" w:rsidP="006C4E43">
      <w:pPr>
        <w:pStyle w:val="NormalWeb"/>
        <w:shd w:val="clear" w:color="auto" w:fill="FFFFFF"/>
        <w:spacing w:before="0" w:beforeAutospacing="0" w:after="255" w:afterAutospacing="0"/>
        <w:jc w:val="both"/>
        <w:rPr>
          <w:color w:val="232121"/>
        </w:rPr>
      </w:pPr>
      <w:r>
        <w:rPr>
          <w:noProof/>
          <w:color w:val="232121"/>
        </w:rPr>
        <w:drawing>
          <wp:inline distT="0" distB="0" distL="0" distR="0">
            <wp:extent cx="1666875" cy="2857500"/>
            <wp:effectExtent l="0" t="0" r="9525" b="0"/>
            <wp:docPr id="17" name="Picture 17" descr="https://meozodiac.com/wp-content/uploads/2019/03/15-devil-175x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s://meozodiac.com/wp-content/uploads/2019/03/15-devil-175x300.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666875" cy="2857500"/>
                    </a:xfrm>
                    <a:prstGeom prst="rect">
                      <a:avLst/>
                    </a:prstGeom>
                    <a:noFill/>
                    <a:ln>
                      <a:noFill/>
                    </a:ln>
                  </pic:spPr>
                </pic:pic>
              </a:graphicData>
            </a:graphic>
          </wp:inline>
        </w:drawing>
      </w:r>
    </w:p>
    <w:p w:rsidR="006C4E43" w:rsidRDefault="006C4E43" w:rsidP="006C4E43">
      <w:pPr>
        <w:pStyle w:val="NormalWeb"/>
        <w:shd w:val="clear" w:color="auto" w:fill="FFFFFF"/>
        <w:spacing w:before="0" w:beforeAutospacing="0" w:after="0" w:afterAutospacing="0"/>
        <w:jc w:val="both"/>
        <w:rPr>
          <w:color w:val="232121"/>
        </w:rPr>
      </w:pPr>
      <w:r>
        <w:rPr>
          <w:color w:val="232121"/>
        </w:rPr>
        <w:t>[</w:t>
      </w:r>
      <w:hyperlink r:id="rId29" w:history="1">
        <w:r>
          <w:rPr>
            <w:rStyle w:val="Hyperlink"/>
            <w:b/>
            <w:bCs/>
            <w:color w:val="DD3333"/>
          </w:rPr>
          <w:t>Coi bói bài tarot online</w:t>
        </w:r>
      </w:hyperlink>
      <w:r>
        <w:rPr>
          <w:color w:val="232121"/>
        </w:rPr>
        <w:t>] Lá bài The Devil cảnh báo rằng những gì bạn đang dốc hết sức đeo bám sẽ chẳng mang lại gì ngoài sự thất vọng và chán nản. Tuy vậy, bạn vẫn không thoát được vòng tròn luẩn quẩn đó, bạn vẫn cố đi theo con đường cũ và ngày càng lấn sâu.</w:t>
      </w:r>
    </w:p>
    <w:p w:rsidR="006C4E43" w:rsidRDefault="006C4E43" w:rsidP="006C4E43">
      <w:pPr>
        <w:pStyle w:val="NormalWeb"/>
        <w:shd w:val="clear" w:color="auto" w:fill="FFFFFF"/>
        <w:spacing w:before="0" w:beforeAutospacing="0" w:after="0" w:afterAutospacing="0"/>
        <w:jc w:val="both"/>
        <w:rPr>
          <w:color w:val="232121"/>
        </w:rPr>
      </w:pPr>
      <w:r>
        <w:rPr>
          <w:color w:val="232121"/>
        </w:rPr>
        <w:t>Nhưng đôi khi </w:t>
      </w:r>
      <w:r>
        <w:rPr>
          <w:rStyle w:val="Strong"/>
          <w:color w:val="232121"/>
        </w:rPr>
        <w:t>ý nghĩa lá bài The Devil</w:t>
      </w:r>
      <w:r>
        <w:rPr>
          <w:color w:val="232121"/>
        </w:rPr>
        <w:t> cũng mang lại những điều tích cực. Lá bài khuyên bạn nên mạnh mẽ và hành động dứt khoát. Đôi khi bạn buộc phải gạt tình cảm sang một bên, đấu tranh không khoan nhượng với người khác để dành chiến thắng. Bạn sở hữu một lý tưởng và tham vọng đủ lớn để thực hiện điều đó.</w:t>
      </w:r>
    </w:p>
    <w:p w:rsidR="00AF7068" w:rsidRDefault="00AF7068" w:rsidP="006C4E43">
      <w:pPr>
        <w:pStyle w:val="NormalWeb"/>
        <w:shd w:val="clear" w:color="auto" w:fill="FFFFFF"/>
        <w:spacing w:before="0" w:beforeAutospacing="0" w:after="0" w:afterAutospacing="0"/>
        <w:jc w:val="both"/>
        <w:rPr>
          <w:color w:val="232121"/>
        </w:rPr>
      </w:pPr>
    </w:p>
    <w:p w:rsidR="006C4E43" w:rsidRDefault="006C4E43" w:rsidP="006C4E43">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tình yêu</w:t>
      </w:r>
    </w:p>
    <w:p w:rsidR="006C4E43" w:rsidRDefault="006C4E43" w:rsidP="006C4E43">
      <w:pPr>
        <w:pStyle w:val="NormalWeb"/>
        <w:shd w:val="clear" w:color="auto" w:fill="FFFFFF"/>
        <w:spacing w:before="0" w:beforeAutospacing="0" w:after="0" w:afterAutospacing="0"/>
        <w:jc w:val="both"/>
        <w:rPr>
          <w:color w:val="232121"/>
        </w:rPr>
      </w:pPr>
      <w:r>
        <w:rPr>
          <w:color w:val="232121"/>
        </w:rPr>
        <w:t>Bạn nên nhớ rằng tình yêu đích thực thường giản dị và chân thành, những thứ màu mè cầu kỳ rất dễ đổ vỡ. Bạn cần cảnh giác với những mối quan hệ gần giống tình yêu, sự không rõ ràng ở một mối quan hệ thường chẳng mang lại lợi lộc gì, thay vì tốn thời gian cho nó hãy ra ngoài gặp gỡ nhiều người để tăng cơ hội gặp được nửa kia. Lá bài </w:t>
      </w:r>
      <w:r>
        <w:rPr>
          <w:rStyle w:val="Strong"/>
          <w:color w:val="232121"/>
        </w:rPr>
        <w:t>The Devil trong tình yêu</w:t>
      </w:r>
      <w:r>
        <w:rPr>
          <w:color w:val="232121"/>
        </w:rPr>
        <w:t> khuyên rằng sự cứng nhắc và lý trí của cả hai có thể đẩy mối quan hệ đến bờ vực đổ vỡ, ngồi lại tâm sự và nhẹ nhàng với nhau là cách duy nhất vượt qua giai đoạn này. Hai bạn có thể chia tay nhưng The Devil cho rằng đó là cách giải quyết tốt nhất trong thời điểm hiện tại. Nếu muốn duy trì mối quan hệ hiện tại, sự nhún nhường và nhẫn nhịn cần được duy trì.</w:t>
      </w:r>
    </w:p>
    <w:p w:rsidR="00AF7068" w:rsidRDefault="00AF7068" w:rsidP="006C4E43">
      <w:pPr>
        <w:pStyle w:val="NormalWeb"/>
        <w:shd w:val="clear" w:color="auto" w:fill="FFFFFF"/>
        <w:spacing w:before="0" w:beforeAutospacing="0" w:after="0" w:afterAutospacing="0"/>
        <w:jc w:val="both"/>
        <w:rPr>
          <w:color w:val="232121"/>
        </w:rPr>
      </w:pPr>
    </w:p>
    <w:p w:rsidR="00AF7068" w:rsidRDefault="00AF7068" w:rsidP="006C4E43">
      <w:pPr>
        <w:pStyle w:val="NormalWeb"/>
        <w:shd w:val="clear" w:color="auto" w:fill="FFFFFF"/>
        <w:spacing w:before="0" w:beforeAutospacing="0" w:after="0" w:afterAutospacing="0"/>
        <w:jc w:val="both"/>
        <w:rPr>
          <w:color w:val="232121"/>
        </w:rPr>
      </w:pPr>
    </w:p>
    <w:p w:rsidR="00AF7068" w:rsidRDefault="00AF7068" w:rsidP="006C4E43">
      <w:pPr>
        <w:pStyle w:val="NormalWeb"/>
        <w:shd w:val="clear" w:color="auto" w:fill="FFFFFF"/>
        <w:spacing w:before="0" w:beforeAutospacing="0" w:after="0" w:afterAutospacing="0"/>
        <w:jc w:val="both"/>
        <w:rPr>
          <w:color w:val="232121"/>
        </w:rPr>
      </w:pPr>
    </w:p>
    <w:p w:rsidR="006C4E43" w:rsidRDefault="006C4E43" w:rsidP="006C4E43">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công việc</w:t>
      </w:r>
    </w:p>
    <w:p w:rsidR="006C4E43" w:rsidRDefault="006C4E43" w:rsidP="006C4E43">
      <w:pPr>
        <w:pStyle w:val="NormalWeb"/>
        <w:shd w:val="clear" w:color="auto" w:fill="FFFFFF"/>
        <w:spacing w:before="0" w:beforeAutospacing="0" w:after="255" w:afterAutospacing="0"/>
        <w:jc w:val="both"/>
        <w:rPr>
          <w:color w:val="232121"/>
        </w:rPr>
      </w:pPr>
      <w:r>
        <w:rPr>
          <w:color w:val="232121"/>
        </w:rPr>
        <w:t>Nếu bạn đang có kế hoạch đi xin việc hoặc khởi nghiệp thì lộ trình chuẩn bị rất quan trọng, việc xác được mục đích và cách thức thực hiện sẽ tiết kiệm được thời gian và công sức. Sự ngang bướng và mù quáng vì lợi ích trước mắt sẽ khiến bạn phải trả giá. Nếu công việc hiện tại không mang lại lợi ích như kỳ vọng dù bạn đã dốc hết sức thì nên tìm một công việc khác, không nên e ngại, bạn nên nhớ tương lai của bạn phụ thuộc vào sự quyết tâm và sáng suốt của bạn. Lá bài The Devil chỉ ra rằng chỉ khi bạn chấm dứt những thứ mơ hồ và mù mịt về công việc hiện tại bạn mới có thể nhìn thấy hy vọng.</w:t>
      </w:r>
    </w:p>
    <w:p w:rsidR="006C4E43" w:rsidRDefault="006C4E43" w:rsidP="006C4E43">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tiền bạc</w:t>
      </w:r>
    </w:p>
    <w:p w:rsidR="006C4E43" w:rsidRDefault="006C4E43" w:rsidP="006C4E43">
      <w:pPr>
        <w:pStyle w:val="NormalWeb"/>
        <w:shd w:val="clear" w:color="auto" w:fill="FFFFFF"/>
        <w:spacing w:before="0" w:beforeAutospacing="0" w:after="255" w:afterAutospacing="0"/>
        <w:jc w:val="both"/>
        <w:rPr>
          <w:color w:val="232121"/>
        </w:rPr>
      </w:pPr>
      <w:r>
        <w:rPr>
          <w:color w:val="232121"/>
        </w:rPr>
        <w:t>Tiền bạc là phương tiện quyết định sự thành bại nhưng sự thực dụng quá mức có thể khiến bạn đánh mất bản thân. The Devil đưa ra tín hiệu rằng bạn nên kiểm soát tiền bạc, tuyệt đối không để tiền bạc kiểm soát cuộc sống. Bí quyết thành công trong công việc là tâm huyết và sáng suốt, mọi hành động mờ ám, nịnh nọt sớm muộn cũng bị phát giác. Lá bài The Devil cảnh cáo sự khéo léo và hành động lươn lẹo của một số người sẽ làm bạn bị lừa dối, hãy cảnh giác cao độ. Những vấn đề về tiền và tài chính có thể diễn ra trong thời gian tới sẽ khiến bạn chán nản.</w:t>
      </w:r>
    </w:p>
    <w:p w:rsidR="006C4E43" w:rsidRDefault="006C4E43" w:rsidP="006C4E43">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sức khỏe</w:t>
      </w:r>
    </w:p>
    <w:p w:rsidR="006C4E43" w:rsidRDefault="006C4E43" w:rsidP="006C4E43">
      <w:pPr>
        <w:pStyle w:val="NormalWeb"/>
        <w:shd w:val="clear" w:color="auto" w:fill="FFFFFF"/>
        <w:spacing w:before="0" w:beforeAutospacing="0" w:after="255" w:afterAutospacing="0"/>
        <w:jc w:val="both"/>
        <w:rPr>
          <w:color w:val="232121"/>
        </w:rPr>
      </w:pPr>
      <w:r>
        <w:rPr>
          <w:color w:val="232121"/>
        </w:rPr>
        <w:t>The Devil mang đến cả tín hiệu tích cực và tiêu cực liên quan tới sức khỏe. Phần lớn những vấn đề về sức khỏe sẽ diễn ra trong thời gian tới. Bạn có thể ốm đau và nhận điều trị, tuy nhiên bạn khá chán nản và buông xuôi. The Devil khuyên bạn nên lấy lại tinh thần, sự an ủi và quan tâm của người thân sẽ giúp bạn vượt qua giai đoạn khó khăn này. Đôi khi The Devil lại mang lại tín hiệu tích cực, nếu bạn đã ốm dài ngày thì lá bài cho biết thời gian này đã sắp chấm dứt.</w:t>
      </w:r>
    </w:p>
    <w:p w:rsidR="006C4E43" w:rsidRDefault="006C4E43" w:rsidP="006C4E43">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Ý nghĩa lá bài The Devil xuôi</w:t>
      </w:r>
    </w:p>
    <w:p w:rsidR="006C4E43" w:rsidRDefault="006C4E43" w:rsidP="006C4E43">
      <w:pPr>
        <w:pStyle w:val="NormalWeb"/>
        <w:shd w:val="clear" w:color="auto" w:fill="FFFFFF"/>
        <w:spacing w:before="0" w:beforeAutospacing="0" w:after="255" w:afterAutospacing="0"/>
        <w:jc w:val="both"/>
        <w:rPr>
          <w:color w:val="232121"/>
        </w:rPr>
      </w:pPr>
      <w:r>
        <w:rPr>
          <w:color w:val="232121"/>
        </w:rPr>
        <w:t>Lá bài The Devil xuôi xuất hiện một người nửa dê nửa người, cùng khuôn mặt man dợ đại diện cho ác quỷ. Phía dưới là hình ảnh người đàn ông và người phụ nữ khỏa thân, trên đầu họ là những chiếc sừng hàm ý khi họ càng sống lâu và gần gũi với ác quỷ thì phần người trong họ càng giảm đi. Sự thật trần trụi dần được hé lộ theo thời gian. Lá bài ám chỉ sự dằn vặt, trống rỗng trong cuộc sống thực tại.</w:t>
      </w:r>
    </w:p>
    <w:p w:rsidR="006C4E43" w:rsidRDefault="006C4E43" w:rsidP="006C4E43">
      <w:pPr>
        <w:pStyle w:val="NormalWeb"/>
        <w:shd w:val="clear" w:color="auto" w:fill="FFFFFF"/>
        <w:spacing w:before="0" w:beforeAutospacing="0" w:after="255" w:afterAutospacing="0"/>
        <w:jc w:val="both"/>
        <w:rPr>
          <w:color w:val="232121"/>
        </w:rPr>
      </w:pPr>
      <w:r>
        <w:rPr>
          <w:color w:val="232121"/>
        </w:rPr>
        <w:t>Bạn sở hữu rất nhiều tham vọng và đắm chìm trong chúng, dù bạn có nỗ lực thế nào bạn vẫn mắc kẹt trong cảm xúc đó. Bạn có thể đã nhận ra sự nguy hại trong lối sống của mình nhưng bạn không có cách thoát ra. Tuy nhiên, vì tính cách nhiều phần tham vọng mà bạn có thể thoải mái thể hiện bạn thân mà không bi bất cứ thứ gì ngăn cản. Lời khuyên là bạn nên xem xét lại cách sống và điều chỉnh chúng, bạn hoàn toàn có thể đạt được ham muốn cá nhân nếu thật sự cố gắng.</w:t>
      </w:r>
    </w:p>
    <w:p w:rsidR="006C4E43" w:rsidRDefault="006C4E43" w:rsidP="006C4E43">
      <w:pPr>
        <w:pStyle w:val="Heading1"/>
        <w:shd w:val="clear" w:color="auto" w:fill="FFFFFF"/>
        <w:spacing w:before="0"/>
        <w:jc w:val="center"/>
        <w:rPr>
          <w:rFonts w:ascii="Arial" w:hAnsi="Arial" w:cs="Arial"/>
          <w:caps/>
          <w:color w:val="D81515"/>
          <w:spacing w:val="15"/>
          <w:sz w:val="30"/>
          <w:szCs w:val="30"/>
        </w:rPr>
      </w:pPr>
      <w:r>
        <w:rPr>
          <w:rFonts w:ascii="Arial" w:hAnsi="Arial" w:cs="Arial"/>
          <w:caps/>
          <w:color w:val="D81515"/>
          <w:spacing w:val="15"/>
          <w:sz w:val="30"/>
          <w:szCs w:val="30"/>
        </w:rPr>
        <w:lastRenderedPageBreak/>
        <w:t>Ý NGHĨA LÁ BÀI THE TOWER – THÁCH THỨC BẢN THÂN</w:t>
      </w:r>
    </w:p>
    <w:p w:rsidR="006C4E43" w:rsidRDefault="006C4E43" w:rsidP="006C4E43">
      <w:pPr>
        <w:pStyle w:val="NormalWeb"/>
        <w:shd w:val="clear" w:color="auto" w:fill="FFFFFF"/>
        <w:spacing w:before="0" w:beforeAutospacing="0" w:after="0" w:afterAutospacing="0"/>
        <w:jc w:val="both"/>
        <w:rPr>
          <w:ins w:id="37" w:author="Unknown"/>
          <w:color w:val="232121"/>
        </w:rPr>
      </w:pPr>
      <w:ins w:id="38" w:author="Unknown">
        <w:r>
          <w:rPr>
            <w:color w:val="232121"/>
          </w:rPr>
          <w:t>[</w:t>
        </w:r>
        <w:r>
          <w:rPr>
            <w:rStyle w:val="Strong"/>
            <w:color w:val="232121"/>
          </w:rPr>
          <w:fldChar w:fldCharType="begin"/>
        </w:r>
        <w:r>
          <w:rPr>
            <w:rStyle w:val="Strong"/>
            <w:color w:val="232121"/>
          </w:rPr>
          <w:instrText xml:space="preserve"> HYPERLINK "https://meozodiac.com/xem-boi-bai-tarot-online" </w:instrText>
        </w:r>
        <w:r>
          <w:rPr>
            <w:rStyle w:val="Strong"/>
            <w:color w:val="232121"/>
          </w:rPr>
          <w:fldChar w:fldCharType="separate"/>
        </w:r>
        <w:r>
          <w:rPr>
            <w:rStyle w:val="Hyperlink"/>
            <w:b/>
            <w:bCs/>
            <w:color w:val="DD3333"/>
          </w:rPr>
          <w:t>Bói bài tarot tình yêu</w:t>
        </w:r>
        <w:r>
          <w:rPr>
            <w:rStyle w:val="Strong"/>
            <w:color w:val="232121"/>
          </w:rPr>
          <w:fldChar w:fldCharType="end"/>
        </w:r>
        <w:r>
          <w:rPr>
            <w:color w:val="232121"/>
          </w:rPr>
          <w:t>] The Tower đại diện cho sự sụp đổ. Khi lá bài này được lật lên, những thử thách thật sự đang tới. Bạn có thể bị đánh gục hoặc vượt qua được hay không phụ thuộc hoàn toàn vào bản lĩnh cá nhân. Hãy thắt chặt dây an toàn để đương đầu với sự thách thức này.</w:t>
        </w:r>
      </w:ins>
    </w:p>
    <w:p w:rsidR="006C4E43" w:rsidRDefault="006C4E43" w:rsidP="006C4E43">
      <w:pPr>
        <w:pStyle w:val="Heading2"/>
        <w:shd w:val="clear" w:color="auto" w:fill="FFFFFF"/>
        <w:spacing w:before="0" w:beforeAutospacing="0" w:after="255" w:afterAutospacing="0" w:line="312" w:lineRule="atLeast"/>
        <w:rPr>
          <w:rFonts w:ascii="Arial" w:hAnsi="Arial" w:cs="Arial"/>
          <w:color w:val="1063FB"/>
          <w:sz w:val="30"/>
          <w:szCs w:val="30"/>
        </w:rPr>
      </w:pPr>
    </w:p>
    <w:p w:rsidR="006C4E43" w:rsidRDefault="006C4E43" w:rsidP="006C4E43">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Tổng quan lá bài The Tower trong Tarot</w:t>
      </w:r>
    </w:p>
    <w:p w:rsidR="006C4E43" w:rsidRDefault="006C4E43" w:rsidP="006C4E43">
      <w:pPr>
        <w:pStyle w:val="NormalWeb"/>
        <w:shd w:val="clear" w:color="auto" w:fill="FFFFFF"/>
        <w:spacing w:before="0" w:beforeAutospacing="0" w:after="0" w:afterAutospacing="0"/>
        <w:jc w:val="both"/>
        <w:rPr>
          <w:color w:val="232121"/>
        </w:rPr>
      </w:pPr>
      <w:r>
        <w:rPr>
          <w:noProof/>
          <w:color w:val="232121"/>
        </w:rPr>
        <w:drawing>
          <wp:inline distT="0" distB="0" distL="0" distR="0">
            <wp:extent cx="1666875" cy="2857500"/>
            <wp:effectExtent l="0" t="0" r="9525" b="0"/>
            <wp:docPr id="18" name="Picture 18" descr="https://meozodiac.com/wp-content/uploads/2019/03/16-tower-175x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s://meozodiac.com/wp-content/uploads/2019/03/16-tower-175x300.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666875" cy="2857500"/>
                    </a:xfrm>
                    <a:prstGeom prst="rect">
                      <a:avLst/>
                    </a:prstGeom>
                    <a:noFill/>
                    <a:ln>
                      <a:noFill/>
                    </a:ln>
                  </pic:spPr>
                </pic:pic>
              </a:graphicData>
            </a:graphic>
          </wp:inline>
        </w:drawing>
      </w:r>
      <w:hyperlink r:id="rId31" w:history="1">
        <w:r>
          <w:rPr>
            <w:rStyle w:val="Hyperlink"/>
            <w:b/>
            <w:bCs/>
            <w:color w:val="DD3333"/>
          </w:rPr>
          <w:t>Lá bài The Tower</w:t>
        </w:r>
      </w:hyperlink>
      <w:r>
        <w:rPr>
          <w:color w:val="232121"/>
        </w:rPr>
        <w:t> giống như tòa tháp khổng lồ, một khi đã sụp đổ sẽ mang đến hiểm họa khôn lường. Sự sụp đổ này là điều bạn không hề mong muốn nhưng vẫn xảy ra và gây ra hậu quả. Ý nghĩa The Tower đại diện cho cuộc nổi loạn và đấu tranh của bạn sau một thời gian chịu đựng quá sức. Những hành động phản kháng của bạn sẽ khiến nhiều người bất ngờ và sốc nặng. Mặt khá, The Tower cũng mang ý nghĩa tích cực. Thông điệp lá bài mang tới là cơn bão trong cuộc sống đang qua đi, bạn sẽ sống với tinh thần mạnh mẽ, lạc quan hơn.</w:t>
      </w:r>
    </w:p>
    <w:p w:rsidR="000D539E" w:rsidRDefault="000D539E" w:rsidP="006C4E43">
      <w:pPr>
        <w:pStyle w:val="NormalWeb"/>
        <w:shd w:val="clear" w:color="auto" w:fill="FFFFFF"/>
        <w:spacing w:before="0" w:beforeAutospacing="0" w:after="0" w:afterAutospacing="0"/>
        <w:jc w:val="both"/>
        <w:rPr>
          <w:color w:val="232121"/>
        </w:rPr>
      </w:pPr>
    </w:p>
    <w:p w:rsidR="006C4E43" w:rsidRDefault="006C4E43" w:rsidP="006C4E43">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tình yêu</w:t>
      </w:r>
    </w:p>
    <w:p w:rsidR="006C4E43" w:rsidRDefault="006C4E43" w:rsidP="006C4E43">
      <w:pPr>
        <w:pStyle w:val="NormalWeb"/>
        <w:shd w:val="clear" w:color="auto" w:fill="FFFFFF"/>
        <w:spacing w:before="0" w:beforeAutospacing="0" w:after="0" w:afterAutospacing="0"/>
        <w:jc w:val="both"/>
        <w:rPr>
          <w:color w:val="232121"/>
        </w:rPr>
      </w:pPr>
      <w:r>
        <w:rPr>
          <w:rStyle w:val="Strong"/>
          <w:color w:val="232121"/>
        </w:rPr>
        <w:t>Lá bài The Tower trong tình yêu</w:t>
      </w:r>
      <w:r>
        <w:rPr>
          <w:color w:val="232121"/>
        </w:rPr>
        <w:t> nhắc nhở bạn nên thay đổi bản thân một cách triệt để, từ ngoại hình lẫn tính cách bạn đều phải thay đổi để đón nhận nhiều may mắn hơn trong chuyện tình cảm. Việc bạn chấp nhận bỏ đi những thứ cũ và tiếp nhận điều mới mẻ sẽ giúp tình yêu của bạn thăng hoa hơn. Nếu bạn đang có mối quan hệ yêu đương với ai đó, lá bài này không phải là tín hiệu tốt. Hai bạn sẽ xảy ra tranh cãi và làm những việc tổn thương nhau, những cuộc cãi vã kéo dài liên miên khiến cả hai gần như không thể tiếp tục được nữa.</w:t>
      </w:r>
    </w:p>
    <w:p w:rsidR="006C4E43" w:rsidRDefault="006C4E43" w:rsidP="006C4E43">
      <w:pPr>
        <w:pStyle w:val="NormalWeb"/>
        <w:shd w:val="clear" w:color="auto" w:fill="FFFFFF"/>
        <w:spacing w:before="0" w:beforeAutospacing="0" w:after="255" w:afterAutospacing="0"/>
        <w:jc w:val="both"/>
        <w:rPr>
          <w:color w:val="232121"/>
        </w:rPr>
      </w:pPr>
      <w:r>
        <w:rPr>
          <w:color w:val="232121"/>
        </w:rPr>
        <w:t>Nếu bạn mạnh dạn chấm dứt mối quan hệ bạn sẽ có cảm giác được giải thoát. Tuy nhiên, sẽ có hai trường hợp xảy ra, nếu bạn và người ấy còn quá thương nhau mọi vấn đề sẽ được tháo gỡ nếu một trong hai thỏa hiệp và một giai đoạn mới đầy cảm thông và thấu hiểu của hai bạn sẽ được bắt đầu. Trường hợp hai là những lời nói tổn thương, xúc phạm nhau buộc cả hai phải chấm dứt.</w:t>
      </w:r>
    </w:p>
    <w:p w:rsidR="000D539E" w:rsidRDefault="000D539E" w:rsidP="006C4E43">
      <w:pPr>
        <w:pStyle w:val="NormalWeb"/>
        <w:shd w:val="clear" w:color="auto" w:fill="FFFFFF"/>
        <w:spacing w:before="0" w:beforeAutospacing="0" w:after="255" w:afterAutospacing="0"/>
        <w:jc w:val="both"/>
        <w:rPr>
          <w:color w:val="232121"/>
        </w:rPr>
      </w:pPr>
    </w:p>
    <w:p w:rsidR="006C4E43" w:rsidRDefault="006C4E43" w:rsidP="006C4E43">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lastRenderedPageBreak/>
        <w:t>Về công việc</w:t>
      </w:r>
    </w:p>
    <w:p w:rsidR="006C4E43" w:rsidRDefault="006C4E43" w:rsidP="006C4E43">
      <w:pPr>
        <w:pStyle w:val="NormalWeb"/>
        <w:shd w:val="clear" w:color="auto" w:fill="FFFFFF"/>
        <w:spacing w:before="0" w:beforeAutospacing="0" w:after="255" w:afterAutospacing="0"/>
        <w:jc w:val="both"/>
        <w:rPr>
          <w:color w:val="232121"/>
        </w:rPr>
      </w:pPr>
      <w:r>
        <w:rPr>
          <w:color w:val="232121"/>
        </w:rPr>
        <w:t>The Tower không mang đến tín hiệu tốt xoay quanh công danh, sự nghiệp. Những chuyện bạn nghĩ không gây hại gì thực chất có thể ảnh hưởng tới công việc hiện tại. Việc cần làm nhất bây giờ là bình tĩnh, mọi bước đi đều cần sự tính toán. Mọi sự hấp tấp, nóng vội đều không mang lại kết quả gì tốt đẹp, thậm chí nếu bạn xơ xảy mọi gây dựng trong công việc có thể vỡ tan ngay lúc này. The Tower mang ý nghĩa đây là thời điểm nhạy cảm với công việc hiện tại. Nếu bạn đang muốn đầu tư cho một lĩnh vực nào đó bạn cần cẩn trọng vì các yếu tố từ bên ngoài sẽ gây ảnh hưởng xấu.</w:t>
      </w:r>
    </w:p>
    <w:p w:rsidR="006C4E43" w:rsidRDefault="006C4E43" w:rsidP="006C4E43">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tiền bạc</w:t>
      </w:r>
    </w:p>
    <w:p w:rsidR="006C4E43" w:rsidRDefault="006C4E43" w:rsidP="006C4E43">
      <w:pPr>
        <w:pStyle w:val="NormalWeb"/>
        <w:shd w:val="clear" w:color="auto" w:fill="FFFFFF"/>
        <w:spacing w:before="0" w:beforeAutospacing="0" w:after="255" w:afterAutospacing="0"/>
        <w:jc w:val="both"/>
        <w:rPr>
          <w:color w:val="232121"/>
        </w:rPr>
      </w:pPr>
      <w:r>
        <w:rPr>
          <w:color w:val="232121"/>
        </w:rPr>
        <w:t>Thời điểm này, những rắc rối xoay quanh công việc và những khoản chi phí phát sinh sẽ khiến bạn eo hẹp về kinh tế. Nếu bạn đang muốn đầu tư kinh doanh một sản phẩm mới thì nên cân nhắc kỹ bởi đây không phải là thời điểm thuận lợi. Nếu sự nghiệp của bạn đang trong thời kỳ hưng thịnh thì nên chuẩn bị tinh thần và tiền bạc kỹ lưỡng vì The Tower dự báo những sóng gió nguy nan sắp đến sẽ khiến bạn rơi vào tình trạng khó khăn. Các thành quả bạn gây dựng có thể bị tiêu tán, mọi công sức có thể đổ bể nên hãy chuẩn bị tinh thần để đối phó với các vấn đề này.</w:t>
      </w:r>
    </w:p>
    <w:p w:rsidR="006C4E43" w:rsidRDefault="006C4E43" w:rsidP="006C4E43">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sức khỏe</w:t>
      </w:r>
    </w:p>
    <w:p w:rsidR="006C4E43" w:rsidRDefault="006C4E43" w:rsidP="006C4E43">
      <w:pPr>
        <w:pStyle w:val="NormalWeb"/>
        <w:shd w:val="clear" w:color="auto" w:fill="FFFFFF"/>
        <w:spacing w:before="0" w:beforeAutospacing="0" w:after="255" w:afterAutospacing="0"/>
        <w:jc w:val="both"/>
        <w:rPr>
          <w:color w:val="232121"/>
        </w:rPr>
      </w:pPr>
      <w:r>
        <w:rPr>
          <w:color w:val="232121"/>
        </w:rPr>
        <w:t>Những sự tan vỡ và sụp đổ sẽ khiến bạn mất sức, bạn gần như chán nản và muốn buông xuôi mọi thứ. The Tower thông báo sự đổ vỡ không chỉ về mặt thể chất mà tinh thần cũng ảnh hưởng không kém. Việc cần làm hiện tại không gì khác ngoài nghỉ ngơi, nếu bạn mất đi sức khỏe mọi sự còn lại đều không có ý nghĩa gì. Thay vì chán nản, ủ rũ tại sao không ra ngoài dạo phố, ăn uống và tận hưởng thời gian xả hơi này. Nên tránh xa các chất kích thích và gây nghiện vì thời gian suy sụp này dễ khiến bạn dính vào các tệ nạn và thói quen xấu.</w:t>
      </w:r>
    </w:p>
    <w:p w:rsidR="006C4E43" w:rsidRDefault="006C4E43" w:rsidP="006C4E43">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Ý nghĩa lá bài The Tower xuôi</w:t>
      </w:r>
    </w:p>
    <w:p w:rsidR="006C4E43" w:rsidRDefault="006C4E43" w:rsidP="006C4E43">
      <w:pPr>
        <w:pStyle w:val="NormalWeb"/>
        <w:shd w:val="clear" w:color="auto" w:fill="FFFFFF"/>
        <w:spacing w:before="0" w:beforeAutospacing="0" w:after="0" w:afterAutospacing="0"/>
        <w:jc w:val="both"/>
        <w:rPr>
          <w:color w:val="232121"/>
        </w:rPr>
      </w:pPr>
      <w:r>
        <w:rPr>
          <w:color w:val="232121"/>
        </w:rPr>
        <w:t>Lá bài xuất hiện hình ảnh tòa tháp , tia sét khiến tòa tháp bốc cháy và suy sụp. Sự hỗn loạn diễn ra tại tòa tháp thể hiện cho những biến động và khao khát thoát ra khỏi trói buộc cuộc sống. </w:t>
      </w:r>
      <w:r>
        <w:rPr>
          <w:rStyle w:val="Strong"/>
          <w:color w:val="232121"/>
        </w:rPr>
        <w:t>Lá bài The Tower</w:t>
      </w:r>
      <w:r>
        <w:rPr>
          <w:color w:val="232121"/>
        </w:rPr>
        <w:t> xuôi thể hiện sự lột xác của bạn, đôi khi là ngoại hình, tính cách, bạn sẽ nhanh chóng trở nên mạnh mẽ và quyết đoán hơn so với trước đây. Hình ảnh đám người nhốn nháo  thoát ra khỏi tòa tháp là dấu hiệu của sự bùng cháy ngọn lửa đam mê trong bạn, bạn có thể đạt được điều bất ngờ trong cuộc sống theo nghĩa tích cực nếu biết bộc lộ bản thân đúng lúc. Tuy nhiên, The Tower cũng cảnh báo sự bộc lộ của bạn có thể gây ra hậu quả nếu không biết tiết chế.</w:t>
      </w:r>
    </w:p>
    <w:p w:rsidR="006C4E43" w:rsidRDefault="006C4E43"/>
    <w:p w:rsidR="006C4E43" w:rsidRDefault="006C4E43"/>
    <w:p w:rsidR="006C4E43" w:rsidRDefault="006C4E43"/>
    <w:p w:rsidR="006C4E43" w:rsidRDefault="006C4E43"/>
    <w:p w:rsidR="006C4E43" w:rsidRDefault="006C4E43" w:rsidP="006C4E43">
      <w:pPr>
        <w:pStyle w:val="Heading1"/>
        <w:shd w:val="clear" w:color="auto" w:fill="FFFFFF"/>
        <w:spacing w:before="0"/>
        <w:jc w:val="center"/>
        <w:rPr>
          <w:rFonts w:ascii="Arial" w:hAnsi="Arial" w:cs="Arial"/>
          <w:caps/>
          <w:color w:val="D81515"/>
          <w:spacing w:val="15"/>
          <w:sz w:val="30"/>
          <w:szCs w:val="30"/>
        </w:rPr>
      </w:pPr>
      <w:r>
        <w:rPr>
          <w:rFonts w:ascii="Arial" w:hAnsi="Arial" w:cs="Arial"/>
          <w:caps/>
          <w:color w:val="D81515"/>
          <w:spacing w:val="15"/>
          <w:sz w:val="30"/>
          <w:szCs w:val="30"/>
        </w:rPr>
        <w:lastRenderedPageBreak/>
        <w:t>Ý NGHĨA LÁ BÀI THE STAR – ƯỚC MƠ THÀNH HIỆN THỰC</w:t>
      </w:r>
    </w:p>
    <w:p w:rsidR="006C4E43" w:rsidRDefault="006C4E43" w:rsidP="006C4E43">
      <w:pPr>
        <w:pStyle w:val="NormalWeb"/>
        <w:shd w:val="clear" w:color="auto" w:fill="FFFFFF"/>
        <w:spacing w:before="0" w:beforeAutospacing="0" w:after="0" w:afterAutospacing="0"/>
        <w:jc w:val="both"/>
        <w:rPr>
          <w:ins w:id="39" w:author="Unknown"/>
          <w:color w:val="232121"/>
        </w:rPr>
      </w:pPr>
      <w:ins w:id="40" w:author="Unknown">
        <w:r>
          <w:rPr>
            <w:color w:val="232121"/>
          </w:rPr>
          <w:t>[</w:t>
        </w:r>
        <w:r>
          <w:rPr>
            <w:rStyle w:val="Strong"/>
            <w:color w:val="232121"/>
          </w:rPr>
          <w:fldChar w:fldCharType="begin"/>
        </w:r>
        <w:r>
          <w:rPr>
            <w:rStyle w:val="Strong"/>
            <w:color w:val="232121"/>
          </w:rPr>
          <w:instrText xml:space="preserve"> HYPERLINK "https://meozodiac.com/xem-boi-bai-tarot-online" </w:instrText>
        </w:r>
        <w:r>
          <w:rPr>
            <w:rStyle w:val="Strong"/>
            <w:color w:val="232121"/>
          </w:rPr>
          <w:fldChar w:fldCharType="separate"/>
        </w:r>
        <w:r>
          <w:rPr>
            <w:rStyle w:val="Hyperlink"/>
            <w:b/>
            <w:bCs/>
            <w:color w:val="DD3333"/>
          </w:rPr>
          <w:t>Xem bói tarot online</w:t>
        </w:r>
        <w:r>
          <w:rPr>
            <w:rStyle w:val="Strong"/>
            <w:color w:val="232121"/>
          </w:rPr>
          <w:fldChar w:fldCharType="end"/>
        </w:r>
        <w:r>
          <w:rPr>
            <w:color w:val="232121"/>
          </w:rPr>
          <w:t>] The Star là lá bài mang đến hy vọng. Lá bài dự báo rằng ước mơ và những mong muốn của bạn sắp thành hiện thực. Nếu bạn đang có ý định từ bỏ thì nên dừng ngay suy nghĩ đó lại, vì kết quả mỹ mãn đang đến rất gần.</w:t>
        </w:r>
      </w:ins>
    </w:p>
    <w:p w:rsidR="006C4E43" w:rsidRDefault="006C4E43" w:rsidP="006C4E43">
      <w:pPr>
        <w:pStyle w:val="Heading2"/>
        <w:shd w:val="clear" w:color="auto" w:fill="FFFFFF"/>
        <w:spacing w:before="0" w:beforeAutospacing="0" w:after="255" w:afterAutospacing="0" w:line="312" w:lineRule="atLeast"/>
        <w:rPr>
          <w:rFonts w:ascii="Arial" w:hAnsi="Arial" w:cs="Arial"/>
          <w:color w:val="1063FB"/>
          <w:sz w:val="30"/>
          <w:szCs w:val="30"/>
        </w:rPr>
      </w:pPr>
    </w:p>
    <w:p w:rsidR="006C4E43" w:rsidRDefault="006C4E43" w:rsidP="006C4E43">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Tổng quan là bài The Star trong Tarot</w:t>
      </w:r>
    </w:p>
    <w:p w:rsidR="006C4E43" w:rsidRDefault="006C4E43" w:rsidP="006C4E43">
      <w:pPr>
        <w:pStyle w:val="NormalWeb"/>
        <w:shd w:val="clear" w:color="auto" w:fill="FFFFFF"/>
        <w:spacing w:before="0" w:beforeAutospacing="0" w:after="0" w:afterAutospacing="0"/>
        <w:jc w:val="both"/>
        <w:rPr>
          <w:color w:val="232121"/>
        </w:rPr>
      </w:pPr>
      <w:r>
        <w:rPr>
          <w:noProof/>
          <w:color w:val="232121"/>
        </w:rPr>
        <w:drawing>
          <wp:inline distT="0" distB="0" distL="0" distR="0">
            <wp:extent cx="1666875" cy="2857500"/>
            <wp:effectExtent l="0" t="0" r="9525" b="0"/>
            <wp:docPr id="19" name="Picture 19" descr="https://meozodiac.com/wp-content/uploads/2019/03/17-star-175x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s://meozodiac.com/wp-content/uploads/2019/03/17-star-175x300.j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666875" cy="2857500"/>
                    </a:xfrm>
                    <a:prstGeom prst="rect">
                      <a:avLst/>
                    </a:prstGeom>
                    <a:noFill/>
                    <a:ln>
                      <a:noFill/>
                    </a:ln>
                  </pic:spPr>
                </pic:pic>
              </a:graphicData>
            </a:graphic>
          </wp:inline>
        </w:drawing>
      </w:r>
      <w:hyperlink r:id="rId33" w:history="1">
        <w:r>
          <w:rPr>
            <w:rStyle w:val="Hyperlink"/>
            <w:b/>
            <w:bCs/>
            <w:color w:val="DD3333"/>
          </w:rPr>
          <w:t>Lá bài The Star</w:t>
        </w:r>
      </w:hyperlink>
      <w:r>
        <w:rPr>
          <w:color w:val="232121"/>
        </w:rPr>
        <w:t> nói rằng ước muốn sâu thẳm trong lòng bạn sẽ sớm được thực hiện. Ngay cả khi bạn đang ao ước có một tình yêu ngọt ngào, cuộc sống thuận lợi hay công việc thăng tiến tất cả đều có thể trở thành hiện thực nếu bạn không ngừng hy vọng. Lá bài dự báo rằng bạn rất có triển vọng và tổ chất của một người thành công, bạn có một trí tuệ thông thái để phân biệt mọi chuyện. Nhưng đôi khi, lá bài lại cảnh báo bạn đang thể hiện bản thân và tỏa sáng như một ngôi sao quá nhiều, điều này khiến bạn trở thành cái gai trong mắt một số người, điều này sẽ mang đến những thị phi.</w:t>
      </w:r>
    </w:p>
    <w:p w:rsidR="000D539E" w:rsidRDefault="000D539E" w:rsidP="006C4E43">
      <w:pPr>
        <w:pStyle w:val="NormalWeb"/>
        <w:shd w:val="clear" w:color="auto" w:fill="FFFFFF"/>
        <w:spacing w:before="0" w:beforeAutospacing="0" w:after="0" w:afterAutospacing="0"/>
        <w:jc w:val="both"/>
        <w:rPr>
          <w:color w:val="232121"/>
        </w:rPr>
      </w:pPr>
    </w:p>
    <w:p w:rsidR="006C4E43" w:rsidRDefault="006C4E43" w:rsidP="006C4E43">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tình yêu</w:t>
      </w:r>
    </w:p>
    <w:p w:rsidR="006C4E43" w:rsidRDefault="006C4E43" w:rsidP="006C4E43">
      <w:pPr>
        <w:pStyle w:val="NormalWeb"/>
        <w:shd w:val="clear" w:color="auto" w:fill="FFFFFF"/>
        <w:spacing w:before="0" w:beforeAutospacing="0" w:after="0" w:afterAutospacing="0"/>
        <w:jc w:val="both"/>
        <w:rPr>
          <w:color w:val="232121"/>
        </w:rPr>
      </w:pPr>
      <w:r>
        <w:rPr>
          <w:color w:val="232121"/>
        </w:rPr>
        <w:t>Tương lai về một tình yêu hứa hẹn nhiều thú vị đang đến gầy. Giai đoạn này rất hợp để bắt đầu một tình yêu mới nếu bạn độc thân, người bạn tâm giao của bạn chỉ đang quẩn quanh đây, hãy quan sát thật kỹ là </w:t>
      </w:r>
      <w:r>
        <w:rPr>
          <w:rStyle w:val="Strong"/>
          <w:color w:val="232121"/>
        </w:rPr>
        <w:t>ý nghĩa lá bài The Star trong tình yêu</w:t>
      </w:r>
      <w:r>
        <w:rPr>
          <w:color w:val="232121"/>
        </w:rPr>
        <w:t> muốn truyền tải</w:t>
      </w:r>
    </w:p>
    <w:p w:rsidR="006C4E43" w:rsidRDefault="006C4E43" w:rsidP="006C4E43">
      <w:pPr>
        <w:pStyle w:val="NormalWeb"/>
        <w:shd w:val="clear" w:color="auto" w:fill="FFFFFF"/>
        <w:spacing w:before="0" w:beforeAutospacing="0" w:after="255" w:afterAutospacing="0"/>
        <w:jc w:val="both"/>
        <w:rPr>
          <w:color w:val="232121"/>
        </w:rPr>
      </w:pPr>
      <w:r>
        <w:rPr>
          <w:color w:val="232121"/>
        </w:rPr>
        <w:t>Nếu bạn đang trong mối quan hệ yêu đương, bạn có thể thấy đối phương đang quá nổi bật và thành công, bạn cảm thấy kém cỏi và tự ti. Đừng lo lắng, mọi mối quan hệ đều không thể lâu bền nếu một trong ai e dè và thu mình lại. Cả hai nên thành thật với chính cảm xúc của mình, ngồi lại tâm sự và chia sẻ những câu chuyện nhỏ nhặt giúp hai bạn gần nhau hơn. Thời điểm The Star xuất hiện dự báo mối quan hệ tình cảm cần được làm mới, thay đổi địa điểm hẹn hò, tạo ra bất ngờ nho nhỏ khiến mối tình thêm gia vị là điều cần làm.</w:t>
      </w:r>
    </w:p>
    <w:p w:rsidR="000D539E" w:rsidRDefault="000D539E" w:rsidP="006C4E43">
      <w:pPr>
        <w:pStyle w:val="NormalWeb"/>
        <w:shd w:val="clear" w:color="auto" w:fill="FFFFFF"/>
        <w:spacing w:before="0" w:beforeAutospacing="0" w:after="255" w:afterAutospacing="0"/>
        <w:jc w:val="both"/>
        <w:rPr>
          <w:color w:val="232121"/>
        </w:rPr>
      </w:pPr>
    </w:p>
    <w:p w:rsidR="006C4E43" w:rsidRDefault="006C4E43" w:rsidP="006C4E43">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lastRenderedPageBreak/>
        <w:t>Về công việc</w:t>
      </w:r>
    </w:p>
    <w:p w:rsidR="006C4E43" w:rsidRDefault="006C4E43" w:rsidP="006C4E43">
      <w:pPr>
        <w:pStyle w:val="NormalWeb"/>
        <w:shd w:val="clear" w:color="auto" w:fill="FFFFFF"/>
        <w:spacing w:before="0" w:beforeAutospacing="0" w:after="255" w:afterAutospacing="0"/>
        <w:jc w:val="both"/>
        <w:rPr>
          <w:color w:val="232121"/>
        </w:rPr>
      </w:pPr>
      <w:r>
        <w:rPr>
          <w:color w:val="232121"/>
        </w:rPr>
        <w:t>Bạn thật may mắn khi nhận được lá bài The Star, vì ý nghĩa luôn đem lại tín hiệu tích cực trong bài đọc về công việc. Đừng bỏ cuộc vì mọi cố gắng sẽ được đền bù xứng đáng sớm thôi. Bạn nên lên kế hoạch cho lộ trình công việc sắp tới để không bị quá tải. Mọi trường hợp kinh doanh riêng hay ý tưởng sáng tạo mới tại thời điểm này đều sẽ gặp may mắn. Tuy nhiên, The Star ám chỉ sự khoe khoang thành tích, tự hào bản thân có thể dẫn đến hậu họa. Không nên thể hiện bản thân quá nhiều để tránh nhận lại sự đố kỵ, ghen ghét. Ngoài ra, thận trọng với những gì bạn định chia sẻ lên mạng xã hội vì đây là thời điểm khá nhạy cảm.</w:t>
      </w:r>
    </w:p>
    <w:p w:rsidR="006C4E43" w:rsidRDefault="006C4E43" w:rsidP="006C4E43">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tiền bạc</w:t>
      </w:r>
    </w:p>
    <w:p w:rsidR="006C4E43" w:rsidRDefault="006C4E43" w:rsidP="006C4E43">
      <w:pPr>
        <w:pStyle w:val="NormalWeb"/>
        <w:shd w:val="clear" w:color="auto" w:fill="FFFFFF"/>
        <w:spacing w:before="0" w:beforeAutospacing="0" w:after="255" w:afterAutospacing="0"/>
        <w:jc w:val="both"/>
        <w:rPr>
          <w:color w:val="232121"/>
        </w:rPr>
      </w:pPr>
      <w:r>
        <w:rPr>
          <w:color w:val="232121"/>
        </w:rPr>
        <w:t>Những cơ hội kinh doanh béo bở sẽ mang lại cho bạn một khoản tiền lớn. Những kế hoạch đầu tư khá thuận lợi, đối tác kinh doanh cũng đưa ra những điều khoản có lợi cho bạn. Các dự án mới, hợp đồng mới là các cơ hội kiếm tiền hấp dẫn trong giai đoạn này. Tuy nhiên, mọi chuyện quá suôn sẻ có thể là dấu hiệu của sự lừa đảo. Hãy cẩn trọng với các cơ hội đòi hỏi đầu tư quá nhiều vốn hoặc nguồn lợi nhuận khủng. The Star cũng nhắc nhở chế độ chi tiêu cần khoa học hơn, sự phung phí và khoe khoang về sức mạnh tài chính sẽ mang đến hiểm họa.</w:t>
      </w:r>
    </w:p>
    <w:p w:rsidR="006C4E43" w:rsidRDefault="006C4E43" w:rsidP="006C4E43">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sức khỏe</w:t>
      </w:r>
    </w:p>
    <w:p w:rsidR="006C4E43" w:rsidRDefault="006C4E43" w:rsidP="006C4E43">
      <w:pPr>
        <w:pStyle w:val="NormalWeb"/>
        <w:shd w:val="clear" w:color="auto" w:fill="FFFFFF"/>
        <w:spacing w:before="0" w:beforeAutospacing="0" w:after="255" w:afterAutospacing="0"/>
        <w:jc w:val="both"/>
        <w:rPr>
          <w:color w:val="232121"/>
        </w:rPr>
      </w:pPr>
      <w:r>
        <w:rPr>
          <w:color w:val="232121"/>
        </w:rPr>
        <w:t>Lá bài như một ngôi sao hy vọng, các vấn đề về sức khỏe sẽ được cải thiện. Những cơ hội kinh doanh cứ liên tục đến khiến bạn phải làm việc quá sức, cần đề phòng cơn đột quỵ đột ngột. Nghỉ ngơi là điều cần làm nhất, khám định kỳ theo quý hoặc năm sẽ giúp bạn phòng ngừa và điều trị kịp thời. Nếu bạn đang phải chịu đựng bệnh tật và cơn đau thì The Star mang đến tin vui với việc điều trị, sự hy vọng cùng tinh thần lạc quan là điều duy nhất giúp bạn thoát khỏi bệnh tật.</w:t>
      </w:r>
    </w:p>
    <w:p w:rsidR="006C4E43" w:rsidRDefault="006C4E43" w:rsidP="006C4E43">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Ý nghĩa lá bài The Star xuôi</w:t>
      </w:r>
    </w:p>
    <w:p w:rsidR="006C4E43" w:rsidRDefault="006C4E43" w:rsidP="006C4E43">
      <w:pPr>
        <w:pStyle w:val="NormalWeb"/>
        <w:shd w:val="clear" w:color="auto" w:fill="FFFFFF"/>
        <w:spacing w:before="0" w:beforeAutospacing="0" w:after="0" w:afterAutospacing="0"/>
        <w:jc w:val="both"/>
        <w:rPr>
          <w:color w:val="232121"/>
        </w:rPr>
      </w:pPr>
      <w:r>
        <w:rPr>
          <w:rStyle w:val="Strong"/>
          <w:color w:val="232121"/>
        </w:rPr>
        <w:t>Lá bài The Star xuôi</w:t>
      </w:r>
      <w:r>
        <w:rPr>
          <w:color w:val="232121"/>
        </w:rPr>
        <w:t> mang đến hy vọng, sức mạnh để tiếp tục cuộc sống. Lá bài cho thấy những điều bạn kỳ vọng đang dần hiện thực hóa. Hình ảnh xuyên suốt lá bài The Star là người phụ nữ khỏa thân cầm hai bình nước, một bình đổ ra khoảng đất cô cằn như tiếp thêm sự sống. Một chân người phụ nữ ở trong nước đại diện cho sức mạnh tiềm ẩn. Lá bài như một lời nhắn nhủ rằng nếu bạn có niềm tin và sức mạnh may mắn sẽ rộng mở với bạn.</w:t>
      </w:r>
    </w:p>
    <w:p w:rsidR="006C4E43" w:rsidRDefault="006C4E43" w:rsidP="006C4E43">
      <w:pPr>
        <w:pStyle w:val="NormalWeb"/>
        <w:shd w:val="clear" w:color="auto" w:fill="FFFFFF"/>
        <w:spacing w:before="0" w:beforeAutospacing="0" w:after="255" w:afterAutospacing="0"/>
        <w:jc w:val="both"/>
        <w:rPr>
          <w:color w:val="232121"/>
        </w:rPr>
      </w:pPr>
      <w:r>
        <w:rPr>
          <w:color w:val="232121"/>
        </w:rPr>
        <w:t>Đôi khi, The Star mang thông điệp bạn vừa trải qua một giai đoạn khó khăn. Trong tình trạng khó khăn bạn sẽ không nhận thức được sức mạnh của mình. Bạn nên tin tưởng và nhận thức đúng đắn tình trạng của mình để phát huy năng lực của bản thân.</w:t>
      </w:r>
    </w:p>
    <w:p w:rsidR="006C4E43" w:rsidRDefault="006C4E43"/>
    <w:p w:rsidR="000358D0" w:rsidRDefault="000358D0"/>
    <w:p w:rsidR="000358D0" w:rsidRDefault="000358D0"/>
    <w:p w:rsidR="000358D0" w:rsidRDefault="000358D0" w:rsidP="000358D0">
      <w:pPr>
        <w:pStyle w:val="Heading1"/>
        <w:shd w:val="clear" w:color="auto" w:fill="FFFFFF"/>
        <w:spacing w:before="0"/>
        <w:jc w:val="center"/>
        <w:rPr>
          <w:rFonts w:ascii="Arial" w:hAnsi="Arial" w:cs="Arial"/>
          <w:caps/>
          <w:color w:val="D81515"/>
          <w:spacing w:val="15"/>
          <w:sz w:val="30"/>
          <w:szCs w:val="30"/>
        </w:rPr>
      </w:pPr>
      <w:r>
        <w:rPr>
          <w:rFonts w:ascii="Arial" w:hAnsi="Arial" w:cs="Arial"/>
          <w:caps/>
          <w:color w:val="D81515"/>
          <w:spacing w:val="15"/>
          <w:sz w:val="30"/>
          <w:szCs w:val="30"/>
        </w:rPr>
        <w:lastRenderedPageBreak/>
        <w:t>Ý NGHĨA LÁ BÀI THE MOON – PHẢI CHĂNG LÀ LỪA DỐI</w:t>
      </w:r>
    </w:p>
    <w:p w:rsidR="000358D0" w:rsidRDefault="000358D0" w:rsidP="000358D0">
      <w:pPr>
        <w:pStyle w:val="NormalWeb"/>
        <w:shd w:val="clear" w:color="auto" w:fill="FFFFFF"/>
        <w:spacing w:before="0" w:beforeAutospacing="0" w:after="0" w:afterAutospacing="0"/>
        <w:jc w:val="both"/>
        <w:rPr>
          <w:ins w:id="41" w:author="Unknown"/>
          <w:color w:val="232121"/>
        </w:rPr>
      </w:pPr>
      <w:ins w:id="42" w:author="Unknown">
        <w:r>
          <w:rPr>
            <w:rStyle w:val="Strong"/>
            <w:color w:val="232121"/>
          </w:rPr>
          <w:t>[</w:t>
        </w:r>
        <w:r>
          <w:rPr>
            <w:rStyle w:val="Strong"/>
            <w:color w:val="232121"/>
          </w:rPr>
          <w:fldChar w:fldCharType="begin"/>
        </w:r>
        <w:r>
          <w:rPr>
            <w:rStyle w:val="Strong"/>
            <w:color w:val="232121"/>
          </w:rPr>
          <w:instrText xml:space="preserve"> HYPERLINK "https://meozodiac.com/xem-boi-bai-tarot-online" </w:instrText>
        </w:r>
        <w:r>
          <w:rPr>
            <w:rStyle w:val="Strong"/>
            <w:color w:val="232121"/>
          </w:rPr>
          <w:fldChar w:fldCharType="separate"/>
        </w:r>
        <w:r>
          <w:rPr>
            <w:rStyle w:val="Hyperlink"/>
            <w:b/>
            <w:bCs/>
            <w:color w:val="DD3333"/>
          </w:rPr>
          <w:t>Bói bài Tarot</w:t>
        </w:r>
        <w:r>
          <w:rPr>
            <w:rStyle w:val="Strong"/>
            <w:color w:val="232121"/>
          </w:rPr>
          <w:fldChar w:fldCharType="end"/>
        </w:r>
        <w:r>
          <w:rPr>
            <w:rStyle w:val="Strong"/>
            <w:color w:val="232121"/>
          </w:rPr>
          <w:t>] </w:t>
        </w:r>
        <w:r>
          <w:rPr>
            <w:color w:val="232121"/>
          </w:rPr>
          <w:t>The Moon là lá bài mặt trăng đại diện cho sự lừa dối. Đây là một lá bài ẩn chứa nhiều nguy hiểm, đôi khi lá bài mang lại tín hiệu tích cực, đôi khi lại là tiêu cực. Điều này phụ thuộc rất nhiều vào bối cảnh diễn ra.</w:t>
        </w:r>
      </w:ins>
    </w:p>
    <w:p w:rsidR="000358D0" w:rsidRDefault="000358D0" w:rsidP="000358D0">
      <w:pPr>
        <w:pStyle w:val="Heading2"/>
        <w:shd w:val="clear" w:color="auto" w:fill="FFFFFF"/>
        <w:spacing w:before="0" w:beforeAutospacing="0" w:after="255" w:afterAutospacing="0" w:line="312" w:lineRule="atLeast"/>
        <w:rPr>
          <w:rFonts w:ascii="Arial" w:hAnsi="Arial" w:cs="Arial"/>
          <w:color w:val="1063FB"/>
          <w:sz w:val="30"/>
          <w:szCs w:val="30"/>
        </w:rPr>
      </w:pPr>
    </w:p>
    <w:p w:rsidR="000358D0" w:rsidRDefault="000358D0" w:rsidP="000358D0">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Tổng quan lá bài The Moon trong Tarot</w:t>
      </w:r>
    </w:p>
    <w:p w:rsidR="000358D0" w:rsidRDefault="000358D0" w:rsidP="000358D0">
      <w:pPr>
        <w:pStyle w:val="NormalWeb"/>
        <w:shd w:val="clear" w:color="auto" w:fill="FFFFFF"/>
        <w:spacing w:before="0" w:beforeAutospacing="0" w:after="0" w:afterAutospacing="0"/>
        <w:jc w:val="both"/>
        <w:rPr>
          <w:color w:val="232121"/>
        </w:rPr>
      </w:pPr>
      <w:r>
        <w:rPr>
          <w:noProof/>
          <w:color w:val="232121"/>
        </w:rPr>
        <w:drawing>
          <wp:inline distT="0" distB="0" distL="0" distR="0">
            <wp:extent cx="1666875" cy="2857500"/>
            <wp:effectExtent l="0" t="0" r="9525" b="0"/>
            <wp:docPr id="20" name="Picture 20" descr="https://meozodiac.com/wp-content/uploads/2019/03/18-moon-175x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s://meozodiac.com/wp-content/uploads/2019/03/18-moon-175x300.jp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666875" cy="2857500"/>
                    </a:xfrm>
                    <a:prstGeom prst="rect">
                      <a:avLst/>
                    </a:prstGeom>
                    <a:noFill/>
                    <a:ln>
                      <a:noFill/>
                    </a:ln>
                  </pic:spPr>
                </pic:pic>
              </a:graphicData>
            </a:graphic>
          </wp:inline>
        </w:drawing>
      </w:r>
      <w:hyperlink r:id="rId35" w:history="1">
        <w:r>
          <w:rPr>
            <w:rStyle w:val="Hyperlink"/>
            <w:b/>
            <w:bCs/>
            <w:color w:val="DD3333"/>
          </w:rPr>
          <w:t>Lá bài The Moon</w:t>
        </w:r>
      </w:hyperlink>
      <w:r>
        <w:rPr>
          <w:color w:val="232121"/>
        </w:rPr>
        <w:t> thường mang hàm ý lừa dối. Đôi khi, lá bài ám chỉ những bí mật của bạn hoặc những người xung quanh có ảnh hưởng đến bạn đang được giấu kín. Mặt khác, lá bài cũng có thể đại diện cho sự lừa dối. Sự dối trá đó có thể xuất phát từ những người xa lạ đến thân cận nhất của bạn, cũng có thể bạn đang đánh lừa họ. The Moon thường mang tính chu kỳ, tâm trạng của bạn có thể thay đổi liên tục trong thời gian tới.</w:t>
      </w:r>
    </w:p>
    <w:p w:rsidR="000D539E" w:rsidRDefault="000D539E" w:rsidP="000358D0">
      <w:pPr>
        <w:pStyle w:val="NormalWeb"/>
        <w:shd w:val="clear" w:color="auto" w:fill="FFFFFF"/>
        <w:spacing w:before="0" w:beforeAutospacing="0" w:after="0" w:afterAutospacing="0"/>
        <w:jc w:val="both"/>
        <w:rPr>
          <w:color w:val="232121"/>
        </w:rPr>
      </w:pPr>
    </w:p>
    <w:p w:rsidR="000358D0" w:rsidRDefault="000358D0" w:rsidP="000358D0">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tình yêu</w:t>
      </w:r>
    </w:p>
    <w:p w:rsidR="000358D0" w:rsidRDefault="000358D0" w:rsidP="000358D0">
      <w:pPr>
        <w:pStyle w:val="NormalWeb"/>
        <w:shd w:val="clear" w:color="auto" w:fill="FFFFFF"/>
        <w:spacing w:before="0" w:beforeAutospacing="0" w:after="0" w:afterAutospacing="0"/>
        <w:jc w:val="both"/>
        <w:rPr>
          <w:color w:val="232121"/>
        </w:rPr>
      </w:pPr>
      <w:r>
        <w:rPr>
          <w:rStyle w:val="Strong"/>
          <w:color w:val="232121"/>
        </w:rPr>
        <w:t>Lá bài The Moon trong tình yêu</w:t>
      </w:r>
      <w:r>
        <w:rPr>
          <w:color w:val="232121"/>
        </w:rPr>
        <w:t> không mang thông điệp rõ ràng. Lá bài không tiết lộ tương lai, điều duy nhất bạn có thể làm là dũng cảm tiến về phía trước. Lá bài chỉ tiết lộ rằng thời gian này rất thích hợp để bắt đầu một giai đoạn mới trong chuyện tình cảm. Đôi khi, ý nghĩa lá bài The Moon là sự lừa dối trong tình yêu, đây sẽ là sự lừa dối hoàn hảo mà bạn khó có thể nhận ra sớm.</w:t>
      </w:r>
    </w:p>
    <w:p w:rsidR="000358D0" w:rsidRDefault="000358D0" w:rsidP="000358D0">
      <w:pPr>
        <w:pStyle w:val="NormalWeb"/>
        <w:shd w:val="clear" w:color="auto" w:fill="FFFFFF"/>
        <w:spacing w:before="0" w:beforeAutospacing="0" w:after="255" w:afterAutospacing="0"/>
        <w:jc w:val="both"/>
        <w:rPr>
          <w:color w:val="232121"/>
        </w:rPr>
      </w:pPr>
      <w:r>
        <w:rPr>
          <w:color w:val="232121"/>
        </w:rPr>
        <w:t>Bắt đầu hoặc chấm dứt một mối quan hệ đều có thể diễn ra trong giai đoạn này. The Moon khuyên rằng bạn không nên để các yếu tố bên ngoài ảnh hưởng đến mối quan hệ của cả hai. Bình tĩnh và lắng nghe bản thân mình, để xem người ấy có thực sự là một nửa như mong đợi hay chỉ là trăng nơi đáy sông, rất chân thực cũng rất giả dối.</w:t>
      </w:r>
    </w:p>
    <w:p w:rsidR="000D539E" w:rsidRDefault="000D539E" w:rsidP="000358D0">
      <w:pPr>
        <w:pStyle w:val="NormalWeb"/>
        <w:shd w:val="clear" w:color="auto" w:fill="FFFFFF"/>
        <w:spacing w:before="0" w:beforeAutospacing="0" w:after="255" w:afterAutospacing="0"/>
        <w:jc w:val="both"/>
        <w:rPr>
          <w:color w:val="232121"/>
        </w:rPr>
      </w:pPr>
    </w:p>
    <w:p w:rsidR="000D539E" w:rsidRDefault="000D539E" w:rsidP="000358D0">
      <w:pPr>
        <w:pStyle w:val="NormalWeb"/>
        <w:shd w:val="clear" w:color="auto" w:fill="FFFFFF"/>
        <w:spacing w:before="0" w:beforeAutospacing="0" w:after="255" w:afterAutospacing="0"/>
        <w:jc w:val="both"/>
        <w:rPr>
          <w:color w:val="232121"/>
        </w:rPr>
      </w:pPr>
    </w:p>
    <w:p w:rsidR="000D539E" w:rsidRDefault="000D539E" w:rsidP="000358D0">
      <w:pPr>
        <w:pStyle w:val="NormalWeb"/>
        <w:shd w:val="clear" w:color="auto" w:fill="FFFFFF"/>
        <w:spacing w:before="0" w:beforeAutospacing="0" w:after="255" w:afterAutospacing="0"/>
        <w:jc w:val="both"/>
        <w:rPr>
          <w:color w:val="232121"/>
        </w:rPr>
      </w:pPr>
    </w:p>
    <w:p w:rsidR="000358D0" w:rsidRDefault="000358D0" w:rsidP="000358D0">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lastRenderedPageBreak/>
        <w:t>Về công việc</w:t>
      </w:r>
    </w:p>
    <w:p w:rsidR="000358D0" w:rsidRDefault="000358D0" w:rsidP="000358D0">
      <w:pPr>
        <w:pStyle w:val="NormalWeb"/>
        <w:shd w:val="clear" w:color="auto" w:fill="FFFFFF"/>
        <w:spacing w:before="0" w:beforeAutospacing="0" w:after="255" w:afterAutospacing="0"/>
        <w:jc w:val="both"/>
        <w:rPr>
          <w:color w:val="232121"/>
        </w:rPr>
      </w:pPr>
      <w:r>
        <w:rPr>
          <w:color w:val="232121"/>
        </w:rPr>
        <w:t>The Moon cảnh báo sự mơ hồ về mặt tài chính với tình trạng kinh doanh hiện đại. Nếu bạn trong quá trình tìm việc thì nên xác định rõ mình muốn làm công việc gì và khả năng thực tế đến đâu để xác định được nhóm công việc tương thích. Sự ảo tưởng về khả năng của bản thân có thể dẫn đến tính tự cao hoặc những nỗi thất vọng tột bậc. Mặt khác, nếu bạn đang có dự định kinh doanh hoặc đầu tư thì nên cẩn thận vì bạn có thể không nhìn thấy những bất cập đang tồn tại. The Moon còn cảnh báo mọi sự nóng giận và xung đột với đồng nghiệp hoặc cấp trên sẽ chẳng mang lại kết quả gì, ngược lại khiến bạn bực tức hơn.</w:t>
      </w:r>
    </w:p>
    <w:p w:rsidR="000358D0" w:rsidRDefault="000358D0" w:rsidP="000358D0">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tiền bạc</w:t>
      </w:r>
    </w:p>
    <w:p w:rsidR="000358D0" w:rsidRDefault="000358D0" w:rsidP="000358D0">
      <w:pPr>
        <w:pStyle w:val="NormalWeb"/>
        <w:shd w:val="clear" w:color="auto" w:fill="FFFFFF"/>
        <w:spacing w:before="0" w:beforeAutospacing="0" w:after="255" w:afterAutospacing="0"/>
        <w:jc w:val="both"/>
        <w:rPr>
          <w:color w:val="232121"/>
        </w:rPr>
      </w:pPr>
      <w:r>
        <w:rPr>
          <w:color w:val="232121"/>
        </w:rPr>
        <w:t>The Moon không đem đến tin vui về tiền bạc. Những nguồn tiền của bạn sẽ tạm thời chảy rất chậm trong giai đoạn này. Một chế độ chi tiêu “thắt lưng buộc bụng” trong giai đoạn này là điều cần thiết. Không nên phụ thuộc hoặc dồn hết tâm trí vào một nguồn tiền cố định, hãy nghĩ cách xoay xở tài chính bằng chính năng lực của bản thân. The Moon mang đến thông điệp rằng ngoài bạn ra không ai có thể kéo bạn ra khỏi vũng lầy của khủng hoảng tài chính được. Lá bài cũng cảnh báo có sự xuất hiện của sự dối trá và lừa lọc liên quan đến tiền bạc.</w:t>
      </w:r>
    </w:p>
    <w:p w:rsidR="000358D0" w:rsidRDefault="000358D0" w:rsidP="000358D0">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sức khỏe</w:t>
      </w:r>
    </w:p>
    <w:p w:rsidR="000358D0" w:rsidRDefault="000358D0" w:rsidP="000358D0">
      <w:pPr>
        <w:pStyle w:val="NormalWeb"/>
        <w:shd w:val="clear" w:color="auto" w:fill="FFFFFF"/>
        <w:spacing w:before="0" w:beforeAutospacing="0" w:after="255" w:afterAutospacing="0"/>
        <w:jc w:val="both"/>
        <w:rPr>
          <w:color w:val="232121"/>
        </w:rPr>
      </w:pPr>
      <w:r>
        <w:rPr>
          <w:color w:val="232121"/>
        </w:rPr>
        <w:t>Sự thư giãn và nghỉ ngơi trong giai đoạn này là điều cần thiết. Sau những nỗ lực với các rắc rối bạn trở nên kiệt sức. Những áp lực từ cuộc sống, công việc thậm chí cả trong mối quan hệ tình cảm khiến bạn căng thẳng. Sự nghỉ ngơi là hết sức cần thiết trước khi tình trạng xấu đi. Khi có những dấu hiệu bất ổn với cơ thể hãy đi khám và nhận lời tư vấn của bác sĩ.</w:t>
      </w:r>
    </w:p>
    <w:p w:rsidR="000358D0" w:rsidRDefault="000358D0" w:rsidP="000358D0">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Ý nghĩa lá bài The Moon xuôi</w:t>
      </w:r>
    </w:p>
    <w:p w:rsidR="000358D0" w:rsidRDefault="000358D0" w:rsidP="000358D0">
      <w:pPr>
        <w:pStyle w:val="NormalWeb"/>
        <w:shd w:val="clear" w:color="auto" w:fill="FFFFFF"/>
        <w:spacing w:before="0" w:beforeAutospacing="0" w:after="255" w:afterAutospacing="0"/>
        <w:jc w:val="both"/>
        <w:rPr>
          <w:color w:val="232121"/>
        </w:rPr>
      </w:pPr>
      <w:r>
        <w:rPr>
          <w:color w:val="232121"/>
        </w:rPr>
        <w:t>Hình ảnh trên lá bài The Moon là một con đường xa tít, hai bên đường xuất hiện con chó và con sói,một bên đại diện cho sự thân thuộc một bên đại diện cho sự hoang dã. Những tòa tháp trải dài đại diện cho thiện và ác khi chúng giống nhau về ngoại hình nhưng cũng có thể khác nhau hoàn toàn về tính chất.</w:t>
      </w:r>
    </w:p>
    <w:p w:rsidR="000358D0" w:rsidRDefault="000358D0" w:rsidP="000358D0">
      <w:pPr>
        <w:pStyle w:val="NormalWeb"/>
        <w:shd w:val="clear" w:color="auto" w:fill="FFFFFF"/>
        <w:spacing w:before="0" w:beforeAutospacing="0" w:after="0" w:afterAutospacing="0"/>
        <w:jc w:val="both"/>
        <w:rPr>
          <w:color w:val="232121"/>
        </w:rPr>
      </w:pPr>
      <w:r>
        <w:rPr>
          <w:rStyle w:val="Strong"/>
          <w:color w:val="232121"/>
        </w:rPr>
        <w:t>Lá bài The Moon xuôi</w:t>
      </w:r>
      <w:r>
        <w:rPr>
          <w:color w:val="232121"/>
        </w:rPr>
        <w:t> nói rằng bạn đang đi trên một con đường đầy nguy hiểm rình rập. Ánh sáng mặt trăng mang lại có thể dẫn đường đưa lối giúp bạn đi qua con đường này. Trực giác của bạn được phát huy tối đa lúc này. Khi bạn nhận thức được sự nguy hiểm bạn sẽ tự lừa dối bản thân để chống lại nỗi sợ hãi thông thường, điều này có ích trong việc tạo ra sức mạnh và niềm tin.</w:t>
      </w:r>
    </w:p>
    <w:p w:rsidR="000358D0" w:rsidRDefault="000358D0" w:rsidP="000358D0">
      <w:pPr>
        <w:pStyle w:val="NormalWeb"/>
        <w:shd w:val="clear" w:color="auto" w:fill="FFFFFF"/>
        <w:spacing w:before="0" w:beforeAutospacing="0" w:after="255" w:afterAutospacing="0"/>
        <w:jc w:val="both"/>
        <w:rPr>
          <w:ins w:id="43" w:author="Unknown"/>
          <w:color w:val="232121"/>
        </w:rPr>
      </w:pPr>
      <w:ins w:id="44" w:author="Unknown">
        <w:r>
          <w:rPr>
            <w:color w:val="232121"/>
          </w:rPr>
          <w:t>Tuy nhiên, mọi điều bạn nhìn thấy chưa chắc đã là thật, đôi khi đó chỉ là trò lừa đảo. Lời khuyên là hãy bình tĩnh xem xét và đánh giá mọi việc kỹ lưỡng trước khi làm bất kỳ điều gì trong giai đoạn này .</w:t>
        </w:r>
      </w:ins>
    </w:p>
    <w:p w:rsidR="000D539E" w:rsidRDefault="000D539E" w:rsidP="00A62CC9">
      <w:pPr>
        <w:pStyle w:val="Heading1"/>
        <w:shd w:val="clear" w:color="auto" w:fill="FFFFFF"/>
        <w:spacing w:before="0"/>
        <w:jc w:val="center"/>
        <w:rPr>
          <w:rFonts w:asciiTheme="minorHAnsi" w:eastAsiaTheme="minorHAnsi" w:hAnsiTheme="minorHAnsi" w:cstheme="minorBidi"/>
          <w:b w:val="0"/>
          <w:bCs w:val="0"/>
          <w:color w:val="auto"/>
          <w:sz w:val="22"/>
          <w:szCs w:val="22"/>
        </w:rPr>
      </w:pPr>
    </w:p>
    <w:p w:rsidR="000D539E" w:rsidRDefault="000D539E" w:rsidP="00A62CC9">
      <w:pPr>
        <w:pStyle w:val="Heading1"/>
        <w:shd w:val="clear" w:color="auto" w:fill="FFFFFF"/>
        <w:spacing w:before="0"/>
        <w:jc w:val="center"/>
        <w:rPr>
          <w:rFonts w:asciiTheme="minorHAnsi" w:eastAsiaTheme="minorHAnsi" w:hAnsiTheme="minorHAnsi" w:cstheme="minorBidi"/>
          <w:b w:val="0"/>
          <w:bCs w:val="0"/>
          <w:color w:val="auto"/>
          <w:sz w:val="22"/>
          <w:szCs w:val="22"/>
        </w:rPr>
      </w:pPr>
    </w:p>
    <w:p w:rsidR="00A62CC9" w:rsidRDefault="00A62CC9" w:rsidP="00A62CC9">
      <w:pPr>
        <w:pStyle w:val="Heading1"/>
        <w:shd w:val="clear" w:color="auto" w:fill="FFFFFF"/>
        <w:spacing w:before="0"/>
        <w:jc w:val="center"/>
        <w:rPr>
          <w:rFonts w:ascii="Arial" w:hAnsi="Arial" w:cs="Arial"/>
          <w:caps/>
          <w:color w:val="D81515"/>
          <w:spacing w:val="15"/>
          <w:sz w:val="30"/>
          <w:szCs w:val="30"/>
        </w:rPr>
      </w:pPr>
      <w:r>
        <w:rPr>
          <w:rFonts w:ascii="Arial" w:hAnsi="Arial" w:cs="Arial"/>
          <w:caps/>
          <w:color w:val="D81515"/>
          <w:spacing w:val="15"/>
          <w:sz w:val="30"/>
          <w:szCs w:val="30"/>
        </w:rPr>
        <w:t>Ý NGHĨA LÁ BÀI THE SUN – NIỀM VUI CUỘC SỐNG</w:t>
      </w:r>
    </w:p>
    <w:p w:rsidR="00A62CC9" w:rsidRDefault="00A62CC9" w:rsidP="00A62CC9">
      <w:pPr>
        <w:pStyle w:val="NormalWeb"/>
        <w:shd w:val="clear" w:color="auto" w:fill="FFFFFF"/>
        <w:spacing w:before="0" w:beforeAutospacing="0" w:after="0" w:afterAutospacing="0"/>
        <w:jc w:val="both"/>
        <w:rPr>
          <w:ins w:id="45" w:author="Unknown"/>
          <w:color w:val="232121"/>
        </w:rPr>
      </w:pPr>
      <w:ins w:id="46" w:author="Unknown">
        <w:r>
          <w:rPr>
            <w:color w:val="232121"/>
          </w:rPr>
          <w:t>[</w:t>
        </w:r>
        <w:r>
          <w:rPr>
            <w:rStyle w:val="Strong"/>
            <w:color w:val="232121"/>
          </w:rPr>
          <w:fldChar w:fldCharType="begin"/>
        </w:r>
        <w:r>
          <w:rPr>
            <w:rStyle w:val="Strong"/>
            <w:color w:val="232121"/>
          </w:rPr>
          <w:instrText xml:space="preserve"> HYPERLINK "https://meozodiac.com/xem-boi-bai-tarot-online" </w:instrText>
        </w:r>
        <w:r>
          <w:rPr>
            <w:rStyle w:val="Strong"/>
            <w:color w:val="232121"/>
          </w:rPr>
          <w:fldChar w:fldCharType="separate"/>
        </w:r>
        <w:r>
          <w:rPr>
            <w:rStyle w:val="Hyperlink"/>
            <w:b/>
            <w:bCs/>
            <w:color w:val="DD3333"/>
          </w:rPr>
          <w:t>Bói bài tarot miễn phí</w:t>
        </w:r>
        <w:r>
          <w:rPr>
            <w:rStyle w:val="Strong"/>
            <w:color w:val="232121"/>
          </w:rPr>
          <w:fldChar w:fldCharType="end"/>
        </w:r>
        <w:r>
          <w:rPr>
            <w:color w:val="232121"/>
          </w:rPr>
          <w:t>] The Sun là lá bài của hạnh phúc, lá bài này mang đến ánh sáng, niềm vui cho cuộc sống và các dự định trong tương lai. The Sun dự báo một kết quả tốt đối với công việc và các mối quan hệ, bạn có thể yên tâm với những việc mình đang làm vì chúng sẽ sớm đạt được thành công như mong đợi..</w:t>
        </w:r>
      </w:ins>
    </w:p>
    <w:p w:rsidR="00A62CC9" w:rsidRDefault="00A62CC9" w:rsidP="00A62CC9">
      <w:pPr>
        <w:pStyle w:val="Heading2"/>
        <w:shd w:val="clear" w:color="auto" w:fill="FFFFFF"/>
        <w:spacing w:before="0" w:beforeAutospacing="0" w:after="255" w:afterAutospacing="0" w:line="312" w:lineRule="atLeast"/>
        <w:rPr>
          <w:rFonts w:ascii="Arial" w:hAnsi="Arial" w:cs="Arial"/>
          <w:color w:val="1063FB"/>
          <w:sz w:val="30"/>
          <w:szCs w:val="30"/>
        </w:rPr>
      </w:pPr>
    </w:p>
    <w:p w:rsidR="00A62CC9" w:rsidRDefault="00A62CC9" w:rsidP="00A62CC9">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Tổng quan lá bài The Sun trong Tarot</w:t>
      </w:r>
    </w:p>
    <w:p w:rsidR="00A62CC9" w:rsidRDefault="00A62CC9" w:rsidP="00A62CC9">
      <w:pPr>
        <w:pStyle w:val="NormalWeb"/>
        <w:shd w:val="clear" w:color="auto" w:fill="FFFFFF"/>
        <w:spacing w:before="0" w:beforeAutospacing="0" w:after="0" w:afterAutospacing="0"/>
        <w:jc w:val="both"/>
        <w:rPr>
          <w:color w:val="232121"/>
        </w:rPr>
      </w:pPr>
      <w:r>
        <w:rPr>
          <w:noProof/>
          <w:color w:val="232121"/>
        </w:rPr>
        <w:drawing>
          <wp:inline distT="0" distB="0" distL="0" distR="0">
            <wp:extent cx="1666875" cy="2857500"/>
            <wp:effectExtent l="0" t="0" r="9525" b="0"/>
            <wp:docPr id="21" name="Picture 21" descr="https://meozodiac.com/wp-content/uploads/2019/03/19-sun-175x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ttps://meozodiac.com/wp-content/uploads/2019/03/19-sun-175x300.jp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666875" cy="2857500"/>
                    </a:xfrm>
                    <a:prstGeom prst="rect">
                      <a:avLst/>
                    </a:prstGeom>
                    <a:noFill/>
                    <a:ln>
                      <a:noFill/>
                    </a:ln>
                  </pic:spPr>
                </pic:pic>
              </a:graphicData>
            </a:graphic>
          </wp:inline>
        </w:drawing>
      </w:r>
      <w:hyperlink r:id="rId37" w:history="1">
        <w:r>
          <w:rPr>
            <w:rStyle w:val="Strong"/>
            <w:color w:val="DD3333"/>
          </w:rPr>
          <w:t>Lá bài The Sun</w:t>
        </w:r>
      </w:hyperlink>
      <w:r>
        <w:rPr>
          <w:color w:val="232121"/>
        </w:rPr>
        <w:t> đại diện cho mặt trời, bạn luôn nỗ lực làm mọi thứ bằng tất cả năng lực. Bạn khao khát đạt được thành công dù phần thưởng cuối cùng không quá lớn lao. Giống như mặt trời luôn xuất hiện từ sáng sớm bình minh, bạn là một người chăm chỉ. Mọi sự cố gắng của bạn sẽ được ghi nhận, hãy sẵn sàng đón chờ những thành quả xứng đáng.</w:t>
      </w:r>
    </w:p>
    <w:p w:rsidR="00A62CC9" w:rsidRDefault="00A62CC9" w:rsidP="00A62CC9">
      <w:pPr>
        <w:pStyle w:val="NormalWeb"/>
        <w:shd w:val="clear" w:color="auto" w:fill="FFFFFF"/>
        <w:spacing w:before="0" w:beforeAutospacing="0" w:after="255" w:afterAutospacing="0"/>
        <w:jc w:val="both"/>
        <w:rPr>
          <w:color w:val="232121"/>
        </w:rPr>
      </w:pPr>
      <w:r>
        <w:rPr>
          <w:color w:val="232121"/>
        </w:rPr>
        <w:t>The Sun thường xuất hiện với ý nghĩa tích cực nhưng đôi khi nó cũng xuất hiện dưới dạng tiêu cực. Bạn không thỏa mãn với những gì mình có. Bạn có thể sẽ chỉ nhìn thấy những mặt tốt trong các mối quan hệ mà không thấy được những mặt xấu ẩn nấp.</w:t>
      </w:r>
    </w:p>
    <w:p w:rsidR="00A62CC9" w:rsidRDefault="00A62CC9" w:rsidP="00A62CC9">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tình yêu</w:t>
      </w:r>
    </w:p>
    <w:p w:rsidR="00A62CC9" w:rsidRDefault="00A62CC9" w:rsidP="00A62CC9">
      <w:pPr>
        <w:pStyle w:val="NormalWeb"/>
        <w:shd w:val="clear" w:color="auto" w:fill="FFFFFF"/>
        <w:spacing w:before="0" w:beforeAutospacing="0" w:after="255" w:afterAutospacing="0"/>
        <w:jc w:val="both"/>
        <w:rPr>
          <w:color w:val="232121"/>
        </w:rPr>
      </w:pPr>
      <w:r>
        <w:rPr>
          <w:color w:val="232121"/>
        </w:rPr>
        <w:t>Lá bài The Sun trong tình yêu dự báo một kết quả có hậu trong mối quan hệ yêu đương. Nếu hai bạn đang trong mối quan hệ yêu đương thì lá bài dự báo hai bạn có thể đi xa hơn thậm chí tiến tới hôn nhân. Đối phương đang rất quan tâm, sẻ chia và tôn trọng bạn. Hãy cố gắng mở lòng đón nhận sự nhiệt thành đó, một vài dấu hiệu cho thấy bạn đang thờ ơ với sự chân thành của đối phương.</w:t>
      </w:r>
    </w:p>
    <w:p w:rsidR="00A62CC9" w:rsidRDefault="00A62CC9" w:rsidP="00A62CC9">
      <w:pPr>
        <w:pStyle w:val="NormalWeb"/>
        <w:shd w:val="clear" w:color="auto" w:fill="FFFFFF"/>
        <w:spacing w:before="0" w:beforeAutospacing="0" w:after="0" w:afterAutospacing="0"/>
        <w:jc w:val="both"/>
        <w:rPr>
          <w:color w:val="232121"/>
        </w:rPr>
      </w:pPr>
      <w:r>
        <w:rPr>
          <w:color w:val="232121"/>
        </w:rPr>
        <w:t>Trường hợp bạn đang độc thân thì không cần quá lo lắng, bạn sẽ sớm thoát khỏi tình trạng độc thân. </w:t>
      </w:r>
      <w:r>
        <w:rPr>
          <w:rStyle w:val="Strong"/>
          <w:color w:val="232121"/>
        </w:rPr>
        <w:t>Ý nghĩa lá bài The Sun</w:t>
      </w:r>
      <w:r>
        <w:rPr>
          <w:color w:val="232121"/>
        </w:rPr>
        <w:t> dự báo về tình yêu khá đơn giản, đây là giai đoạn thăng hoa của tình yêu nếu cả hai thấu hiểu, đón nhận nhau bằng cả tấm lòng.</w:t>
      </w:r>
    </w:p>
    <w:p w:rsidR="00A62CC9" w:rsidRDefault="00A62CC9" w:rsidP="00A62CC9">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lastRenderedPageBreak/>
        <w:t>Về công việc</w:t>
      </w:r>
    </w:p>
    <w:p w:rsidR="00A62CC9" w:rsidRDefault="00A62CC9" w:rsidP="00A62CC9">
      <w:pPr>
        <w:pStyle w:val="NormalWeb"/>
        <w:shd w:val="clear" w:color="auto" w:fill="FFFFFF"/>
        <w:spacing w:before="0" w:beforeAutospacing="0" w:after="255" w:afterAutospacing="0"/>
        <w:jc w:val="both"/>
        <w:rPr>
          <w:color w:val="232121"/>
        </w:rPr>
      </w:pPr>
      <w:r>
        <w:rPr>
          <w:color w:val="232121"/>
        </w:rPr>
        <w:t>Đây là giai đoạn bạn có những thăng tiến trong sự nghiệp. Những khó khăn trong sự nghiệp đang dần được tháo gỡ, bạn sẽ được tận hưởng thành quả do mình tạo ra. Mọi quyết định trong công việc có thể đều thuận lợi do bạn đã có sự chuẩn bị khá kỹ lưỡng. Ngay cả việc kinh doanh riêng hay bắt đầu một dự án mới tại thời điểm này cũng sẽ khá thành công. Tuy bạn sẽ gặp khá nhiều may mắn trong công việc khi lá bài The Sun xuất hiện nhưng điều đó không có nghĩa là bạn không cần cố gắng. Có làm có hưởng là điều bạn cần phải ghi nhớ thật kỹ.</w:t>
      </w:r>
    </w:p>
    <w:p w:rsidR="00A62CC9" w:rsidRDefault="00A62CC9" w:rsidP="00A62CC9">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tiền bạc</w:t>
      </w:r>
    </w:p>
    <w:p w:rsidR="00A62CC9" w:rsidRDefault="00A62CC9" w:rsidP="00A62CC9">
      <w:pPr>
        <w:pStyle w:val="NormalWeb"/>
        <w:shd w:val="clear" w:color="auto" w:fill="FFFFFF"/>
        <w:spacing w:before="0" w:beforeAutospacing="0" w:after="255" w:afterAutospacing="0"/>
        <w:jc w:val="both"/>
        <w:rPr>
          <w:color w:val="232121"/>
        </w:rPr>
      </w:pPr>
      <w:r>
        <w:rPr>
          <w:color w:val="232121"/>
        </w:rPr>
        <w:t>Tiền bạc trong thời gian này khá dồi dào, bạn sẽ nhận được nhiều khoản tài chính từ nhiều nguồn khác nhau. Lá bài The Sun mang đến những thông báo tích cực về mặt tài chính. Tuy nhiên, bạn cần hết sức cảnh giác về sự chi tiêu của mình, nhiều tiền đồng nghĩa với việc nhiều khoản phải chi trả. Hãy cân đối chi tiêu, tốt hơn hết là bạn hãy đầu tư cho những dự án kinh doanh để thu được lợi nhuận và hạn chế chi tiêu phung phí.</w:t>
      </w:r>
    </w:p>
    <w:p w:rsidR="00A62CC9" w:rsidRDefault="00A62CC9" w:rsidP="00A62CC9">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sức khỏe</w:t>
      </w:r>
    </w:p>
    <w:p w:rsidR="00A62CC9" w:rsidRDefault="00A62CC9" w:rsidP="00A62CC9">
      <w:pPr>
        <w:pStyle w:val="NormalWeb"/>
        <w:shd w:val="clear" w:color="auto" w:fill="FFFFFF"/>
        <w:spacing w:before="0" w:beforeAutospacing="0" w:after="255" w:afterAutospacing="0"/>
        <w:jc w:val="both"/>
        <w:rPr>
          <w:color w:val="232121"/>
        </w:rPr>
      </w:pPr>
      <w:r>
        <w:rPr>
          <w:color w:val="232121"/>
        </w:rPr>
        <w:t>The Sun đại diện cho ánh mặt trời mang đến những điều may mắn đối với tình trạng sức khỏe của bạn. Giai đoạn này bạn luôn căng tràn năng lượng cùng sự nhiệt huyết, dành nhiều thời gian cho hoạt động ngoại khóa hoặc những chuyến dã ngoại ngắn ngày mang đến một tinh thần lạc quan. Nếu bạn đang trong quá trình chữa bệnh thì The Sun dự báo tình hình sẽ sớm chuyển biến tốt. Hãy duy trì thể lực cùng tinh thần hiện tại để đủ năng lượng thực hiện mọi ước muốn của bản thân.</w:t>
      </w:r>
    </w:p>
    <w:p w:rsidR="00A62CC9" w:rsidRDefault="00A62CC9" w:rsidP="00A62CC9">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Ý nghĩa lá bài The Sun xuôi</w:t>
      </w:r>
    </w:p>
    <w:p w:rsidR="00A62CC9" w:rsidRDefault="00A62CC9" w:rsidP="00A62CC9">
      <w:pPr>
        <w:pStyle w:val="NormalWeb"/>
        <w:shd w:val="clear" w:color="auto" w:fill="FFFFFF"/>
        <w:spacing w:before="0" w:beforeAutospacing="0" w:after="0" w:afterAutospacing="0"/>
        <w:jc w:val="both"/>
        <w:rPr>
          <w:color w:val="232121"/>
        </w:rPr>
      </w:pPr>
      <w:r>
        <w:rPr>
          <w:rStyle w:val="Strong"/>
          <w:color w:val="232121"/>
        </w:rPr>
        <w:t>Lá bài The Sun xuôi</w:t>
      </w:r>
      <w:r>
        <w:rPr>
          <w:color w:val="232121"/>
        </w:rPr>
        <w:t> đại diện cho ánh sáng sau đêm đen. Mặt Trời là nguồn sống và năng lượng tích cực, hình ảnh trong The Sun là cậu bé vui chơi trong ánh mặt trời thể hiện một sự lạc quan. Đứa trẻ trong trạng thái không mặc gì đại diện cho sự trần trụi, thật thà không có gì giấu giếm. Con ngựa trắng mà cậu bé đang cưỡi đại diện cho sự quý phái và sức mạnh tiềm tàng.</w:t>
      </w:r>
    </w:p>
    <w:p w:rsidR="00A62CC9" w:rsidRDefault="00A62CC9" w:rsidP="00A62CC9">
      <w:pPr>
        <w:pStyle w:val="NormalWeb"/>
        <w:shd w:val="clear" w:color="auto" w:fill="FFFFFF"/>
        <w:spacing w:before="0" w:beforeAutospacing="0" w:after="255" w:afterAutospacing="0"/>
        <w:jc w:val="both"/>
        <w:rPr>
          <w:color w:val="232121"/>
        </w:rPr>
      </w:pPr>
      <w:r>
        <w:rPr>
          <w:color w:val="232121"/>
        </w:rPr>
        <w:t>Những điều may mắn và hạnh phúc đang tìm đến bạn. Nguồn năng lượng tích cực của bạn lan tỏa đến những người xung quanh. Bạn dần dần đến gần hơn với các mục tiêu đã đặt ra. Nhìn chung, lá bài The Sun xuôi theo khía cạnh tích cực mang thông điệp của sự thỏa mãn và hạnh phúc.</w:t>
      </w:r>
    </w:p>
    <w:p w:rsidR="00A62CC9" w:rsidRDefault="00A62CC9"/>
    <w:p w:rsidR="003A763A" w:rsidRDefault="003A763A"/>
    <w:p w:rsidR="003A763A" w:rsidRDefault="003A763A"/>
    <w:p w:rsidR="000D539E" w:rsidRDefault="000D539E" w:rsidP="003A763A">
      <w:pPr>
        <w:pStyle w:val="Heading1"/>
        <w:shd w:val="clear" w:color="auto" w:fill="FFFFFF"/>
        <w:spacing w:before="0"/>
        <w:jc w:val="center"/>
        <w:rPr>
          <w:rFonts w:asciiTheme="minorHAnsi" w:eastAsiaTheme="minorHAnsi" w:hAnsiTheme="minorHAnsi" w:cstheme="minorBidi"/>
          <w:b w:val="0"/>
          <w:bCs w:val="0"/>
          <w:color w:val="auto"/>
          <w:sz w:val="22"/>
          <w:szCs w:val="22"/>
        </w:rPr>
      </w:pPr>
    </w:p>
    <w:p w:rsidR="003A763A" w:rsidRDefault="003A763A" w:rsidP="003A763A">
      <w:pPr>
        <w:pStyle w:val="Heading1"/>
        <w:shd w:val="clear" w:color="auto" w:fill="FFFFFF"/>
        <w:spacing w:before="0"/>
        <w:jc w:val="center"/>
        <w:rPr>
          <w:rFonts w:ascii="Arial" w:hAnsi="Arial" w:cs="Arial"/>
          <w:caps/>
          <w:color w:val="D81515"/>
          <w:spacing w:val="15"/>
          <w:sz w:val="30"/>
          <w:szCs w:val="30"/>
        </w:rPr>
      </w:pPr>
      <w:r>
        <w:rPr>
          <w:rFonts w:ascii="Arial" w:hAnsi="Arial" w:cs="Arial"/>
          <w:caps/>
          <w:color w:val="D81515"/>
          <w:spacing w:val="15"/>
          <w:sz w:val="30"/>
          <w:szCs w:val="30"/>
        </w:rPr>
        <w:t>Ý NGHĨA LÁ BÀI JUDGEMENT – PHÁN QUYẾT THAY ĐỔI</w:t>
      </w:r>
    </w:p>
    <w:p w:rsidR="003A763A" w:rsidRDefault="003A763A" w:rsidP="003A763A">
      <w:pPr>
        <w:pStyle w:val="NormalWeb"/>
        <w:shd w:val="clear" w:color="auto" w:fill="FFFFFF"/>
        <w:spacing w:before="0" w:beforeAutospacing="0" w:after="0" w:afterAutospacing="0"/>
        <w:jc w:val="both"/>
        <w:rPr>
          <w:ins w:id="47" w:author="Unknown"/>
          <w:color w:val="232121"/>
        </w:rPr>
      </w:pPr>
      <w:ins w:id="48" w:author="Unknown">
        <w:r>
          <w:rPr>
            <w:color w:val="232121"/>
          </w:rPr>
          <w:t>[</w:t>
        </w:r>
        <w:r>
          <w:rPr>
            <w:rStyle w:val="Strong"/>
            <w:color w:val="232121"/>
          </w:rPr>
          <w:fldChar w:fldCharType="begin"/>
        </w:r>
        <w:r>
          <w:rPr>
            <w:rStyle w:val="Strong"/>
            <w:color w:val="232121"/>
          </w:rPr>
          <w:instrText xml:space="preserve"> HYPERLINK "https://meozodiac.com/xem-boi-bai-tarot-online" </w:instrText>
        </w:r>
        <w:r>
          <w:rPr>
            <w:rStyle w:val="Strong"/>
            <w:color w:val="232121"/>
          </w:rPr>
          <w:fldChar w:fldCharType="separate"/>
        </w:r>
        <w:r>
          <w:rPr>
            <w:rStyle w:val="Hyperlink"/>
            <w:b/>
            <w:bCs/>
            <w:color w:val="DD3333"/>
          </w:rPr>
          <w:t>Xem bói bài tarot</w:t>
        </w:r>
        <w:r>
          <w:rPr>
            <w:rStyle w:val="Strong"/>
            <w:color w:val="232121"/>
          </w:rPr>
          <w:fldChar w:fldCharType="end"/>
        </w:r>
        <w:r>
          <w:rPr>
            <w:color w:val="232121"/>
          </w:rPr>
          <w:t>] Judgement là lá bài của kết quả, lá bài này mang đến những phán quyết cho các vấn đề và mối quan hệ trong cuộc sống. Lá bài thường xuất hiện khi cuộc đời có những cột mốc thay đổi lớn. Đôi khi là sự chuyển tiếp trong mối quan hệ tình cảm, sự khởi đầu của công việc sau những ngày tháng đầy gian nan.</w:t>
        </w:r>
      </w:ins>
    </w:p>
    <w:p w:rsidR="003A763A" w:rsidRDefault="003A763A" w:rsidP="003A763A">
      <w:pPr>
        <w:pStyle w:val="Heading2"/>
        <w:shd w:val="clear" w:color="auto" w:fill="FFFFFF"/>
        <w:spacing w:before="0" w:beforeAutospacing="0" w:after="255" w:afterAutospacing="0" w:line="312" w:lineRule="atLeast"/>
        <w:rPr>
          <w:rFonts w:ascii="Arial" w:hAnsi="Arial" w:cs="Arial"/>
          <w:color w:val="1063FB"/>
          <w:sz w:val="30"/>
          <w:szCs w:val="30"/>
        </w:rPr>
      </w:pPr>
    </w:p>
    <w:p w:rsidR="003A763A" w:rsidRDefault="003A763A" w:rsidP="003A763A">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Tổng quan lá bài Judgement trong Tarot</w:t>
      </w:r>
    </w:p>
    <w:p w:rsidR="003A763A" w:rsidRDefault="003A763A" w:rsidP="003A763A">
      <w:pPr>
        <w:pStyle w:val="NormalWeb"/>
        <w:shd w:val="clear" w:color="auto" w:fill="FFFFFF"/>
        <w:spacing w:before="0" w:beforeAutospacing="0" w:after="0" w:afterAutospacing="0"/>
        <w:jc w:val="both"/>
        <w:rPr>
          <w:color w:val="232121"/>
        </w:rPr>
      </w:pPr>
      <w:r>
        <w:rPr>
          <w:noProof/>
          <w:color w:val="232121"/>
        </w:rPr>
        <w:drawing>
          <wp:inline distT="0" distB="0" distL="0" distR="0">
            <wp:extent cx="1666875" cy="2857500"/>
            <wp:effectExtent l="0" t="0" r="9525" b="0"/>
            <wp:docPr id="22" name="Picture 22" descr="https://meozodiac.com/wp-content/uploads/2019/03/20-judgement-175x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ttps://meozodiac.com/wp-content/uploads/2019/03/20-judgement-175x300.jp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666875" cy="2857500"/>
                    </a:xfrm>
                    <a:prstGeom prst="rect">
                      <a:avLst/>
                    </a:prstGeom>
                    <a:noFill/>
                    <a:ln>
                      <a:noFill/>
                    </a:ln>
                  </pic:spPr>
                </pic:pic>
              </a:graphicData>
            </a:graphic>
          </wp:inline>
        </w:drawing>
      </w:r>
      <w:hyperlink r:id="rId39" w:history="1">
        <w:r>
          <w:rPr>
            <w:rStyle w:val="Hyperlink"/>
            <w:b/>
            <w:bCs/>
            <w:color w:val="DD3333"/>
          </w:rPr>
          <w:t>Judgement mang ý nghĩa</w:t>
        </w:r>
      </w:hyperlink>
      <w:r>
        <w:rPr>
          <w:color w:val="232121"/>
        </w:rPr>
        <w:t> thay đổi lớn, nó đánh dấu thời gian mà tất cả nỗ lực của bạn sẽ có kết quả, có thể là một kết quả mỹ mãn hoặc tồi tệ nhất. Tất cả quyết định của bạn trong giai đoạn này sẽ ảnh hưởng trực tiếp tới sự thành bại của tương lai. Xét theo hướng tích cực, lá bài trấn an rằng mọi sự thành công của bạn đều do bạn quyết định, bạn chính là người đưa ra phán quyết cuối cùng. Xét theo hướng tiêu cực, những điều bạn đang hướng đến không mang một giá trị gì, bạn không thu được bất cứ thứ gì sau những nỗ lực không ngừng nghỉ.</w:t>
      </w:r>
    </w:p>
    <w:p w:rsidR="000D539E" w:rsidRDefault="000D539E" w:rsidP="003A763A">
      <w:pPr>
        <w:pStyle w:val="NormalWeb"/>
        <w:shd w:val="clear" w:color="auto" w:fill="FFFFFF"/>
        <w:spacing w:before="0" w:beforeAutospacing="0" w:after="0" w:afterAutospacing="0"/>
        <w:jc w:val="both"/>
        <w:rPr>
          <w:color w:val="232121"/>
        </w:rPr>
      </w:pPr>
    </w:p>
    <w:p w:rsidR="003A763A" w:rsidRDefault="003A763A" w:rsidP="003A763A">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tình yêu</w:t>
      </w:r>
    </w:p>
    <w:p w:rsidR="003A763A" w:rsidRDefault="003A763A" w:rsidP="003A763A">
      <w:pPr>
        <w:pStyle w:val="NormalWeb"/>
        <w:shd w:val="clear" w:color="auto" w:fill="FFFFFF"/>
        <w:spacing w:before="0" w:beforeAutospacing="0" w:after="255" w:afterAutospacing="0"/>
        <w:jc w:val="both"/>
        <w:rPr>
          <w:color w:val="232121"/>
        </w:rPr>
      </w:pPr>
      <w:r>
        <w:rPr>
          <w:color w:val="232121"/>
        </w:rPr>
        <w:t>Đây là giai đoạn của những thử thách trong tình cảm. Nếu bạn đang cô đơn lẻ bóng, lá bài Judgement trong tình yêu không mang ý nghĩa rằng bạn sẽ nhanh chóng gặp được nửa còn lại. Trường hợp đang trong một mối quan hệ, lá bài ám chỉ mọi thành quả của tình yêu sẽ xuất phát từ đây, các quyết định của hai bạn sẽ thiết lập một kết quả khó mà thay đổi. Những xung đột, tranh cãi không thể thiếu trong giai đoạn này. Nếu hai bạn đồng lòng vượt qua mối quan hệ này sẽ sang một trang mới, xa hơn có thể tiến đến hôn nhân. Ngược lại, sự cứng đầu của cả hai sẽ dập tắt hoàn toàn mối quan hệ hiện tại.</w:t>
      </w:r>
    </w:p>
    <w:p w:rsidR="000D539E" w:rsidRDefault="000D539E" w:rsidP="003A763A">
      <w:pPr>
        <w:pStyle w:val="NormalWeb"/>
        <w:shd w:val="clear" w:color="auto" w:fill="FFFFFF"/>
        <w:spacing w:before="0" w:beforeAutospacing="0" w:after="255" w:afterAutospacing="0"/>
        <w:jc w:val="both"/>
        <w:rPr>
          <w:color w:val="232121"/>
        </w:rPr>
      </w:pPr>
    </w:p>
    <w:p w:rsidR="003A763A" w:rsidRDefault="003A763A" w:rsidP="003A763A">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lastRenderedPageBreak/>
        <w:t>Về công việc</w:t>
      </w:r>
    </w:p>
    <w:p w:rsidR="003A763A" w:rsidRDefault="003A763A" w:rsidP="003A763A">
      <w:pPr>
        <w:pStyle w:val="NormalWeb"/>
        <w:shd w:val="clear" w:color="auto" w:fill="FFFFFF"/>
        <w:spacing w:before="0" w:beforeAutospacing="0" w:after="255" w:afterAutospacing="0"/>
        <w:jc w:val="both"/>
        <w:rPr>
          <w:color w:val="232121"/>
        </w:rPr>
      </w:pPr>
      <w:r>
        <w:rPr>
          <w:color w:val="232121"/>
        </w:rPr>
        <w:t>Công việc của bạn đang bị kiểm tra và giám sát gắt gao bởi cấp trên hoặc người đồng nghiệp. Hãy thận trọng để hạn chế lỗi hết mức có thể, ngay cả những chi tiết nhỏ nhặt nhất cũng đừng vội vàng bỏ qua vì đó có thể là cái bẫy. Bạn có thể nhận trái ngọt sau những nỗ lực vì công việc. Nếu bạn đang đi xin việc hoặc lý kết hợp đồng mới thì việc đọc kỹ các điều khoản cam kết là điều cần thiết phải thực hiện. Trong trường hợp khác, lá bài ám chỉ công sức có thể thành công cốc nếu bạn sơ sẩy. Lá bài Judgement gửi gắm một thông điệp quan trọng nhất là sự cẩn trọng.</w:t>
      </w:r>
    </w:p>
    <w:p w:rsidR="003A763A" w:rsidRDefault="003A763A" w:rsidP="003A763A">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tiền bạc</w:t>
      </w:r>
    </w:p>
    <w:p w:rsidR="003A763A" w:rsidRDefault="003A763A" w:rsidP="003A763A">
      <w:pPr>
        <w:pStyle w:val="NormalWeb"/>
        <w:shd w:val="clear" w:color="auto" w:fill="FFFFFF"/>
        <w:spacing w:before="0" w:beforeAutospacing="0" w:after="255" w:afterAutospacing="0"/>
        <w:jc w:val="both"/>
        <w:rPr>
          <w:color w:val="232121"/>
        </w:rPr>
      </w:pPr>
      <w:r>
        <w:rPr>
          <w:color w:val="232121"/>
        </w:rPr>
        <w:t>Judgement mang đến những tín hiệu tốt về tình hình tài chính. Bạn sẽ thu lại những khoản tiền lớn sau những đầu tư mạo hiểm. Nếu bạn đang chờ những nguồn tiền từ các khoản thu nhập cá nhân thì rất nhanh thôi, chúng sẽ về tay bạn. Nhiều khoản tiền sẽ đến nhưng đồng nghĩa với việc nguồn gốc của chúng phải được xác định rõ ràng. Lá bài Judgement cảnh báo những nguồn tiền không rõ ràng, phi pháp có thể khiến bạn xuống dốc và sụp đổ nhanh chóng .</w:t>
      </w:r>
    </w:p>
    <w:p w:rsidR="003A763A" w:rsidRDefault="003A763A" w:rsidP="003A763A">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sức khỏe</w:t>
      </w:r>
    </w:p>
    <w:p w:rsidR="003A763A" w:rsidRDefault="003A763A" w:rsidP="003A763A">
      <w:pPr>
        <w:pStyle w:val="NormalWeb"/>
        <w:shd w:val="clear" w:color="auto" w:fill="FFFFFF"/>
        <w:spacing w:before="0" w:beforeAutospacing="0" w:after="255" w:afterAutospacing="0"/>
        <w:jc w:val="both"/>
        <w:rPr>
          <w:color w:val="232121"/>
        </w:rPr>
      </w:pPr>
      <w:r>
        <w:rPr>
          <w:color w:val="232121"/>
        </w:rPr>
        <w:t>Judgement ám chỉ những tổn thương từ thuở bé khiến bạn thường xuyên gặp vấn đề về tâm lý. Những tổn thương này ảnh hưởng tới tính cách của bạn nhưng theo chiều hướng tích cực. Một số căn bệnh mãn tính khiến bạn khó chịu và có thái độ ghét bỏ, tuy nhiên lá bài khuyên bạn nên học cách chung sống hòa bình với nó vì dù bạn có cáu giận cũng không mang liệu hiệu quả gì. Sự nghỉ ngơi là cần thiết để lấy lại nguồn năng lượng. Ngoài ra, nên chú ý ăn uống đúng giờ giấc, sinh hoạt lành mạnh.</w:t>
      </w:r>
    </w:p>
    <w:p w:rsidR="003A763A" w:rsidRDefault="003A763A" w:rsidP="003A763A">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Ý nghĩa lá bài Judgement xuôi</w:t>
      </w:r>
    </w:p>
    <w:p w:rsidR="003A763A" w:rsidRDefault="003A763A" w:rsidP="003A763A">
      <w:pPr>
        <w:pStyle w:val="NormalWeb"/>
        <w:shd w:val="clear" w:color="auto" w:fill="FFFFFF"/>
        <w:spacing w:before="0" w:beforeAutospacing="0" w:after="0" w:afterAutospacing="0"/>
        <w:jc w:val="both"/>
        <w:rPr>
          <w:color w:val="232121"/>
        </w:rPr>
      </w:pPr>
      <w:r>
        <w:rPr>
          <w:color w:val="232121"/>
        </w:rPr>
        <w:t>Lá bài Judgement thông báo kết quả của sự phán quyết. Hình ảnh trong lá bài là người phụ nữ, đàn ông và trẻ con đang vươn lên từ ngôi mộ cổ. Họ chịu sự phán xét cuối cùng, đôi khi là thiên đường cũng có thể là địa ngục. </w:t>
      </w:r>
      <w:r>
        <w:rPr>
          <w:rStyle w:val="Strong"/>
          <w:color w:val="232121"/>
        </w:rPr>
        <w:t>Lá bài Judgement xuôi</w:t>
      </w:r>
      <w:r>
        <w:rPr>
          <w:color w:val="232121"/>
        </w:rPr>
        <w:t> nhắc nhở rằng bạn đang có một sự nhận thức rõ ràng, biết được vị trí thực tế mình đang đứng và xác định mình cần làm gì để thành công. Lá bài Judgement chỉ ra rằng bạn đang đến gần những thời điểm mang tính quyết định trong cuộc sống. Đôi khi, Judgement ám chỉ sự thức tỉnh. Bạn nhận ra những sai lầm mình đang phạm phải và xác định lại con đường sẽ đi.</w:t>
      </w:r>
    </w:p>
    <w:p w:rsidR="003A763A" w:rsidRDefault="003A763A"/>
    <w:p w:rsidR="00725046" w:rsidRDefault="00725046"/>
    <w:p w:rsidR="00725046" w:rsidRDefault="00725046"/>
    <w:p w:rsidR="00725046" w:rsidRDefault="00725046"/>
    <w:p w:rsidR="00826302" w:rsidRDefault="00826302" w:rsidP="00826302">
      <w:pPr>
        <w:pStyle w:val="Heading1"/>
        <w:shd w:val="clear" w:color="auto" w:fill="FFFFFF"/>
        <w:spacing w:before="0"/>
        <w:jc w:val="center"/>
        <w:rPr>
          <w:rFonts w:ascii="Arial" w:hAnsi="Arial" w:cs="Arial"/>
          <w:caps/>
          <w:color w:val="D81515"/>
          <w:spacing w:val="15"/>
          <w:sz w:val="30"/>
          <w:szCs w:val="30"/>
        </w:rPr>
      </w:pPr>
      <w:r>
        <w:rPr>
          <w:rFonts w:ascii="Arial" w:hAnsi="Arial" w:cs="Arial"/>
          <w:caps/>
          <w:color w:val="D81515"/>
          <w:spacing w:val="15"/>
          <w:sz w:val="30"/>
          <w:szCs w:val="30"/>
        </w:rPr>
        <w:lastRenderedPageBreak/>
        <w:t>Ý NGHĨA LÁ BÀI THE WORLD – THAM VỌNG, ƯỚC MƠ</w:t>
      </w:r>
    </w:p>
    <w:p w:rsidR="00826302" w:rsidRDefault="00826302" w:rsidP="00826302">
      <w:pPr>
        <w:pStyle w:val="NormalWeb"/>
        <w:shd w:val="clear" w:color="auto" w:fill="FFFFFF"/>
        <w:spacing w:before="0" w:beforeAutospacing="0" w:after="0" w:afterAutospacing="0"/>
        <w:jc w:val="both"/>
        <w:rPr>
          <w:ins w:id="49" w:author="Unknown"/>
          <w:color w:val="232121"/>
        </w:rPr>
      </w:pPr>
      <w:ins w:id="50" w:author="Unknown">
        <w:r>
          <w:rPr>
            <w:rStyle w:val="Strong"/>
            <w:color w:val="232121"/>
          </w:rPr>
          <w:fldChar w:fldCharType="begin"/>
        </w:r>
        <w:r>
          <w:rPr>
            <w:rStyle w:val="Strong"/>
            <w:color w:val="232121"/>
          </w:rPr>
          <w:instrText xml:space="preserve"> HYPERLINK "https://meozodiac.com/tarot/y-nghia-la-bai-the-world.html" </w:instrText>
        </w:r>
        <w:r>
          <w:rPr>
            <w:rStyle w:val="Strong"/>
            <w:color w:val="232121"/>
          </w:rPr>
          <w:fldChar w:fldCharType="separate"/>
        </w:r>
        <w:r>
          <w:rPr>
            <w:rStyle w:val="Hyperlink"/>
            <w:b/>
            <w:bCs/>
            <w:color w:val="DD3333"/>
          </w:rPr>
          <w:t>Lá bài The World</w:t>
        </w:r>
        <w:r>
          <w:rPr>
            <w:rStyle w:val="Strong"/>
            <w:color w:val="232121"/>
          </w:rPr>
          <w:fldChar w:fldCharType="end"/>
        </w:r>
        <w:r>
          <w:rPr>
            <w:color w:val="232121"/>
          </w:rPr>
          <w:t> mở ra một tương lai tích cực. Đây là lá bài của sự trọn vẹn, khi lá bài xuất hiện có nghĩa là bạn đang ở điểm cuối cùng của chặng đường và sắp bước sang một giai đoạn mới. The World thể hiện những tham vọng và mơ ước của cuộc đời đã thành hiện thực.</w:t>
        </w:r>
      </w:ins>
    </w:p>
    <w:p w:rsidR="00826302" w:rsidRDefault="00826302" w:rsidP="00725046">
      <w:pPr>
        <w:pStyle w:val="Heading2"/>
        <w:shd w:val="clear" w:color="auto" w:fill="FFFFFF"/>
        <w:spacing w:before="0" w:beforeAutospacing="0" w:after="255" w:afterAutospacing="0" w:line="312" w:lineRule="atLeast"/>
        <w:rPr>
          <w:rFonts w:ascii="Arial" w:hAnsi="Arial" w:cs="Arial"/>
          <w:color w:val="1063FB"/>
          <w:sz w:val="30"/>
          <w:szCs w:val="30"/>
        </w:rPr>
      </w:pPr>
    </w:p>
    <w:p w:rsidR="00725046" w:rsidRDefault="00725046" w:rsidP="00725046">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Tổng quan về lá bài The World trong Tarot</w:t>
      </w:r>
    </w:p>
    <w:p w:rsidR="00725046" w:rsidRDefault="00725046" w:rsidP="00725046">
      <w:pPr>
        <w:pStyle w:val="NormalWeb"/>
        <w:shd w:val="clear" w:color="auto" w:fill="FFFFFF"/>
        <w:spacing w:before="0" w:beforeAutospacing="0" w:after="255" w:afterAutospacing="0"/>
        <w:jc w:val="both"/>
        <w:rPr>
          <w:color w:val="232121"/>
        </w:rPr>
      </w:pPr>
      <w:r>
        <w:rPr>
          <w:noProof/>
          <w:color w:val="232121"/>
        </w:rPr>
        <w:drawing>
          <wp:inline distT="0" distB="0" distL="0" distR="0">
            <wp:extent cx="1666875" cy="2857500"/>
            <wp:effectExtent l="0" t="0" r="9525" b="0"/>
            <wp:docPr id="23" name="Picture 23" descr="https://meozodiac.com/wp-content/uploads/2019/03/21-the-world-175x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ttps://meozodiac.com/wp-content/uploads/2019/03/21-the-world-175x300.jp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666875" cy="2857500"/>
                    </a:xfrm>
                    <a:prstGeom prst="rect">
                      <a:avLst/>
                    </a:prstGeom>
                    <a:noFill/>
                    <a:ln>
                      <a:noFill/>
                    </a:ln>
                  </pic:spPr>
                </pic:pic>
              </a:graphicData>
            </a:graphic>
          </wp:inline>
        </w:drawing>
      </w:r>
    </w:p>
    <w:p w:rsidR="00725046" w:rsidRDefault="00725046" w:rsidP="00725046">
      <w:pPr>
        <w:pStyle w:val="NormalWeb"/>
        <w:shd w:val="clear" w:color="auto" w:fill="FFFFFF"/>
        <w:spacing w:before="0" w:beforeAutospacing="0" w:after="0" w:afterAutospacing="0"/>
        <w:jc w:val="both"/>
        <w:rPr>
          <w:color w:val="232121"/>
        </w:rPr>
      </w:pPr>
      <w:r>
        <w:rPr>
          <w:color w:val="232121"/>
        </w:rPr>
        <w:t>[</w:t>
      </w:r>
      <w:hyperlink r:id="rId41" w:history="1">
        <w:r>
          <w:rPr>
            <w:rStyle w:val="Hyperlink"/>
            <w:b/>
            <w:bCs/>
            <w:color w:val="DD3333"/>
          </w:rPr>
          <w:t>Bói bài tarot tình yêu</w:t>
        </w:r>
      </w:hyperlink>
      <w:r>
        <w:rPr>
          <w:color w:val="232121"/>
        </w:rPr>
        <w:t>] Lá bài The World mang đến thông điệp của những phần thưởng và sự thành công. Những thành quả tạo dựng của bản thân đang vào nề nếp và bạn có thể thả lỏng đôi chút. Đôi khi lá bài đại diện cho sự di chuyển, bạn có thể sẽ di cư hoặc du lịch tới một thành phố hoặc đất nước mới trong giai đoạn tới. Điều đáng mừng là </w:t>
      </w:r>
      <w:r>
        <w:rPr>
          <w:rStyle w:val="Strong"/>
          <w:color w:val="232121"/>
        </w:rPr>
        <w:t>ý nghĩa lá bài The World</w:t>
      </w:r>
      <w:r>
        <w:rPr>
          <w:color w:val="232121"/>
        </w:rPr>
        <w:t> hiếm khi mang thông điệp tiêu cực. Nếu xuất hiện dưới dạng tiêu cực, The World an ủi rằng hãy cố gắng rồi bạn sẽ sớm bước lên bục vinh quang. Bên cạnh đó, sẽ có trường hợp lá bài dự đoán một khởi đầu mới trong cuộc sống hoặc mối quan hệ, nhưng sự thay đổi này chưa hẳn đã là điều bạn mong muốn.</w:t>
      </w:r>
    </w:p>
    <w:p w:rsidR="00725046" w:rsidRDefault="00725046" w:rsidP="00725046">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tình yêu</w:t>
      </w:r>
    </w:p>
    <w:p w:rsidR="00725046" w:rsidRDefault="00725046" w:rsidP="00725046">
      <w:pPr>
        <w:pStyle w:val="NormalWeb"/>
        <w:shd w:val="clear" w:color="auto" w:fill="FFFFFF"/>
        <w:spacing w:before="0" w:beforeAutospacing="0" w:after="0" w:afterAutospacing="0"/>
        <w:jc w:val="both"/>
        <w:rPr>
          <w:color w:val="232121"/>
        </w:rPr>
      </w:pPr>
      <w:r>
        <w:rPr>
          <w:rStyle w:val="Strong"/>
          <w:color w:val="232121"/>
        </w:rPr>
        <w:t>Lá bài The World trong tình yêu</w:t>
      </w:r>
      <w:r>
        <w:rPr>
          <w:color w:val="232121"/>
        </w:rPr>
        <w:t> thông báo những thay đổi lớn trong chuyện tình cảm. Trường hợp bạn đang trong một mối quan hệ thì lá bài ám chỉ mối quan hệ đang không có sự trung thực và rõ ràng, thời điểm này bạn buộc phải đưa ra những quyết định để mọi chuyện sáng tỏ. Trường hợp khác, hai bạn đã có một khoảng thời gian dài yêu đương và gắn bó thì The World  thông báo rằng hai bạn sắp chuyển sang một giai đoạn tình cảm mới, có thể về chung một nhà.</w:t>
      </w:r>
    </w:p>
    <w:p w:rsidR="000D539E" w:rsidRDefault="000D539E" w:rsidP="00725046">
      <w:pPr>
        <w:pStyle w:val="NormalWeb"/>
        <w:shd w:val="clear" w:color="auto" w:fill="FFFFFF"/>
        <w:spacing w:before="0" w:beforeAutospacing="0" w:after="0" w:afterAutospacing="0"/>
        <w:jc w:val="both"/>
        <w:rPr>
          <w:color w:val="232121"/>
        </w:rPr>
      </w:pPr>
    </w:p>
    <w:p w:rsidR="000D539E" w:rsidRDefault="000D539E" w:rsidP="00725046">
      <w:pPr>
        <w:pStyle w:val="NormalWeb"/>
        <w:shd w:val="clear" w:color="auto" w:fill="FFFFFF"/>
        <w:spacing w:before="0" w:beforeAutospacing="0" w:after="0" w:afterAutospacing="0"/>
        <w:jc w:val="both"/>
        <w:rPr>
          <w:color w:val="232121"/>
        </w:rPr>
      </w:pPr>
    </w:p>
    <w:p w:rsidR="000D539E" w:rsidRDefault="000D539E" w:rsidP="00725046">
      <w:pPr>
        <w:pStyle w:val="NormalWeb"/>
        <w:shd w:val="clear" w:color="auto" w:fill="FFFFFF"/>
        <w:spacing w:before="0" w:beforeAutospacing="0" w:after="0" w:afterAutospacing="0"/>
        <w:jc w:val="both"/>
        <w:rPr>
          <w:color w:val="232121"/>
        </w:rPr>
      </w:pPr>
    </w:p>
    <w:p w:rsidR="000D539E" w:rsidRDefault="000D539E" w:rsidP="00725046">
      <w:pPr>
        <w:pStyle w:val="NormalWeb"/>
        <w:shd w:val="clear" w:color="auto" w:fill="FFFFFF"/>
        <w:spacing w:before="0" w:beforeAutospacing="0" w:after="0" w:afterAutospacing="0"/>
        <w:jc w:val="both"/>
        <w:rPr>
          <w:color w:val="232121"/>
        </w:rPr>
      </w:pPr>
    </w:p>
    <w:p w:rsidR="000D539E" w:rsidRDefault="000D539E" w:rsidP="00725046">
      <w:pPr>
        <w:pStyle w:val="NormalWeb"/>
        <w:shd w:val="clear" w:color="auto" w:fill="FFFFFF"/>
        <w:spacing w:before="0" w:beforeAutospacing="0" w:after="0" w:afterAutospacing="0"/>
        <w:jc w:val="both"/>
        <w:rPr>
          <w:color w:val="232121"/>
        </w:rPr>
      </w:pPr>
    </w:p>
    <w:p w:rsidR="00725046" w:rsidRDefault="00725046" w:rsidP="00725046">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lastRenderedPageBreak/>
        <w:t>Về công việc</w:t>
      </w:r>
    </w:p>
    <w:p w:rsidR="00725046" w:rsidRDefault="00725046" w:rsidP="00725046">
      <w:pPr>
        <w:pStyle w:val="NormalWeb"/>
        <w:shd w:val="clear" w:color="auto" w:fill="FFFFFF"/>
        <w:spacing w:before="0" w:beforeAutospacing="0" w:after="255" w:afterAutospacing="0"/>
        <w:jc w:val="both"/>
        <w:rPr>
          <w:color w:val="232121"/>
        </w:rPr>
      </w:pPr>
      <w:r>
        <w:rPr>
          <w:color w:val="232121"/>
        </w:rPr>
        <w:t>Nếu bạn còn đang thất nghiệp thì hãy tích cực đi phỏng vấn và thử sức vì The World thông báo giai đoạn sắp tới có nhiều thay đổi, bạn sẽ tìm được một vị trí phù hợp. Trường hợp bạn gặp rắc rối, vấn đề phát sinh trong kinh doanh hoặc công việc thì nên bình tĩnh, hãy cân nhắc nhảy việc nếu cảm thấy không còn sức chiến đấu. Mặt khác, nếu bạn đang dự định mở công ty hoặc tự kinh doanh thì thời điểm này bạn nên chuẩn bị mọi thứ kỹ càng, tránh bắt tay vào làm ngay.</w:t>
      </w:r>
    </w:p>
    <w:p w:rsidR="00725046" w:rsidRDefault="00725046" w:rsidP="00725046">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tiền bạc</w:t>
      </w:r>
    </w:p>
    <w:p w:rsidR="00725046" w:rsidRDefault="00725046" w:rsidP="00725046">
      <w:pPr>
        <w:pStyle w:val="NormalWeb"/>
        <w:shd w:val="clear" w:color="auto" w:fill="FFFFFF"/>
        <w:spacing w:before="0" w:beforeAutospacing="0" w:after="255" w:afterAutospacing="0"/>
        <w:jc w:val="both"/>
        <w:rPr>
          <w:color w:val="232121"/>
        </w:rPr>
      </w:pPr>
      <w:r>
        <w:rPr>
          <w:color w:val="232121"/>
        </w:rPr>
        <w:t>Những vấn đề về tài chính trước đó khiến bạn lâm vào trạng thái đói kém. Đừng lo lắng vì The World thông báo giai đoạn này sẽ nhanh qua đi. Bên cạnh đó, bạn nên quản lý lại tình hình tài chính và bắt đầu có kế hoạch tiết kiệm vì The World cảnh báo sẽ có những bất lợi trong thời gian tới cần dùng đến tiền. Nếu bạn đang quá eo hẹp về kinh tế và muốn vay vốn thì người thân sẽ là nguồn tiền an toàn, tránh vay mượn từ những người xã giao. Ngược lại, nếu bạn có ý định cho vay thì nên cân nhắc vì việc thu hồi lại tương đối mất thời gian.</w:t>
      </w:r>
    </w:p>
    <w:p w:rsidR="00725046" w:rsidRDefault="00725046" w:rsidP="00725046">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sức khỏe</w:t>
      </w:r>
    </w:p>
    <w:p w:rsidR="00725046" w:rsidRDefault="00725046" w:rsidP="00725046">
      <w:pPr>
        <w:pStyle w:val="NormalWeb"/>
        <w:shd w:val="clear" w:color="auto" w:fill="FFFFFF"/>
        <w:spacing w:before="0" w:beforeAutospacing="0" w:after="255" w:afterAutospacing="0"/>
        <w:jc w:val="both"/>
        <w:rPr>
          <w:color w:val="232121"/>
        </w:rPr>
      </w:pPr>
      <w:r>
        <w:rPr>
          <w:color w:val="232121"/>
        </w:rPr>
        <w:t>Trường hợp bạn đang có vấn đề về sức khỏe thì The World  dự báo tình hình sẽ tốt lên trong thời gian tới. Việc cần làm là thả lỏng và tận hưởng thời gian nghỉ ngơi. Mặt tiêu cực, The World  dự báo những căn bệnh đã phát sinh từ lâu tại cơ thể bạn đang phát triển theo chiều hướng xấu, nên đi kiểm tra và kịp thời điều trị nếu có vấn đề. The World ám chỉ sự chuyển tiếp và thay đổi, sức khỏe của bạn cũng có sự xoay chuyển nên việc quan tâm tới tất cả các dấu hiệu lạ giúp bạn phòng ngừa được bệnh tật trước khi chúng đi quá xa.</w:t>
      </w:r>
    </w:p>
    <w:p w:rsidR="00725046" w:rsidRDefault="00725046" w:rsidP="00725046">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Ý nghĩa lá bài The World xuôi</w:t>
      </w:r>
    </w:p>
    <w:p w:rsidR="00725046" w:rsidRDefault="00725046" w:rsidP="00725046">
      <w:pPr>
        <w:pStyle w:val="NormalWeb"/>
        <w:shd w:val="clear" w:color="auto" w:fill="FFFFFF"/>
        <w:spacing w:before="0" w:beforeAutospacing="0" w:after="255" w:afterAutospacing="0"/>
        <w:jc w:val="both"/>
        <w:rPr>
          <w:color w:val="232121"/>
        </w:rPr>
      </w:pPr>
      <w:r>
        <w:rPr>
          <w:color w:val="232121"/>
        </w:rPr>
        <w:t>Trung tâm lá bài The World là người phụ nữ đang nhảy múa, tay người phụ nữ cầm cây đũa phép. Điều này đại diện cho sự cân bằng và năng động. Những chi tiết vây quanh như cây cỏ, hoa lá, dây ruy băng đại diện cho thành công và chiến thắng, những con vật ở góc lá bài đại diện cho sự hài hòa giữa các nguồn năng lượng với nhau.</w:t>
      </w:r>
    </w:p>
    <w:p w:rsidR="00725046" w:rsidRDefault="00725046" w:rsidP="00725046">
      <w:pPr>
        <w:pStyle w:val="NormalWeb"/>
        <w:shd w:val="clear" w:color="auto" w:fill="FFFFFF"/>
        <w:spacing w:before="0" w:beforeAutospacing="0" w:after="0" w:afterAutospacing="0"/>
        <w:jc w:val="both"/>
        <w:rPr>
          <w:color w:val="232121"/>
        </w:rPr>
      </w:pPr>
      <w:r>
        <w:rPr>
          <w:rStyle w:val="Strong"/>
          <w:color w:val="232121"/>
        </w:rPr>
        <w:t>Lá bài The World xuôi</w:t>
      </w:r>
      <w:r>
        <w:rPr>
          <w:color w:val="232121"/>
        </w:rPr>
        <w:t> thể hiện một kết quả tích cực, một sự trọn vẹn. Lá bài thể hiện mối liên hệ giữa chính bản thân con người với các thực thể xung quanh. Sự nhảy múa theo nhịp điệu như sự trỗi dậy của các cảm giác vui buồn trong cuộc sống. Mặt khá, lá bài biểu thị sự hoàn thành, đây đã giai đoạn bạn sẽ được hưởng những thành quả mình tạo ra. Bạn đang bước qua một cột mốc quan trọng của cuộc đời với một tinh thần tuyệt vời.</w:t>
      </w:r>
    </w:p>
    <w:p w:rsidR="00725046" w:rsidRDefault="00725046"/>
    <w:p w:rsidR="00663324" w:rsidRDefault="00663324"/>
    <w:p w:rsidR="00663324" w:rsidRDefault="00663324"/>
    <w:p w:rsidR="00663324" w:rsidRDefault="00663324"/>
    <w:p w:rsidR="00663324" w:rsidRDefault="00663324"/>
    <w:p w:rsidR="00663324" w:rsidRDefault="00663324" w:rsidP="00663324">
      <w:pPr>
        <w:pStyle w:val="Heading1"/>
        <w:shd w:val="clear" w:color="auto" w:fill="FFFFFF"/>
        <w:spacing w:before="0"/>
        <w:jc w:val="center"/>
        <w:rPr>
          <w:rFonts w:ascii="Arial" w:hAnsi="Arial" w:cs="Arial"/>
          <w:caps/>
          <w:color w:val="D81515"/>
          <w:spacing w:val="15"/>
          <w:sz w:val="30"/>
          <w:szCs w:val="30"/>
        </w:rPr>
      </w:pPr>
      <w:r>
        <w:rPr>
          <w:rFonts w:ascii="Arial" w:hAnsi="Arial" w:cs="Arial"/>
          <w:caps/>
          <w:color w:val="D81515"/>
          <w:spacing w:val="15"/>
          <w:sz w:val="30"/>
          <w:szCs w:val="30"/>
        </w:rPr>
        <w:lastRenderedPageBreak/>
        <w:t>Ý NGHĨA LÁ BÀI ACE OF WANDS – SÁNG TẠO ĐỘT PHÁ</w:t>
      </w:r>
    </w:p>
    <w:p w:rsidR="00663324" w:rsidRDefault="00663324" w:rsidP="00663324">
      <w:pPr>
        <w:pStyle w:val="NormalWeb"/>
        <w:shd w:val="clear" w:color="auto" w:fill="FFFFFF"/>
        <w:spacing w:before="0" w:beforeAutospacing="0" w:after="0" w:afterAutospacing="0"/>
        <w:jc w:val="both"/>
        <w:rPr>
          <w:ins w:id="51" w:author="Unknown"/>
          <w:color w:val="232121"/>
        </w:rPr>
      </w:pPr>
      <w:ins w:id="52" w:author="Unknown">
        <w:r>
          <w:rPr>
            <w:color w:val="232121"/>
          </w:rPr>
          <w:fldChar w:fldCharType="begin"/>
        </w:r>
        <w:r>
          <w:rPr>
            <w:color w:val="232121"/>
          </w:rPr>
          <w:instrText xml:space="preserve"> HYPERLINK "https://meozodiac.com/tarot/y-nghia-la-bai-ace-of-wands.html" </w:instrText>
        </w:r>
        <w:r>
          <w:rPr>
            <w:color w:val="232121"/>
          </w:rPr>
          <w:fldChar w:fldCharType="separate"/>
        </w:r>
        <w:r>
          <w:rPr>
            <w:rStyle w:val="Strong"/>
            <w:color w:val="DD3333"/>
          </w:rPr>
          <w:t>Lá bài Ace of Wands</w:t>
        </w:r>
        <w:r>
          <w:rPr>
            <w:color w:val="232121"/>
          </w:rPr>
          <w:fldChar w:fldCharType="end"/>
        </w:r>
        <w:r>
          <w:rPr>
            <w:color w:val="232121"/>
          </w:rPr>
          <w:t> mang thông điệp của sự sáng tạo. Khi lá bài này xuất hiện trong bài đọc bạn có thể an tâm vì những thứ bạn đang thực hiện sẽ có tác động và đột phá. Ace of Wands thiên nhiều về công việc, lá bài ám chỉ những sự bứt phá trong công việc, những ý tưởng của bạn sẽ mang lại giá trị.</w:t>
        </w:r>
      </w:ins>
    </w:p>
    <w:p w:rsidR="00663324" w:rsidRDefault="00663324"/>
    <w:p w:rsidR="00663324" w:rsidRDefault="00663324" w:rsidP="00663324">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Tổng quan lá bài Ace of Wands trong Tarot</w:t>
      </w:r>
    </w:p>
    <w:p w:rsidR="00663324" w:rsidRDefault="00663324" w:rsidP="00663324">
      <w:pPr>
        <w:pStyle w:val="NormalWeb"/>
        <w:shd w:val="clear" w:color="auto" w:fill="FFFFFF"/>
        <w:spacing w:before="0" w:beforeAutospacing="0" w:after="255" w:afterAutospacing="0"/>
        <w:jc w:val="both"/>
        <w:rPr>
          <w:color w:val="232121"/>
        </w:rPr>
      </w:pPr>
      <w:r>
        <w:rPr>
          <w:noProof/>
          <w:color w:val="232121"/>
        </w:rPr>
        <w:drawing>
          <wp:inline distT="0" distB="0" distL="0" distR="0">
            <wp:extent cx="1733550" cy="2857500"/>
            <wp:effectExtent l="0" t="0" r="0" b="0"/>
            <wp:docPr id="25" name="Picture 25" descr="https://meozodiac.com/wp-content/uploads/2019/03/1-ace-of-wands-182x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ttps://meozodiac.com/wp-content/uploads/2019/03/1-ace-of-wands-182x300.jp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733550" cy="2857500"/>
                    </a:xfrm>
                    <a:prstGeom prst="rect">
                      <a:avLst/>
                    </a:prstGeom>
                    <a:noFill/>
                    <a:ln>
                      <a:noFill/>
                    </a:ln>
                  </pic:spPr>
                </pic:pic>
              </a:graphicData>
            </a:graphic>
          </wp:inline>
        </w:drawing>
      </w:r>
    </w:p>
    <w:p w:rsidR="00663324" w:rsidRDefault="00663324" w:rsidP="00663324">
      <w:pPr>
        <w:pStyle w:val="NormalWeb"/>
        <w:shd w:val="clear" w:color="auto" w:fill="FFFFFF"/>
        <w:spacing w:before="0" w:beforeAutospacing="0" w:after="0" w:afterAutospacing="0"/>
        <w:jc w:val="both"/>
        <w:rPr>
          <w:color w:val="232121"/>
        </w:rPr>
      </w:pPr>
      <w:r>
        <w:rPr>
          <w:color w:val="232121"/>
        </w:rPr>
        <w:t>[</w:t>
      </w:r>
      <w:hyperlink r:id="rId43" w:history="1">
        <w:r>
          <w:rPr>
            <w:rStyle w:val="Hyperlink"/>
            <w:b/>
            <w:bCs/>
            <w:color w:val="DD3333"/>
          </w:rPr>
          <w:t>Bói bài tarot hằng ngày</w:t>
        </w:r>
      </w:hyperlink>
      <w:r>
        <w:rPr>
          <w:color w:val="232121"/>
        </w:rPr>
        <w:t>] </w:t>
      </w:r>
      <w:r>
        <w:rPr>
          <w:rStyle w:val="Strong"/>
          <w:color w:val="232121"/>
        </w:rPr>
        <w:t>Ace of Wands</w:t>
      </w:r>
      <w:r>
        <w:rPr>
          <w:color w:val="232121"/>
        </w:rPr>
        <w:t> là lá bài của sự sáng tạo, đồng thời ẩn chứa đam mê, đôi khi là sự phát sinh một sở thích mới. Mặt khác, lá bài này thông báo một khởi đầu mới đầy thú vị. Bạn hồi hộp trải nghiệm những thứ bạn đam mê, sự thú vị và phấn khích khiến bạn đầy hứng thú tìm hiểu chúng. Nhưng đôi khi sự thú vị này biến mất, bạn rơi vào trạng thái khó khăn để tiếp tục với những thú vui này. Bạn có thể phải làm đi làm lại nhiều lần nhưng hầu như không có kết quả gì.</w:t>
      </w:r>
    </w:p>
    <w:p w:rsidR="00930BDE" w:rsidRDefault="00930BDE" w:rsidP="00663324">
      <w:pPr>
        <w:pStyle w:val="NormalWeb"/>
        <w:shd w:val="clear" w:color="auto" w:fill="FFFFFF"/>
        <w:spacing w:before="0" w:beforeAutospacing="0" w:after="0" w:afterAutospacing="0"/>
        <w:jc w:val="both"/>
        <w:rPr>
          <w:color w:val="232121"/>
        </w:rPr>
      </w:pPr>
    </w:p>
    <w:p w:rsidR="00663324" w:rsidRDefault="00663324" w:rsidP="00663324">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tình yêu</w:t>
      </w:r>
    </w:p>
    <w:p w:rsidR="00663324" w:rsidRDefault="00663324" w:rsidP="00663324">
      <w:pPr>
        <w:pStyle w:val="NormalWeb"/>
        <w:shd w:val="clear" w:color="auto" w:fill="FFFFFF"/>
        <w:spacing w:before="0" w:beforeAutospacing="0" w:after="0" w:afterAutospacing="0"/>
        <w:jc w:val="both"/>
        <w:rPr>
          <w:color w:val="232121"/>
        </w:rPr>
      </w:pPr>
      <w:r>
        <w:rPr>
          <w:rStyle w:val="Strong"/>
          <w:color w:val="232121"/>
        </w:rPr>
        <w:t>Ace of Wands trong tình yêu</w:t>
      </w:r>
      <w:r>
        <w:rPr>
          <w:color w:val="232121"/>
        </w:rPr>
        <w:t> là lá bài tích cực với chuyện tình cảm đặc biệt với các mối quan hệ mới. Nếu bạn bắt đầu yêu đương thì giai đoạn này thực sự ngọt ngào và đầy cảm xúc, hai bạn rất có hứng thú tìm hiểu đối phương. Bạn sẽ nhận ra hai bận có nhiều điểm chung, ngay cả những sở thích mới của bạn hoặc người ấy cũng do mối quan hệ này tạo ra. Nhưng nếu xét theo khía cạnh tiêu cực, bạn và người ấy có thể sẽ xa cách một thời gian. Giai đoạn này sẽ sớm qua, hai bạn sẽ lại bắt đầu nhưng với mức độ thấu hiểu và cảm thông sâu sắc hơn.</w:t>
      </w:r>
    </w:p>
    <w:p w:rsidR="00930BDE" w:rsidRDefault="00930BDE" w:rsidP="00663324">
      <w:pPr>
        <w:pStyle w:val="NormalWeb"/>
        <w:shd w:val="clear" w:color="auto" w:fill="FFFFFF"/>
        <w:spacing w:before="0" w:beforeAutospacing="0" w:after="0" w:afterAutospacing="0"/>
        <w:jc w:val="both"/>
        <w:rPr>
          <w:color w:val="232121"/>
        </w:rPr>
      </w:pPr>
    </w:p>
    <w:p w:rsidR="00930BDE" w:rsidRDefault="00930BDE" w:rsidP="00663324">
      <w:pPr>
        <w:pStyle w:val="NormalWeb"/>
        <w:shd w:val="clear" w:color="auto" w:fill="FFFFFF"/>
        <w:spacing w:before="0" w:beforeAutospacing="0" w:after="0" w:afterAutospacing="0"/>
        <w:jc w:val="both"/>
        <w:rPr>
          <w:color w:val="232121"/>
        </w:rPr>
      </w:pPr>
    </w:p>
    <w:p w:rsidR="00930BDE" w:rsidRDefault="00930BDE" w:rsidP="00663324">
      <w:pPr>
        <w:pStyle w:val="NormalWeb"/>
        <w:shd w:val="clear" w:color="auto" w:fill="FFFFFF"/>
        <w:spacing w:before="0" w:beforeAutospacing="0" w:after="0" w:afterAutospacing="0"/>
        <w:jc w:val="both"/>
        <w:rPr>
          <w:color w:val="232121"/>
        </w:rPr>
      </w:pPr>
    </w:p>
    <w:p w:rsidR="00930BDE" w:rsidRDefault="00930BDE" w:rsidP="00663324">
      <w:pPr>
        <w:pStyle w:val="NormalWeb"/>
        <w:shd w:val="clear" w:color="auto" w:fill="FFFFFF"/>
        <w:spacing w:before="0" w:beforeAutospacing="0" w:after="0" w:afterAutospacing="0"/>
        <w:jc w:val="both"/>
        <w:rPr>
          <w:color w:val="232121"/>
        </w:rPr>
      </w:pPr>
    </w:p>
    <w:p w:rsidR="00663324" w:rsidRDefault="00663324" w:rsidP="00663324">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lastRenderedPageBreak/>
        <w:t>Về công việc</w:t>
      </w:r>
    </w:p>
    <w:p w:rsidR="00663324" w:rsidRDefault="00663324" w:rsidP="00663324">
      <w:pPr>
        <w:pStyle w:val="NormalWeb"/>
        <w:shd w:val="clear" w:color="auto" w:fill="FFFFFF"/>
        <w:spacing w:before="0" w:beforeAutospacing="0" w:after="255" w:afterAutospacing="0"/>
        <w:jc w:val="both"/>
        <w:rPr>
          <w:color w:val="232121"/>
        </w:rPr>
      </w:pPr>
      <w:r>
        <w:rPr>
          <w:color w:val="232121"/>
        </w:rPr>
        <w:t>Sự sáng tạo và bản lĩnh giúp bạn nhanh chóng tạo ra những điều khiến người khác trầm trồ. Biết tận dụng kiến thức cùng kỹ năng một cách thông minh sẽ là bàn đạp giúp bạn phát triển bền vững trong tương lai. Ace of Wands dự báo bạn sẽ sớm nhận thu được một khoản lớn nhờ những ý tưởng của mình. Ngoài ra, các chiến dịch ra mắt sản phẩm mới hay mở rộng thị trường kinh doanh trong giai đoạn này khá hợp lý.</w:t>
      </w:r>
    </w:p>
    <w:p w:rsidR="00663324" w:rsidRDefault="00663324" w:rsidP="00663324">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tiền bạc</w:t>
      </w:r>
    </w:p>
    <w:p w:rsidR="00663324" w:rsidRDefault="00663324" w:rsidP="00663324">
      <w:pPr>
        <w:pStyle w:val="NormalWeb"/>
        <w:shd w:val="clear" w:color="auto" w:fill="FFFFFF"/>
        <w:spacing w:before="0" w:beforeAutospacing="0" w:after="255" w:afterAutospacing="0"/>
        <w:jc w:val="both"/>
        <w:rPr>
          <w:color w:val="232121"/>
        </w:rPr>
      </w:pPr>
      <w:r>
        <w:rPr>
          <w:color w:val="232121"/>
        </w:rPr>
        <w:t>Ace of Wands thông báo rằng bạn có thể nhận được một khoản tiền lớn trong thời gian tới. Đó có thể là tiền thưởng cho những ý tưởng sáng tạo thông minh của bạn, bạn gần như thỏa mãn và tận hưởng thành quả của mình. Mặt khác, lá bài cho rằng số tiền bạn nhận được có thể từ một khoản thừa kế, hoặc khoản tiêu vặt lớn từ gia đình. Nhìn chung, tình hình tài chính trong thời gian tới tương đối dồi dào. Nhớ tiêu tiền đúng cách và cám ơn những người đã trao số tiền đó cho bạn.</w:t>
      </w:r>
    </w:p>
    <w:p w:rsidR="00663324" w:rsidRDefault="00663324" w:rsidP="00663324">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sức khỏe</w:t>
      </w:r>
    </w:p>
    <w:p w:rsidR="00663324" w:rsidRDefault="00663324" w:rsidP="00663324">
      <w:pPr>
        <w:pStyle w:val="NormalWeb"/>
        <w:shd w:val="clear" w:color="auto" w:fill="FFFFFF"/>
        <w:spacing w:before="0" w:beforeAutospacing="0" w:after="0" w:afterAutospacing="0"/>
        <w:jc w:val="both"/>
        <w:rPr>
          <w:color w:val="232121"/>
        </w:rPr>
      </w:pPr>
      <w:r>
        <w:rPr>
          <w:rStyle w:val="Strong"/>
          <w:color w:val="232121"/>
        </w:rPr>
        <w:t>Ace of Wands</w:t>
      </w:r>
      <w:r>
        <w:rPr>
          <w:color w:val="232121"/>
        </w:rPr>
        <w:t> ám chỉ những bệnh tật di truyền từ nhiều thế hệ trong dòng họ. Bạn có thể mắc một căn bệnh di truyền từ ông bà, bố mẹ. Hết sức cẩn trọng khi cơ thể có dấu hiệu lạ, những cơn dịch cúm hoặc sốt từ người thân cũng có thể lây lan nếu bạn không phòng tránh đúng cách. Điều may mắn là tuy bệnh di truyền nhưng Ace of Wands dự báo đây không phải căn bệnh nặng, chịu khó kiêng kỵ và ăn uống điều độ bạn sẽ khỏe lại.</w:t>
      </w:r>
    </w:p>
    <w:p w:rsidR="00214CC0" w:rsidRDefault="00214CC0" w:rsidP="00663324">
      <w:pPr>
        <w:pStyle w:val="NormalWeb"/>
        <w:shd w:val="clear" w:color="auto" w:fill="FFFFFF"/>
        <w:spacing w:before="0" w:beforeAutospacing="0" w:after="0" w:afterAutospacing="0"/>
        <w:jc w:val="both"/>
        <w:rPr>
          <w:color w:val="232121"/>
        </w:rPr>
      </w:pPr>
    </w:p>
    <w:p w:rsidR="00663324" w:rsidRDefault="00663324" w:rsidP="00663324">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Ý nghĩa lá bài Ace of Wands xuôi</w:t>
      </w:r>
    </w:p>
    <w:p w:rsidR="00663324" w:rsidRDefault="00663324" w:rsidP="00663324">
      <w:pPr>
        <w:pStyle w:val="NormalWeb"/>
        <w:shd w:val="clear" w:color="auto" w:fill="FFFFFF"/>
        <w:spacing w:before="0" w:beforeAutospacing="0" w:after="255" w:afterAutospacing="0"/>
        <w:jc w:val="both"/>
        <w:rPr>
          <w:color w:val="232121"/>
        </w:rPr>
      </w:pPr>
      <w:r>
        <w:rPr>
          <w:color w:val="232121"/>
        </w:rPr>
        <w:t>Hình ảnh trên Ace of Wands là một bàn tay đang nắm chặt lấy một nhánh cây xanh, nhánh cây vẫn sinh sôi và phát triển dù không được trồng trên đất. Xung quanh xuất hiện những đám mây, vùng hào quang thể hiện sự sung túc, mạnh mẽ và dồi dào. Tòa lâu đài xa xa đại diện cho những cơ hội trong tương lai chờ người nắm giữ.</w:t>
      </w:r>
    </w:p>
    <w:p w:rsidR="00663324" w:rsidRDefault="00663324" w:rsidP="00663324">
      <w:pPr>
        <w:pStyle w:val="NormalWeb"/>
        <w:shd w:val="clear" w:color="auto" w:fill="FFFFFF"/>
        <w:spacing w:before="0" w:beforeAutospacing="0" w:after="255" w:afterAutospacing="0"/>
        <w:jc w:val="both"/>
        <w:rPr>
          <w:color w:val="232121"/>
        </w:rPr>
      </w:pPr>
      <w:r>
        <w:rPr>
          <w:color w:val="232121"/>
        </w:rPr>
        <w:t>Lá bài Ace of Wands là lá bài táo bạo nhất của bộ ẩn phụ. Sự sáng tạo muốn nói đến không phải sáng tạo học từ sách vở mà nó phát ra từ tiếng nói của bạn, cách làm việc và ý chí của bạn tràn đầy sự nhiệt huyết sẽ sáng tạo ra một vùng đất mà tại đây bạn phát triển bản thân một cách toàn diện nhất. Hãy tận dụng mọi nguồn năng lượng mà bạn đang sở hữu. Khi nảy ra một ý tưởng mới đừng ngại ngần mà không thử sức, lá bài kêu gọi bạn làm theo bản năng của mình. Nếu thật sự tin tưởng và bạn thấy nó thú vị, hãy theo đuổi đến cùng. Đôi khi, lá bài còn là dấu hiệu bạn đang chờ đợi một cơ hội đến với mình, lời khuyên là nếu nó đến đừng nghiền ngẫm quá lâu mà bỏ lỡ. Sự mạo hiểm đôi khi sẽ tạo nên những khoảnh khắc đáng nhớ nhất.</w:t>
      </w:r>
    </w:p>
    <w:p w:rsidR="00663324" w:rsidRDefault="00663324"/>
    <w:p w:rsidR="00FD119F" w:rsidRDefault="00FD119F"/>
    <w:p w:rsidR="00FD119F" w:rsidRDefault="00FD119F" w:rsidP="00FD119F">
      <w:pPr>
        <w:pStyle w:val="Heading1"/>
        <w:shd w:val="clear" w:color="auto" w:fill="FFFFFF"/>
        <w:spacing w:before="0"/>
        <w:jc w:val="center"/>
        <w:rPr>
          <w:rFonts w:ascii="Arial" w:hAnsi="Arial" w:cs="Arial"/>
          <w:caps/>
          <w:color w:val="D81515"/>
          <w:spacing w:val="15"/>
          <w:sz w:val="30"/>
          <w:szCs w:val="30"/>
        </w:rPr>
      </w:pPr>
      <w:r>
        <w:rPr>
          <w:rFonts w:ascii="Arial" w:hAnsi="Arial" w:cs="Arial"/>
          <w:caps/>
          <w:color w:val="D81515"/>
          <w:spacing w:val="15"/>
          <w:sz w:val="30"/>
          <w:szCs w:val="30"/>
        </w:rPr>
        <w:lastRenderedPageBreak/>
        <w:t>Ý NGHĨA LÁ BÀI TWO OF WANDS – HỢP TÁC THÀNH CÔNG</w:t>
      </w:r>
    </w:p>
    <w:p w:rsidR="00FD119F" w:rsidRDefault="00FD119F" w:rsidP="00FD119F">
      <w:pPr>
        <w:pStyle w:val="NormalWeb"/>
        <w:shd w:val="clear" w:color="auto" w:fill="FFFFFF"/>
        <w:spacing w:before="0" w:beforeAutospacing="0" w:after="0" w:afterAutospacing="0"/>
        <w:jc w:val="both"/>
        <w:rPr>
          <w:ins w:id="53" w:author="Unknown"/>
          <w:color w:val="232121"/>
        </w:rPr>
      </w:pPr>
      <w:ins w:id="54" w:author="Unknown">
        <w:r>
          <w:rPr>
            <w:color w:val="232121"/>
          </w:rPr>
          <w:t>[</w:t>
        </w:r>
        <w:r>
          <w:rPr>
            <w:rStyle w:val="Strong"/>
            <w:color w:val="232121"/>
          </w:rPr>
          <w:fldChar w:fldCharType="begin"/>
        </w:r>
        <w:r>
          <w:rPr>
            <w:rStyle w:val="Strong"/>
            <w:color w:val="232121"/>
          </w:rPr>
          <w:instrText xml:space="preserve"> HYPERLINK "https://meozodiac.com/xem-boi-bai-tarot-online" </w:instrText>
        </w:r>
        <w:r>
          <w:rPr>
            <w:rStyle w:val="Strong"/>
            <w:color w:val="232121"/>
          </w:rPr>
          <w:fldChar w:fldCharType="separate"/>
        </w:r>
        <w:r>
          <w:rPr>
            <w:rStyle w:val="Hyperlink"/>
            <w:b/>
            <w:bCs/>
            <w:color w:val="DD3333"/>
          </w:rPr>
          <w:t>Bói bài tarot hôm nay</w:t>
        </w:r>
        <w:r>
          <w:rPr>
            <w:rStyle w:val="Strong"/>
            <w:color w:val="232121"/>
          </w:rPr>
          <w:fldChar w:fldCharType="end"/>
        </w:r>
        <w:r>
          <w:rPr>
            <w:color w:val="232121"/>
          </w:rPr>
          <w:t>] Two of Wands là lá bài đặc biệt với hai ý nghĩa khác nhau. Trường hợp đầu tiên, lá bài dự đoán bạn không hài lòng với kết quả mình đạt được. Trường hợp thứ hai, lá bài đại diện cho sự thành công và giàu có.</w:t>
        </w:r>
      </w:ins>
    </w:p>
    <w:p w:rsidR="00FD119F" w:rsidRDefault="00FD119F"/>
    <w:p w:rsidR="00FD119F" w:rsidRDefault="00FD119F" w:rsidP="00FD119F">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Tổng quan lá bài Two of Wands trong Tarot</w:t>
      </w:r>
    </w:p>
    <w:p w:rsidR="00FD119F" w:rsidRDefault="00B83247" w:rsidP="00FD119F">
      <w:pPr>
        <w:pStyle w:val="NormalWeb"/>
        <w:shd w:val="clear" w:color="auto" w:fill="FFFFFF"/>
        <w:spacing w:before="0" w:beforeAutospacing="0" w:after="0" w:afterAutospacing="0"/>
        <w:jc w:val="both"/>
        <w:rPr>
          <w:color w:val="232121"/>
        </w:rPr>
      </w:pPr>
      <w:hyperlink r:id="rId44" w:history="1">
        <w:r w:rsidR="00FD119F">
          <w:rPr>
            <w:rStyle w:val="Hyperlink"/>
            <w:b/>
            <w:bCs/>
            <w:color w:val="DD3333"/>
          </w:rPr>
          <w:t>Ý nghĩa lá bài Two of Wands</w:t>
        </w:r>
      </w:hyperlink>
      <w:r w:rsidR="00FD119F">
        <w:rPr>
          <w:b/>
          <w:bCs/>
          <w:noProof/>
          <w:color w:val="DD3333"/>
        </w:rPr>
        <w:drawing>
          <wp:inline distT="0" distB="0" distL="0" distR="0">
            <wp:extent cx="1733550" cy="2857500"/>
            <wp:effectExtent l="0" t="0" r="0" b="0"/>
            <wp:docPr id="26" name="Picture 26" descr="https://meozodiac.com/wp-content/uploads/2019/03/2-of-wands-182x300.jpg">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https://meozodiac.com/wp-content/uploads/2019/03/2-of-wands-182x300.jpg">
                      <a:hlinkClick r:id="rId44"/>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733550" cy="2857500"/>
                    </a:xfrm>
                    <a:prstGeom prst="rect">
                      <a:avLst/>
                    </a:prstGeom>
                    <a:noFill/>
                    <a:ln>
                      <a:noFill/>
                    </a:ln>
                  </pic:spPr>
                </pic:pic>
              </a:graphicData>
            </a:graphic>
          </wp:inline>
        </w:drawing>
      </w:r>
      <w:r w:rsidR="00FD119F">
        <w:rPr>
          <w:color w:val="232121"/>
        </w:rPr>
        <w:t> thường đại diện cho sự hợp tác. Những hợp đồng ký doanh sẽ được ký kết và thành công sẽ nhanh chóng đến. Lá bài này thường tượng trưng cho sự hợp tác và thành tích tốt nên ý nghĩa của Two of Wands phần nhiều là tích cực. Lá bài ám chỉ bạn sẽ nhận được nhiều sự ủng hộ và giúp đỡ của những người xung quanh. Một số trường hợp khác, Two of Wands xuất hiện dưới dạng tiêu cực. Mặc dù bạn đã đạt được mục tiêu nhưng bạn không thỏa mãn. Tất cả các ước muốn của bạn sẽ không còn nhiều giá trị khi bạn đạt được chúng.</w:t>
      </w:r>
    </w:p>
    <w:p w:rsidR="00930BDE" w:rsidRDefault="00930BDE" w:rsidP="00FD119F">
      <w:pPr>
        <w:pStyle w:val="NormalWeb"/>
        <w:shd w:val="clear" w:color="auto" w:fill="FFFFFF"/>
        <w:spacing w:before="0" w:beforeAutospacing="0" w:after="0" w:afterAutospacing="0"/>
        <w:jc w:val="both"/>
        <w:rPr>
          <w:color w:val="232121"/>
        </w:rPr>
      </w:pPr>
    </w:p>
    <w:p w:rsidR="00FD119F" w:rsidRDefault="00FD119F" w:rsidP="00FD119F">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tình yêu</w:t>
      </w:r>
    </w:p>
    <w:p w:rsidR="00FD119F" w:rsidRDefault="00FD119F" w:rsidP="00FD119F">
      <w:pPr>
        <w:pStyle w:val="NormalWeb"/>
        <w:shd w:val="clear" w:color="auto" w:fill="FFFFFF"/>
        <w:spacing w:before="0" w:beforeAutospacing="0" w:after="255" w:afterAutospacing="0"/>
        <w:jc w:val="both"/>
        <w:rPr>
          <w:color w:val="232121"/>
        </w:rPr>
      </w:pPr>
      <w:r>
        <w:rPr>
          <w:color w:val="232121"/>
        </w:rPr>
        <w:t>Khi lá bài xuất hiện ở bài đọc về tình yêu, Two of Wands thường mang đến những ý nghĩa tích cực. Bạn và người ấy khá hòa hợp với nhau. Tuy nhiên, lá bài này có chỉ ra rằng bạn đang dần mất hứng thú với mối quan hệ này. Bạn làm tất cả để theo đuổi đối phương nhưng khi chinh phục được sự hưng phấn của bạn biến mất. Điều này không có nghĩa mối quan hệ sẽ chấm dứt, hai bạn nên hâm nóng tình cảm bằng các hành động lãng mạn. Lá bài còn cảnh báo sự cô đơn trong việc chia sẻ những vấn đề của bản thân với đối phương.</w:t>
      </w:r>
    </w:p>
    <w:p w:rsidR="00930BDE" w:rsidRDefault="00930BDE" w:rsidP="00FD119F">
      <w:pPr>
        <w:pStyle w:val="NormalWeb"/>
        <w:shd w:val="clear" w:color="auto" w:fill="FFFFFF"/>
        <w:spacing w:before="0" w:beforeAutospacing="0" w:after="255" w:afterAutospacing="0"/>
        <w:jc w:val="both"/>
        <w:rPr>
          <w:color w:val="232121"/>
        </w:rPr>
      </w:pPr>
    </w:p>
    <w:p w:rsidR="00930BDE" w:rsidRDefault="00930BDE" w:rsidP="00FD119F">
      <w:pPr>
        <w:pStyle w:val="NormalWeb"/>
        <w:shd w:val="clear" w:color="auto" w:fill="FFFFFF"/>
        <w:spacing w:before="0" w:beforeAutospacing="0" w:after="255" w:afterAutospacing="0"/>
        <w:jc w:val="both"/>
        <w:rPr>
          <w:color w:val="232121"/>
        </w:rPr>
      </w:pPr>
    </w:p>
    <w:p w:rsidR="00FD119F" w:rsidRDefault="00FD119F" w:rsidP="00FD119F">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lastRenderedPageBreak/>
        <w:t>Về công việc</w:t>
      </w:r>
    </w:p>
    <w:p w:rsidR="00FD119F" w:rsidRDefault="00FD119F" w:rsidP="00FD119F">
      <w:pPr>
        <w:pStyle w:val="NormalWeb"/>
        <w:shd w:val="clear" w:color="auto" w:fill="FFFFFF"/>
        <w:spacing w:before="0" w:beforeAutospacing="0" w:after="255" w:afterAutospacing="0"/>
        <w:jc w:val="both"/>
        <w:rPr>
          <w:color w:val="232121"/>
        </w:rPr>
      </w:pPr>
      <w:r>
        <w:rPr>
          <w:color w:val="232121"/>
        </w:rPr>
        <w:t>Sự thành công trong việc hợp tác với các đối tượng tiềm năng mang lại cho bạn thành công rực rỡ. Công việc đang đi vào trạng thái ổn định và gần như bạn đang ở đỉnh cao trong sự nghiệp. Sự ổn định và thăng hoa này sẽ kéo dài và ngày một hưng thịnh. Tuy nhiên, lá bài Two of Wands cảnh báo sự độc đáo, chuyên quyền của người lãnh đạo sẽ khiến mọi thứ rơi vào tình trạng hà khắc và độc đoán. Thời điểm sự nghiệp của bạn đạt đỉnh cao nhất đồng nghĩa với việc bạn phải gánh trên vai nhiều trách nhiệm lớn lao, căng thẳng là điều khó tránh khỏi. Nhưng đừng để mình biến thành một người chuyên quyền, áp đặt đồng nghiệp và cấp dưới.</w:t>
      </w:r>
    </w:p>
    <w:p w:rsidR="00FD119F" w:rsidRDefault="00FD119F" w:rsidP="00FD119F">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tiền bạc</w:t>
      </w:r>
    </w:p>
    <w:p w:rsidR="00FD119F" w:rsidRDefault="00FD119F" w:rsidP="00FD119F">
      <w:pPr>
        <w:pStyle w:val="NormalWeb"/>
        <w:shd w:val="clear" w:color="auto" w:fill="FFFFFF"/>
        <w:spacing w:before="0" w:beforeAutospacing="0" w:after="255" w:afterAutospacing="0"/>
        <w:jc w:val="both"/>
        <w:rPr>
          <w:color w:val="232121"/>
        </w:rPr>
      </w:pPr>
      <w:r>
        <w:rPr>
          <w:color w:val="232121"/>
        </w:rPr>
        <w:t>Đi cùng sự thành công của sự nghiệp, tiền bạc trong giai đoạn này khá dồi dào. Bạn sẽ có cuộc sống dư dả và thoải mái, kế hoạch đầu tư cho kinh doanh hoặc vay mượn trở nên dễ dàng hơn. Lời khuyên của lá bài Two of Wands là bạn nên đầu tư cho sở thích cá nhân, tận hưởng khoảng thời gian thảnh thơi trước khi mọi thứ bận rộn trở lại. Thật may mắn khi không có bất kỳ một vấn đề nào về tiền bạc nào phát sinh trong lá bài này.</w:t>
      </w:r>
    </w:p>
    <w:p w:rsidR="00FD119F" w:rsidRDefault="00FD119F" w:rsidP="00FD119F">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sức khỏe</w:t>
      </w:r>
    </w:p>
    <w:p w:rsidR="00FD119F" w:rsidRDefault="00FD119F" w:rsidP="00FD119F">
      <w:pPr>
        <w:pStyle w:val="NormalWeb"/>
        <w:shd w:val="clear" w:color="auto" w:fill="FFFFFF"/>
        <w:spacing w:before="0" w:beforeAutospacing="0" w:after="255" w:afterAutospacing="0"/>
        <w:jc w:val="both"/>
        <w:rPr>
          <w:color w:val="232121"/>
        </w:rPr>
      </w:pPr>
      <w:r>
        <w:rPr>
          <w:color w:val="232121"/>
        </w:rPr>
        <w:t>Lá bài Two of Wands dự báo sự nghiệp ở đỉnh cao, tiền bạc không phải lo nghĩ chính là giai đoạn bạn phải chăm lo kỹ lưỡng cho sức khỏe. Mọi lo âu, phiền muộn có thể diễn ra trong giai đoạn này, những vấn đề về sức khỏe đang diễn ra theo chiều hướng xấu. Điều cần làm nhất là sinh hoạt theo một chế độ lành mạnh và khám sức khỏe định kỳ đều đặn. Trường hợp bạn đang nhận điều trị thì phương thuốc tốt nhất là tinh thần, sự an ủi động viên từ phía gia đình sẽ giúp bạn khá hơn rất nhiều.</w:t>
      </w:r>
    </w:p>
    <w:p w:rsidR="00FD119F" w:rsidRDefault="00FD119F" w:rsidP="00FD119F">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Ý nghĩa lá bài Two of Wands xuôi</w:t>
      </w:r>
    </w:p>
    <w:p w:rsidR="00FD119F" w:rsidRDefault="00FD119F" w:rsidP="00FD119F">
      <w:pPr>
        <w:pStyle w:val="NormalWeb"/>
        <w:shd w:val="clear" w:color="auto" w:fill="FFFFFF"/>
        <w:spacing w:before="0" w:beforeAutospacing="0" w:after="255" w:afterAutospacing="0"/>
        <w:jc w:val="both"/>
        <w:rPr>
          <w:color w:val="232121"/>
        </w:rPr>
      </w:pPr>
      <w:r>
        <w:rPr>
          <w:color w:val="232121"/>
        </w:rPr>
        <w:t>Hình ảnh trên lá bài Two of Wands là vị quốc vương đang quan sát vương quốc ông ta trị vì. Hình ảnh quyền trượng, bản đồ đại diện cho sức mạnh, gương mặt người quốc vương vừa thỏa mãn vừa căng thẳng. Lá bài đại diện cho sự thỏa mãn thành công. Bạn đã đạt được mục tiêu đặt ra, bạn đã biến một ý tưởng thành sự thực. Bạn đang dần bước ra khỏi cái kén của mình và trải nghiệm thế giới mới. Two of Wands cho rằng dù khởi đầu có khó khăn nhưng hãy tiến về phía trước bằng toàn bộ sự dũng cảm của mình.</w:t>
      </w:r>
    </w:p>
    <w:p w:rsidR="00FD119F" w:rsidRDefault="00FD119F" w:rsidP="00FD119F">
      <w:pPr>
        <w:pStyle w:val="NormalWeb"/>
        <w:shd w:val="clear" w:color="auto" w:fill="FFFFFF"/>
        <w:spacing w:before="0" w:beforeAutospacing="0" w:after="255" w:afterAutospacing="0"/>
        <w:jc w:val="both"/>
        <w:rPr>
          <w:color w:val="232121"/>
        </w:rPr>
      </w:pPr>
      <w:r>
        <w:rPr>
          <w:color w:val="232121"/>
        </w:rPr>
        <w:t>Ở khía cạnh khác, lá bài Two of Wands còn xoay quanh việc đưa ra quyết định. Bạn hài lòng với cuộc sống hiện tại hoặc bạn muốn đạt được sự thỏa mãn cao hơn nữa. Trường hợp này, bạn buộc phải rời khỏi vùng đất an toàn và khai phá lãnh thổ mới.</w:t>
      </w:r>
    </w:p>
    <w:p w:rsidR="00FD119F" w:rsidRDefault="00FD119F"/>
    <w:p w:rsidR="00FD119F" w:rsidRDefault="00FD119F"/>
    <w:p w:rsidR="00FD119F" w:rsidRDefault="00FD119F" w:rsidP="00FD119F">
      <w:pPr>
        <w:pStyle w:val="Heading1"/>
        <w:shd w:val="clear" w:color="auto" w:fill="FFFFFF"/>
        <w:spacing w:before="0"/>
        <w:jc w:val="center"/>
        <w:rPr>
          <w:rFonts w:ascii="Arial" w:hAnsi="Arial" w:cs="Arial"/>
          <w:caps/>
          <w:color w:val="D81515"/>
          <w:spacing w:val="15"/>
          <w:sz w:val="30"/>
          <w:szCs w:val="30"/>
        </w:rPr>
      </w:pPr>
      <w:r>
        <w:rPr>
          <w:rFonts w:ascii="Arial" w:hAnsi="Arial" w:cs="Arial"/>
          <w:caps/>
          <w:color w:val="D81515"/>
          <w:spacing w:val="15"/>
          <w:sz w:val="30"/>
          <w:szCs w:val="30"/>
        </w:rPr>
        <w:lastRenderedPageBreak/>
        <w:t>Ý NGHĨA LÁ BÀI THREE OF WANDS – NẮM BẮT CƠ HỘI</w:t>
      </w:r>
    </w:p>
    <w:p w:rsidR="00FD119F" w:rsidRDefault="00FD119F" w:rsidP="00FD119F">
      <w:pPr>
        <w:pStyle w:val="NormalWeb"/>
        <w:shd w:val="clear" w:color="auto" w:fill="FFFFFF"/>
        <w:spacing w:before="0" w:beforeAutospacing="0" w:after="0" w:afterAutospacing="0"/>
        <w:jc w:val="both"/>
        <w:rPr>
          <w:ins w:id="55" w:author="Unknown"/>
          <w:color w:val="232121"/>
        </w:rPr>
      </w:pPr>
      <w:ins w:id="56" w:author="Unknown">
        <w:r>
          <w:rPr>
            <w:color w:val="232121"/>
          </w:rPr>
          <w:t>[</w:t>
        </w:r>
        <w:r>
          <w:rPr>
            <w:rStyle w:val="Strong"/>
            <w:color w:val="232121"/>
          </w:rPr>
          <w:fldChar w:fldCharType="begin"/>
        </w:r>
        <w:r>
          <w:rPr>
            <w:rStyle w:val="Strong"/>
            <w:color w:val="232121"/>
          </w:rPr>
          <w:instrText xml:space="preserve"> HYPERLINK "https://meozodiac.com/xem-boi-bai-tarot-online" </w:instrText>
        </w:r>
        <w:r>
          <w:rPr>
            <w:rStyle w:val="Strong"/>
            <w:color w:val="232121"/>
          </w:rPr>
          <w:fldChar w:fldCharType="separate"/>
        </w:r>
        <w:r>
          <w:rPr>
            <w:rStyle w:val="Hyperlink"/>
            <w:b/>
            <w:bCs/>
            <w:color w:val="DD3333"/>
          </w:rPr>
          <w:t>Bói bài tarot về sự nghiệp</w:t>
        </w:r>
        <w:r>
          <w:rPr>
            <w:rStyle w:val="Strong"/>
            <w:color w:val="232121"/>
          </w:rPr>
          <w:fldChar w:fldCharType="end"/>
        </w:r>
        <w:r>
          <w:rPr>
            <w:color w:val="232121"/>
          </w:rPr>
          <w:t>] Three of Wands là lá bài của cơ hội, đây có thể là cơ hội trong mối quan hệ giữa bạn và người bạn đang để mắt tới. Đôi khi, lá bài Three of Wands mang ý nghĩa cơ hội trong kinh doanh, công việc. Dù lá bài có là cơ hội gì đi nữa, nếu muốn thành công bạn phải nắm lấy cơ hội này. Lá bài còn gợi ý một địa điểm mới hoặc môi trường mới sẽ mang lại những cơ hội không tưởng.</w:t>
        </w:r>
      </w:ins>
    </w:p>
    <w:p w:rsidR="00FD119F" w:rsidRDefault="00FD119F"/>
    <w:p w:rsidR="00FD119F" w:rsidRDefault="00FD119F" w:rsidP="00FD119F">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Tổng quan lá bài Three of Wands trong Tarot</w:t>
      </w:r>
    </w:p>
    <w:p w:rsidR="00FD119F" w:rsidRDefault="00FD119F" w:rsidP="00FD119F">
      <w:pPr>
        <w:pStyle w:val="NormalWeb"/>
        <w:shd w:val="clear" w:color="auto" w:fill="FFFFFF"/>
        <w:spacing w:before="0" w:beforeAutospacing="0" w:after="0" w:afterAutospacing="0"/>
        <w:jc w:val="both"/>
        <w:rPr>
          <w:color w:val="232121"/>
        </w:rPr>
      </w:pPr>
      <w:r>
        <w:rPr>
          <w:noProof/>
          <w:color w:val="232121"/>
        </w:rPr>
        <w:drawing>
          <wp:inline distT="0" distB="0" distL="0" distR="0">
            <wp:extent cx="1733550" cy="2857500"/>
            <wp:effectExtent l="0" t="0" r="0" b="0"/>
            <wp:docPr id="27" name="Picture 27" descr="https://meozodiac.com/wp-content/uploads/2019/03/3-of-wands-182x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https://meozodiac.com/wp-content/uploads/2019/03/3-of-wands-182x300.jp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733550" cy="2857500"/>
                    </a:xfrm>
                    <a:prstGeom prst="rect">
                      <a:avLst/>
                    </a:prstGeom>
                    <a:noFill/>
                    <a:ln>
                      <a:noFill/>
                    </a:ln>
                  </pic:spPr>
                </pic:pic>
              </a:graphicData>
            </a:graphic>
          </wp:inline>
        </w:drawing>
      </w:r>
      <w:hyperlink r:id="rId47" w:history="1">
        <w:r>
          <w:rPr>
            <w:rStyle w:val="Hyperlink"/>
            <w:b/>
            <w:bCs/>
            <w:color w:val="DD3333"/>
          </w:rPr>
          <w:t>Three of Wands</w:t>
        </w:r>
      </w:hyperlink>
      <w:r>
        <w:rPr>
          <w:color w:val="232121"/>
        </w:rPr>
        <w:t> nói rằng thời điểm này các cơ hội sẽ lần lượt đến, một nơi ở mới hoặc ý tưởng mới sẽ tạo ra hiệu quả hơn con đường cũ bạn vẫn đi. Lá bài còn nói rằng, sự hợp tác trong quá trình biến cơ hội thành hành động là điều cần thiết, nhưng mối quan hệ hợp tác này chỉ nên dừng lại ở hai người, ba người sẽ khiến mọi thứ hỗn loạn. Làm việc theo nhóm là những gì hiển thị trên Three of Wands, bạn buộc phải hoàn thành nhiệm vụ dù đối tượng cộng tác có đem lại cảm giác dễ chịu hay không.</w:t>
      </w:r>
    </w:p>
    <w:p w:rsidR="00930BDE" w:rsidRDefault="00930BDE" w:rsidP="00FD119F">
      <w:pPr>
        <w:pStyle w:val="NormalWeb"/>
        <w:shd w:val="clear" w:color="auto" w:fill="FFFFFF"/>
        <w:spacing w:before="0" w:beforeAutospacing="0" w:after="0" w:afterAutospacing="0"/>
        <w:jc w:val="both"/>
        <w:rPr>
          <w:color w:val="232121"/>
        </w:rPr>
      </w:pPr>
    </w:p>
    <w:p w:rsidR="00FD119F" w:rsidRDefault="00FD119F" w:rsidP="00FD119F">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tình yêu</w:t>
      </w:r>
    </w:p>
    <w:p w:rsidR="00FD119F" w:rsidRDefault="00FD119F" w:rsidP="00FD119F">
      <w:pPr>
        <w:pStyle w:val="NormalWeb"/>
        <w:shd w:val="clear" w:color="auto" w:fill="FFFFFF"/>
        <w:spacing w:before="0" w:beforeAutospacing="0" w:after="255" w:afterAutospacing="0"/>
        <w:jc w:val="both"/>
        <w:rPr>
          <w:color w:val="232121"/>
        </w:rPr>
      </w:pPr>
      <w:r>
        <w:rPr>
          <w:color w:val="232121"/>
        </w:rPr>
        <w:t>Nếu bạn đang trong một mối quan hệ thì đây là giai đoạn nên thành thật tất cả mọi chuyện với nhau, mọi sự che giấu và những lời nói dối dù tốt hay xấu chỉ đẩy mối quan hệ của hai bạn đến bờ vực đổ vỡ. Three of Wands thông báo cơ hội tốt dành cho những người độc thân đã đến, nếu bạn vẫn cô đơn thì giai đoạn này rất có thể bạn sẽ gặp được nửa còn lại. Đừng ngại ngần, do dự mà bỏ qua cơ hội thoát kiếp độc thân. Khi gặp lá bài Three of Wands bạn nên bình tĩnh nhìn nhận lại tình cảm hiện tại , sự thả lỏng là cần thiết để cả hai thoải mái với nhau hơn.</w:t>
      </w:r>
    </w:p>
    <w:p w:rsidR="00930BDE" w:rsidRDefault="00930BDE" w:rsidP="00FD119F">
      <w:pPr>
        <w:pStyle w:val="NormalWeb"/>
        <w:shd w:val="clear" w:color="auto" w:fill="FFFFFF"/>
        <w:spacing w:before="0" w:beforeAutospacing="0" w:after="255" w:afterAutospacing="0"/>
        <w:jc w:val="both"/>
        <w:rPr>
          <w:color w:val="232121"/>
        </w:rPr>
      </w:pPr>
    </w:p>
    <w:p w:rsidR="00930BDE" w:rsidRDefault="00930BDE" w:rsidP="00FD119F">
      <w:pPr>
        <w:pStyle w:val="NormalWeb"/>
        <w:shd w:val="clear" w:color="auto" w:fill="FFFFFF"/>
        <w:spacing w:before="0" w:beforeAutospacing="0" w:after="255" w:afterAutospacing="0"/>
        <w:jc w:val="both"/>
        <w:rPr>
          <w:color w:val="232121"/>
        </w:rPr>
      </w:pPr>
    </w:p>
    <w:p w:rsidR="00FD119F" w:rsidRDefault="00FD119F" w:rsidP="00FD119F">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lastRenderedPageBreak/>
        <w:t>Về công việc</w:t>
      </w:r>
    </w:p>
    <w:p w:rsidR="00FD119F" w:rsidRDefault="00FD119F" w:rsidP="00FD119F">
      <w:pPr>
        <w:pStyle w:val="NormalWeb"/>
        <w:shd w:val="clear" w:color="auto" w:fill="FFFFFF"/>
        <w:spacing w:before="0" w:beforeAutospacing="0" w:after="255" w:afterAutospacing="0"/>
        <w:jc w:val="both"/>
        <w:rPr>
          <w:color w:val="232121"/>
        </w:rPr>
      </w:pPr>
      <w:r>
        <w:rPr>
          <w:color w:val="232121"/>
        </w:rPr>
        <w:t>Three of Wands là lá bài tốt đối với công việc hiện tại. Lá bài mang đến những cơ hội trong công việc đang đến rất gần, bạn nên tin tưởng vào quyết định của bản thân. Đây là lá bài rất tốt với những người đang loay hoay tìm việc hoặc khởi nghiệp. Bạn có thể sẽ phải làm việc nhóm với một số người mà bạn không thích nhưng đừng trốn tránh, hãy làm tốt nhiệm vụ của mình. Trường hợp bạn đã có công việc ổn định, lá bài khuyên rằng bạn nên lập kế hoạch cho công việc trong dài hạn. Sự chuẩn bị kế hoạch sắp tới giúp bạn chủ động hơn trong mọi tình huống.</w:t>
      </w:r>
    </w:p>
    <w:p w:rsidR="00FD119F" w:rsidRDefault="00FD119F" w:rsidP="00FD119F">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tiền bạc</w:t>
      </w:r>
    </w:p>
    <w:p w:rsidR="00FD119F" w:rsidRDefault="00FD119F" w:rsidP="00FD119F">
      <w:pPr>
        <w:pStyle w:val="NormalWeb"/>
        <w:shd w:val="clear" w:color="auto" w:fill="FFFFFF"/>
        <w:spacing w:before="0" w:beforeAutospacing="0" w:after="255" w:afterAutospacing="0"/>
        <w:jc w:val="both"/>
        <w:rPr>
          <w:color w:val="232121"/>
        </w:rPr>
      </w:pPr>
      <w:r>
        <w:rPr>
          <w:color w:val="232121"/>
        </w:rPr>
        <w:t>Những chuyến xả hơi, nghỉ mát là cần thiết để thư giãn nhưng bạn không nên phung phí quá nhiều ngân sách để phục vụ sở thích cá nhân. Lá bài Three of Wands cảnh báo bạn nên tiết kiệm tiền để chuẩn bị cho tương lai. Trong thời điểm sắp tới sẽ có những cơ hội nghề nghiệp tìm đến, việc chuẩn bị tài chính từ trước sẽ giúp bạn thuận lợi trong việc đầu tư và gọi vốn.</w:t>
      </w:r>
    </w:p>
    <w:p w:rsidR="00FD119F" w:rsidRDefault="00FD119F" w:rsidP="00FD119F">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sức khỏe</w:t>
      </w:r>
    </w:p>
    <w:p w:rsidR="00FD119F" w:rsidRDefault="00FD119F" w:rsidP="00FD119F">
      <w:pPr>
        <w:pStyle w:val="NormalWeb"/>
        <w:shd w:val="clear" w:color="auto" w:fill="FFFFFF"/>
        <w:spacing w:before="0" w:beforeAutospacing="0" w:after="255" w:afterAutospacing="0"/>
        <w:jc w:val="both"/>
        <w:rPr>
          <w:color w:val="232121"/>
        </w:rPr>
      </w:pPr>
      <w:r>
        <w:rPr>
          <w:color w:val="232121"/>
        </w:rPr>
        <w:t>Three of Wands nói rằng sự lao động quá sức sẽ khiến bạn kiệt sức. Cân bằng sức khỏe là điều quan trọng phải thực hiện, không nên để cơ thể hoạt động liên tục cũng không nên ì ạch không vận động gì. Những bài tập nhẹ, đi bộ thường xuyên rất tốt. Bạn nên thực hiện lối sống lành mạnh, ăn nhiều rau củ, đồ mát, ngủ nghỉ điều độ để tránh các căn bệnh do căng thẳng gây ra. Ngoài ra, Three of Wands cảnh báo một số vấn đề về tình dục có thể gây ảnh hưởng xấu tới sức khỏe.</w:t>
      </w:r>
    </w:p>
    <w:p w:rsidR="00FD119F" w:rsidRDefault="00FD119F" w:rsidP="00FD119F">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Ý nghĩa lá bài Three of Wands xuôi</w:t>
      </w:r>
    </w:p>
    <w:p w:rsidR="00FD119F" w:rsidRDefault="00FD119F" w:rsidP="00FD119F">
      <w:pPr>
        <w:pStyle w:val="NormalWeb"/>
        <w:shd w:val="clear" w:color="auto" w:fill="FFFFFF"/>
        <w:spacing w:before="0" w:beforeAutospacing="0" w:after="255" w:afterAutospacing="0"/>
        <w:jc w:val="both"/>
        <w:rPr>
          <w:color w:val="232121"/>
        </w:rPr>
      </w:pPr>
      <w:r>
        <w:rPr>
          <w:color w:val="232121"/>
        </w:rPr>
        <w:t>Three of Wands là lá bài trung tính mô tả người đàn ông đứng cạnh một vách đá, ông ta có ánh nhìn xa xăm ra biển cả và núi đồi. Người đàn ông trầm ngâm suy nghĩ về những quyết định anh ta sẽ làm trong thời gian tới.</w:t>
      </w:r>
    </w:p>
    <w:p w:rsidR="00FD119F" w:rsidRDefault="00FD119F" w:rsidP="00FD119F">
      <w:pPr>
        <w:pStyle w:val="NormalWeb"/>
        <w:shd w:val="clear" w:color="auto" w:fill="FFFFFF"/>
        <w:spacing w:before="0" w:beforeAutospacing="0" w:after="255" w:afterAutospacing="0"/>
        <w:jc w:val="both"/>
        <w:rPr>
          <w:color w:val="232121"/>
        </w:rPr>
      </w:pPr>
      <w:r>
        <w:rPr>
          <w:color w:val="232121"/>
        </w:rPr>
        <w:t>Lá bài xuôi ám chỉ các kế hoạch bạn đang xây dựng nhằm củng cố và hoàn thiện tương lai, sẽ có những điều tích cực xảy ra vì kế hoạch của bạn khá kỹ lưỡng và hiệu quả. Bạn đang cố gắng tạo cho mình một chỗ dựa vững chắc. Lá bài còn biểu thị cơ hội của bạn qua tầm nhìn của người đàn ông trong lá bài.</w:t>
      </w:r>
    </w:p>
    <w:p w:rsidR="00FD119F" w:rsidRDefault="00FD119F" w:rsidP="00FD119F">
      <w:pPr>
        <w:pStyle w:val="NormalWeb"/>
        <w:shd w:val="clear" w:color="auto" w:fill="FFFFFF"/>
        <w:spacing w:before="0" w:beforeAutospacing="0" w:after="255" w:afterAutospacing="0"/>
        <w:jc w:val="both"/>
        <w:rPr>
          <w:ins w:id="57" w:author="Unknown"/>
          <w:color w:val="232121"/>
        </w:rPr>
      </w:pPr>
      <w:ins w:id="58" w:author="Unknown">
        <w:r>
          <w:rPr>
            <w:color w:val="232121"/>
          </w:rPr>
          <w:t>Những cơ hội tốt sẽ đến hãy giữ tâm lý thoải mái để đón nhận. Đôi khi bạn phải thay đổi bản thân để nắm bắt cơ hội và thoát ra khỏi vùng an toàn. Mặc khác, lá bài Three of Wands xuôi báo hiệu một chuyến du lịch đang được ấp ủ. Bạn nên có một vài chuyến đi xa để mở mang đầu óc, tầm nhìn, cơ hội có thể xuất hiện ngay trong chuyến đi đó.</w:t>
        </w:r>
      </w:ins>
    </w:p>
    <w:p w:rsidR="00FD119F" w:rsidRDefault="00FD119F"/>
    <w:p w:rsidR="00930BDE" w:rsidRDefault="00930BDE" w:rsidP="00FD119F">
      <w:pPr>
        <w:pStyle w:val="Heading1"/>
        <w:shd w:val="clear" w:color="auto" w:fill="FFFFFF"/>
        <w:spacing w:before="0"/>
        <w:jc w:val="center"/>
        <w:rPr>
          <w:rFonts w:asciiTheme="minorHAnsi" w:eastAsiaTheme="minorHAnsi" w:hAnsiTheme="minorHAnsi" w:cstheme="minorBidi"/>
          <w:b w:val="0"/>
          <w:bCs w:val="0"/>
          <w:color w:val="auto"/>
          <w:sz w:val="22"/>
          <w:szCs w:val="22"/>
        </w:rPr>
      </w:pPr>
    </w:p>
    <w:p w:rsidR="00FD119F" w:rsidRDefault="00FD119F" w:rsidP="00FD119F">
      <w:pPr>
        <w:pStyle w:val="Heading1"/>
        <w:shd w:val="clear" w:color="auto" w:fill="FFFFFF"/>
        <w:spacing w:before="0"/>
        <w:jc w:val="center"/>
        <w:rPr>
          <w:rFonts w:ascii="Arial" w:hAnsi="Arial" w:cs="Arial"/>
          <w:caps/>
          <w:color w:val="D81515"/>
          <w:spacing w:val="15"/>
          <w:sz w:val="30"/>
          <w:szCs w:val="30"/>
        </w:rPr>
      </w:pPr>
      <w:r>
        <w:rPr>
          <w:rFonts w:ascii="Arial" w:hAnsi="Arial" w:cs="Arial"/>
          <w:caps/>
          <w:color w:val="D81515"/>
          <w:spacing w:val="15"/>
          <w:sz w:val="30"/>
          <w:szCs w:val="30"/>
        </w:rPr>
        <w:t>Ý NGHĨA LÁ BÀI FOUR OF WANDS – MỌI VIỆC TỐT ĐẸP</w:t>
      </w:r>
    </w:p>
    <w:p w:rsidR="00FD119F" w:rsidRDefault="00FD119F" w:rsidP="00FD119F">
      <w:pPr>
        <w:pStyle w:val="NormalWeb"/>
        <w:shd w:val="clear" w:color="auto" w:fill="FFFFFF"/>
        <w:spacing w:before="0" w:beforeAutospacing="0" w:after="0" w:afterAutospacing="0"/>
        <w:jc w:val="both"/>
        <w:rPr>
          <w:ins w:id="59" w:author="Unknown"/>
          <w:color w:val="232121"/>
        </w:rPr>
      </w:pPr>
      <w:ins w:id="60" w:author="Unknown">
        <w:r>
          <w:rPr>
            <w:rStyle w:val="Strong"/>
            <w:color w:val="232121"/>
          </w:rPr>
          <w:fldChar w:fldCharType="begin"/>
        </w:r>
        <w:r>
          <w:rPr>
            <w:rStyle w:val="Strong"/>
            <w:color w:val="232121"/>
          </w:rPr>
          <w:instrText xml:space="preserve"> HYPERLINK "https://meozodiac.com/tarot/y-nghia-la-bai-four-of-wands.html" </w:instrText>
        </w:r>
        <w:r>
          <w:rPr>
            <w:rStyle w:val="Strong"/>
            <w:color w:val="232121"/>
          </w:rPr>
          <w:fldChar w:fldCharType="separate"/>
        </w:r>
        <w:r>
          <w:rPr>
            <w:rStyle w:val="Hyperlink"/>
            <w:b/>
            <w:bCs/>
            <w:color w:val="DD3333"/>
          </w:rPr>
          <w:t>Four of Wands</w:t>
        </w:r>
        <w:r>
          <w:rPr>
            <w:rStyle w:val="Strong"/>
            <w:color w:val="232121"/>
          </w:rPr>
          <w:fldChar w:fldCharType="end"/>
        </w:r>
        <w:r>
          <w:rPr>
            <w:color w:val="232121"/>
          </w:rPr>
          <w:t> là lá bài mang đến sự ổn định. Khi lá bài xuất hiện tức là mọi vấn đề trong cuộc sống đang hoặc sắp đi vào quỹ đạo. Đây là lá bài trấn an các vấn đề về gia đình, mọi xung đột sẽ sớm được giải quyết. Four of Wands là lá bài của gia đình, thông điệp nó mang tới là đừng lo lắng, căng thẳng mọi chuyện sẽ có kết thúc tốt đẹp, gia đình của bạn sẽ hạnh phúc trở lại .</w:t>
        </w:r>
      </w:ins>
    </w:p>
    <w:p w:rsidR="00FD119F" w:rsidRDefault="00FD119F"/>
    <w:p w:rsidR="00FD119F" w:rsidRDefault="00FD119F" w:rsidP="00FD119F">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Tổng quan về lá bài Four of Wands</w:t>
      </w:r>
    </w:p>
    <w:p w:rsidR="00FD119F" w:rsidRDefault="00FD119F" w:rsidP="00FD119F">
      <w:pPr>
        <w:pStyle w:val="NormalWeb"/>
        <w:shd w:val="clear" w:color="auto" w:fill="FFFFFF"/>
        <w:spacing w:before="0" w:beforeAutospacing="0" w:after="255" w:afterAutospacing="0"/>
        <w:jc w:val="both"/>
        <w:rPr>
          <w:color w:val="232121"/>
        </w:rPr>
      </w:pPr>
      <w:r>
        <w:rPr>
          <w:noProof/>
          <w:color w:val="232121"/>
        </w:rPr>
        <w:drawing>
          <wp:inline distT="0" distB="0" distL="0" distR="0">
            <wp:extent cx="1733550" cy="2857500"/>
            <wp:effectExtent l="0" t="0" r="0" b="0"/>
            <wp:docPr id="28" name="Picture 28" descr="https://meozodiac.com/wp-content/uploads/2019/03/4-of-wands-182x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https://meozodiac.com/wp-content/uploads/2019/03/4-of-wands-182x300.jp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733550" cy="2857500"/>
                    </a:xfrm>
                    <a:prstGeom prst="rect">
                      <a:avLst/>
                    </a:prstGeom>
                    <a:noFill/>
                    <a:ln>
                      <a:noFill/>
                    </a:ln>
                  </pic:spPr>
                </pic:pic>
              </a:graphicData>
            </a:graphic>
          </wp:inline>
        </w:drawing>
      </w:r>
    </w:p>
    <w:p w:rsidR="00FD119F" w:rsidRDefault="00FD119F" w:rsidP="00FD119F">
      <w:pPr>
        <w:pStyle w:val="NormalWeb"/>
        <w:shd w:val="clear" w:color="auto" w:fill="FFFFFF"/>
        <w:spacing w:before="0" w:beforeAutospacing="0" w:after="0" w:afterAutospacing="0"/>
        <w:jc w:val="both"/>
        <w:rPr>
          <w:color w:val="232121"/>
        </w:rPr>
      </w:pPr>
      <w:r>
        <w:rPr>
          <w:color w:val="232121"/>
        </w:rPr>
        <w:t>[</w:t>
      </w:r>
      <w:hyperlink r:id="rId49" w:history="1">
        <w:r>
          <w:rPr>
            <w:rStyle w:val="Hyperlink"/>
            <w:b/>
            <w:bCs/>
            <w:color w:val="DD3333"/>
          </w:rPr>
          <w:t>Xem tarot online</w:t>
        </w:r>
      </w:hyperlink>
      <w:r>
        <w:rPr>
          <w:color w:val="232121"/>
        </w:rPr>
        <w:t>] Four of Wands mang đến thông báo rằng thời gian tới của bạn sẽ hạnh phúc. Các mối quan hệ xung quanh chắc chắn sẽ ổn định. Nếu bạn đang gặp căng thẳng thì thời gian tới sẽ thoải mái hơn. Xét theo khía cạnh tiêu cực, Four of Wands ám chỉ rằng bạn đang quá hướng nội và luôn giấu kín bản thân tại lớp vỏ bọc, bạn không sẵn sàng từ bỏ chúng để bước ra ánh sáng. Gần như bạn rất an phận, không vượt khỏi vùng an toàn nên rất khó để bạn có thể thích nghi với môi trường mới. Bạn cảm thấy mọi thứ mới mẻ kia có thể ảnh hưởng xấu tới mình.</w:t>
      </w:r>
    </w:p>
    <w:p w:rsidR="00930BDE" w:rsidRDefault="00930BDE" w:rsidP="00FD119F">
      <w:pPr>
        <w:pStyle w:val="NormalWeb"/>
        <w:shd w:val="clear" w:color="auto" w:fill="FFFFFF"/>
        <w:spacing w:before="0" w:beforeAutospacing="0" w:after="0" w:afterAutospacing="0"/>
        <w:jc w:val="both"/>
        <w:rPr>
          <w:color w:val="232121"/>
        </w:rPr>
      </w:pPr>
    </w:p>
    <w:p w:rsidR="00FD119F" w:rsidRDefault="00FD119F" w:rsidP="00FD119F">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tình yêu</w:t>
      </w:r>
    </w:p>
    <w:p w:rsidR="00FD119F" w:rsidRDefault="00FD119F" w:rsidP="00FD119F">
      <w:pPr>
        <w:pStyle w:val="NormalWeb"/>
        <w:shd w:val="clear" w:color="auto" w:fill="FFFFFF"/>
        <w:spacing w:before="0" w:beforeAutospacing="0" w:after="255" w:afterAutospacing="0"/>
        <w:jc w:val="both"/>
        <w:rPr>
          <w:color w:val="232121"/>
        </w:rPr>
      </w:pPr>
      <w:r>
        <w:rPr>
          <w:color w:val="232121"/>
        </w:rPr>
        <w:t>Sự hòa hợp trong mối quan hệ tình cảm khiến bạn và người ấy thỏa mãn về nhau. Hai bạn dường như khá ăn ý và nhường nhịn lẫn nhau. Four of Wands mang đến dấu hiệu mối quan hệ này sẽ đi khá xa, thậm chí có thể dễ dàng tiến tới hôn nhân. Nếu bạn đang độc thân thì cũng đừng lo lắng vì Four of Wands mang ý nghĩa ổn định, bạn sẽ sớm gặp được nửa kia. Rõ ràng, lá bài mang đến những tín hiệu rất tích cực về tình yêu. Tuy nhiên, điều đó không có nghĩa bạn buông xuôi không cần cố gắng, sự vun đắp của cả hai sẽ khiến mối quan hệ có một cái kết đẹp nhất.</w:t>
      </w:r>
    </w:p>
    <w:p w:rsidR="00930BDE" w:rsidRDefault="00930BDE" w:rsidP="00FD119F">
      <w:pPr>
        <w:pStyle w:val="NormalWeb"/>
        <w:shd w:val="clear" w:color="auto" w:fill="FFFFFF"/>
        <w:spacing w:before="0" w:beforeAutospacing="0" w:after="255" w:afterAutospacing="0"/>
        <w:jc w:val="both"/>
        <w:rPr>
          <w:color w:val="232121"/>
        </w:rPr>
      </w:pPr>
    </w:p>
    <w:p w:rsidR="00FD119F" w:rsidRDefault="00FD119F" w:rsidP="00FD119F">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lastRenderedPageBreak/>
        <w:t>Về công việc</w:t>
      </w:r>
    </w:p>
    <w:p w:rsidR="00FD119F" w:rsidRDefault="00FD119F" w:rsidP="00FD119F">
      <w:pPr>
        <w:pStyle w:val="NormalWeb"/>
        <w:shd w:val="clear" w:color="auto" w:fill="FFFFFF"/>
        <w:spacing w:before="0" w:beforeAutospacing="0" w:after="255" w:afterAutospacing="0"/>
        <w:jc w:val="both"/>
        <w:rPr>
          <w:color w:val="232121"/>
        </w:rPr>
      </w:pPr>
      <w:r>
        <w:rPr>
          <w:color w:val="232121"/>
        </w:rPr>
        <w:t>Four of Wands nói rằng công việc của bạn đang đi vào ổn định. Những vấn đề khó khăn tại công ty đã được giải quyết, bạn sẽ nhận được phần thưởng cho sự nỗ lực. Đây sẽ là giai đoạn khá hưng thịnh trong sự nghiệp của bạn, hãng tận hưởng nó vì lá bài dự đoán giai đoạn này sẽ kéo dài khá lâu. Nếu bạn đang có ý định tìm việc mới hoặc khởi nghiệp thì lá bài khuyên rằng nên cân nhắc thật kỹ vì giai đoạn này mang ý nghĩa của sự tận hưởng.</w:t>
      </w:r>
    </w:p>
    <w:p w:rsidR="00FD119F" w:rsidRDefault="00FD119F" w:rsidP="00FD119F">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tiền bạc</w:t>
      </w:r>
    </w:p>
    <w:p w:rsidR="00FD119F" w:rsidRDefault="00FD119F" w:rsidP="00FD119F">
      <w:pPr>
        <w:pStyle w:val="NormalWeb"/>
        <w:shd w:val="clear" w:color="auto" w:fill="FFFFFF"/>
        <w:spacing w:before="0" w:beforeAutospacing="0" w:after="255" w:afterAutospacing="0"/>
        <w:jc w:val="both"/>
        <w:rPr>
          <w:color w:val="232121"/>
        </w:rPr>
      </w:pPr>
      <w:r>
        <w:rPr>
          <w:color w:val="232121"/>
        </w:rPr>
        <w:t>Phần thưởng mà Four of Wands dành cho bạn là sự dồi dào về mặt tài chính. Nếu bây giờ bạn vẫn đang xoay xở với nguồn lương ít ỏi thì cũng đừng lo lắng. Những vấn đề này sẽ được giải quyết nhanh gọn, bạn sẽ nhận được những khoản tiền lớn vượt ngoài dự tính ban đầu. Four of Wands khuyên rằng nên đầu tư tiền vào một dự án nào đó để kiếm thêm thu nhập. Ngoài ra, dự phòng một khoản tiền để đối mặt với các tình huống phát sinh cũng là điều cần thiết.</w:t>
      </w:r>
    </w:p>
    <w:p w:rsidR="00FD119F" w:rsidRDefault="00FD119F" w:rsidP="00FD119F">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sức khỏe</w:t>
      </w:r>
    </w:p>
    <w:p w:rsidR="00FD119F" w:rsidRDefault="00FD119F" w:rsidP="00FD119F">
      <w:pPr>
        <w:pStyle w:val="NormalWeb"/>
        <w:shd w:val="clear" w:color="auto" w:fill="FFFFFF"/>
        <w:spacing w:before="0" w:beforeAutospacing="0" w:after="255" w:afterAutospacing="0"/>
        <w:jc w:val="both"/>
        <w:rPr>
          <w:color w:val="232121"/>
        </w:rPr>
      </w:pPr>
      <w:r>
        <w:rPr>
          <w:color w:val="232121"/>
        </w:rPr>
        <w:t>Four of Wands còn là lá bài của tầm nhìn và sự phát triển nên sẽ gây một số ảnh hưởng nhất định tới sức khỏe. Lá bài dự báo bạn sẽ gặp rắc rối về thể chất liên quan tới tiền bạc. Tuy nhiên giai đoạn này không kéo dài , bạn sẽ sớm lấy lại được tinh thần. Bạn nên thực hiện các dự định đã đặt ra mà chưa thực hiện được, làm những việc bản thân mong muốn sẽ giúp bạn có năng lượng và vui vẻ hơn.</w:t>
      </w:r>
    </w:p>
    <w:p w:rsidR="00FD119F" w:rsidRDefault="00FD119F" w:rsidP="00FD119F">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Ý nghĩa lá bài Four of Wands xuôi</w:t>
      </w:r>
    </w:p>
    <w:p w:rsidR="00FD119F" w:rsidRDefault="00FD119F" w:rsidP="00FD119F">
      <w:pPr>
        <w:pStyle w:val="NormalWeb"/>
        <w:shd w:val="clear" w:color="auto" w:fill="FFFFFF"/>
        <w:spacing w:before="0" w:beforeAutospacing="0" w:after="255" w:afterAutospacing="0"/>
        <w:jc w:val="both"/>
        <w:rPr>
          <w:color w:val="232121"/>
        </w:rPr>
      </w:pPr>
      <w:r>
        <w:rPr>
          <w:color w:val="232121"/>
        </w:rPr>
        <w:t>Four of Wands xuất hình ảnh một đôi trai gái đang vui đùa dưới hoa lá, cỏ cây. Bốn cây cột lớn được buộc hoa rực rỡ, đây như một bữa tiệc, một sự chào mừng niềm vui và sự thỏa mãn. Ý nghĩa lá bài Four of Wands xuôi muốn truyền tải là đang có một lễ hội diễn ra, sự mừng rõ báo hiệu hòa thuận, hạnh phúc trong các mối quan hệ, đặc biệt là hạnh phúc gia đình. Bốn cây cột đại diện cho nền tảng đáng tin cậy, đây sẽ là giai đoạn của sự hạnh phúc và cân bằng. Đây cũng là thời điểm phù hợp để hóa giải những khúc mắc, hiểu lầm giữa các thành viên trong gia đình. Những cuộc dã ngoại, du lịch bên gia đình sẽ rất tuyệt vời và có ích trong việc gắn kết nhau. Four of Wands  thông báo đây là một giai đoạn khá phù hợp để mua một ngôi nhà mới hoặc đầu tư cho bất động sản, bạn có thể gặp may mắn.</w:t>
      </w:r>
    </w:p>
    <w:p w:rsidR="00FD119F" w:rsidRDefault="00FD119F"/>
    <w:p w:rsidR="00D53A9F" w:rsidRDefault="00D53A9F"/>
    <w:p w:rsidR="00D53A9F" w:rsidRDefault="00D53A9F"/>
    <w:p w:rsidR="00D53A9F" w:rsidRDefault="00D53A9F"/>
    <w:p w:rsidR="00D53A9F" w:rsidRDefault="00D53A9F" w:rsidP="00D53A9F">
      <w:pPr>
        <w:pStyle w:val="Heading1"/>
        <w:shd w:val="clear" w:color="auto" w:fill="FFFFFF"/>
        <w:spacing w:before="0"/>
        <w:jc w:val="center"/>
        <w:rPr>
          <w:rFonts w:ascii="Arial" w:hAnsi="Arial" w:cs="Arial"/>
          <w:caps/>
          <w:color w:val="D81515"/>
          <w:spacing w:val="15"/>
          <w:sz w:val="30"/>
          <w:szCs w:val="30"/>
        </w:rPr>
      </w:pPr>
      <w:r>
        <w:rPr>
          <w:rFonts w:ascii="Arial" w:hAnsi="Arial" w:cs="Arial"/>
          <w:caps/>
          <w:color w:val="D81515"/>
          <w:spacing w:val="15"/>
          <w:sz w:val="30"/>
          <w:szCs w:val="30"/>
        </w:rPr>
        <w:lastRenderedPageBreak/>
        <w:t>Ý NGHĨA LÁ BÀI FIVE OF WANDS : CẠNH TRANH LÀNH MẠNH</w:t>
      </w:r>
    </w:p>
    <w:p w:rsidR="00D53A9F" w:rsidRDefault="00D53A9F" w:rsidP="00D53A9F">
      <w:pPr>
        <w:pStyle w:val="NormalWeb"/>
        <w:shd w:val="clear" w:color="auto" w:fill="FFFFFF"/>
        <w:spacing w:before="0" w:beforeAutospacing="0" w:after="0" w:afterAutospacing="0"/>
        <w:jc w:val="both"/>
        <w:rPr>
          <w:ins w:id="61" w:author="Unknown"/>
          <w:color w:val="232121"/>
        </w:rPr>
      </w:pPr>
      <w:ins w:id="62" w:author="Unknown">
        <w:r>
          <w:rPr>
            <w:rStyle w:val="Strong"/>
            <w:color w:val="232121"/>
          </w:rPr>
          <w:fldChar w:fldCharType="begin"/>
        </w:r>
        <w:r>
          <w:rPr>
            <w:rStyle w:val="Strong"/>
            <w:color w:val="232121"/>
          </w:rPr>
          <w:instrText xml:space="preserve"> HYPERLINK "https://meozodiac.com/tarot/y-nghia-la-bai-five-of-wands.html" </w:instrText>
        </w:r>
        <w:r>
          <w:rPr>
            <w:rStyle w:val="Strong"/>
            <w:color w:val="232121"/>
          </w:rPr>
          <w:fldChar w:fldCharType="separate"/>
        </w:r>
        <w:r>
          <w:rPr>
            <w:rStyle w:val="Hyperlink"/>
            <w:b/>
            <w:bCs/>
            <w:color w:val="DD3333"/>
          </w:rPr>
          <w:t>Five of Wands</w:t>
        </w:r>
        <w:r>
          <w:rPr>
            <w:rStyle w:val="Strong"/>
            <w:color w:val="232121"/>
          </w:rPr>
          <w:fldChar w:fldCharType="end"/>
        </w:r>
        <w:r>
          <w:rPr>
            <w:color w:val="232121"/>
          </w:rPr>
          <w:t> là lá bài của sự cạnh tranh, lá bài này dự đoán bạn sắp trải qua một cuộc thi hoặc cạnh tranh với một đối thủ nào đó trong thời gian tới. Đôi khi, lá bài dự đoán đây sẽ là sự cạnh tranh thân thiện, giúp bạn hoàn thiện và tiến về phía trước. Nhưng lâu dần những tranh đua này có thể sẽ nảy sinh mâu thuẫn.</w:t>
        </w:r>
      </w:ins>
    </w:p>
    <w:p w:rsidR="00D53A9F" w:rsidRDefault="00D53A9F"/>
    <w:p w:rsidR="00D53A9F" w:rsidRDefault="00D53A9F" w:rsidP="00D53A9F">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Tổng quan lá bài Five of Wands trong Tarot</w:t>
      </w:r>
    </w:p>
    <w:p w:rsidR="00D53A9F" w:rsidRDefault="00D53A9F" w:rsidP="00D53A9F">
      <w:pPr>
        <w:pStyle w:val="NormalWeb"/>
        <w:shd w:val="clear" w:color="auto" w:fill="FFFFFF"/>
        <w:spacing w:before="0" w:beforeAutospacing="0" w:after="255" w:afterAutospacing="0"/>
        <w:jc w:val="both"/>
        <w:rPr>
          <w:color w:val="232121"/>
        </w:rPr>
      </w:pPr>
      <w:r>
        <w:rPr>
          <w:noProof/>
          <w:color w:val="232121"/>
        </w:rPr>
        <w:drawing>
          <wp:inline distT="0" distB="0" distL="0" distR="0">
            <wp:extent cx="1733550" cy="2857500"/>
            <wp:effectExtent l="0" t="0" r="0" b="0"/>
            <wp:docPr id="29" name="Picture 29" descr="https://meozodiac.com/wp-content/uploads/2019/03/5-of-wands-182x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https://meozodiac.com/wp-content/uploads/2019/03/5-of-wands-182x300.jp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733550" cy="2857500"/>
                    </a:xfrm>
                    <a:prstGeom prst="rect">
                      <a:avLst/>
                    </a:prstGeom>
                    <a:noFill/>
                    <a:ln>
                      <a:noFill/>
                    </a:ln>
                  </pic:spPr>
                </pic:pic>
              </a:graphicData>
            </a:graphic>
          </wp:inline>
        </w:drawing>
      </w:r>
    </w:p>
    <w:p w:rsidR="00D53A9F" w:rsidRDefault="00D53A9F" w:rsidP="00D53A9F">
      <w:pPr>
        <w:pStyle w:val="NormalWeb"/>
        <w:shd w:val="clear" w:color="auto" w:fill="FFFFFF"/>
        <w:spacing w:before="0" w:beforeAutospacing="0" w:after="0" w:afterAutospacing="0"/>
        <w:jc w:val="both"/>
        <w:rPr>
          <w:color w:val="232121"/>
        </w:rPr>
      </w:pPr>
      <w:r>
        <w:rPr>
          <w:color w:val="232121"/>
        </w:rPr>
        <w:t>[</w:t>
      </w:r>
      <w:hyperlink r:id="rId51" w:history="1">
        <w:r>
          <w:rPr>
            <w:rStyle w:val="Hyperlink"/>
            <w:b/>
            <w:bCs/>
            <w:color w:val="DD3333"/>
          </w:rPr>
          <w:t>Bói tarot online</w:t>
        </w:r>
      </w:hyperlink>
      <w:r>
        <w:rPr>
          <w:color w:val="232121"/>
        </w:rPr>
        <w:t>] </w:t>
      </w:r>
      <w:r>
        <w:rPr>
          <w:rStyle w:val="Strong"/>
          <w:color w:val="232121"/>
        </w:rPr>
        <w:t>Ý nghĩa lá bài Five of Wands</w:t>
      </w:r>
      <w:r>
        <w:rPr>
          <w:color w:val="232121"/>
        </w:rPr>
        <w:t> cảnh báo sự cạnh tranh đang đến gần, tuy nó không gay gắt vào thời điểm này nhưng sự cạnh tranh sẽ sớm đi đến xung đột. Ai đó sẽ trở nên ghen tỵ và có ý đồ muốn hạ bệ sự uy tín của bạn. Bạn đang mất thời gian với việc quan sát những việc người khác làm gì và nảy sinh đố kỵ thay vì làm tốt nhiệm vụ của mình. Thay vì vậy, nếu tận dụng sự đố kỵ và tham vọng của mình đúng chỗ  bạn sẽ s</w:t>
      </w:r>
      <w:r w:rsidR="00930BDE">
        <w:rPr>
          <w:color w:val="232121"/>
        </w:rPr>
        <w:t>ớm đạt được điều mình mong muốn</w:t>
      </w:r>
    </w:p>
    <w:p w:rsidR="00930BDE" w:rsidRDefault="00930BDE" w:rsidP="00D53A9F">
      <w:pPr>
        <w:pStyle w:val="NormalWeb"/>
        <w:shd w:val="clear" w:color="auto" w:fill="FFFFFF"/>
        <w:spacing w:before="0" w:beforeAutospacing="0" w:after="0" w:afterAutospacing="0"/>
        <w:jc w:val="both"/>
        <w:rPr>
          <w:color w:val="232121"/>
        </w:rPr>
      </w:pPr>
    </w:p>
    <w:p w:rsidR="00D53A9F" w:rsidRDefault="00D53A9F" w:rsidP="00D53A9F">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tình yêu</w:t>
      </w:r>
    </w:p>
    <w:p w:rsidR="00D53A9F" w:rsidRDefault="00D53A9F" w:rsidP="00D53A9F">
      <w:pPr>
        <w:pStyle w:val="NormalWeb"/>
        <w:shd w:val="clear" w:color="auto" w:fill="FFFFFF"/>
        <w:spacing w:before="0" w:beforeAutospacing="0" w:after="255" w:afterAutospacing="0"/>
        <w:jc w:val="both"/>
        <w:rPr>
          <w:color w:val="232121"/>
        </w:rPr>
      </w:pPr>
      <w:r>
        <w:rPr>
          <w:color w:val="232121"/>
        </w:rPr>
        <w:t>Five of Wands trong tình yêu nói rằng bạn đang mất cảm giác an toàn trong mối quan hệ hiện tại, có thể xảy ra một số vấn đề khiến bạn bận tâm trong tương lai. Bạn phải đấu tranh cho tình cảm hiện tại. Tuy nhiên, Five of Wands không chắc chắn rằng sự cố gắng sẽ được đền đáp. Lá bài khuyên rằng bạn không nên nóng vội, hãy từ từ chỉnh đốn lại mối quan hệ. Bạn và người ấy nên ngồi lại nói chuyện với nhau nhiều hơn, sự hơn thua trong tình cảm thường chẳng mang lại gì tốt đẹp. Mặt khác, nếu bạn đã từng trong một mối quan hệ thì lá bài ám chỉ sẽ có một vài khúc mắc nhỏ với người cũ xảy ra.</w:t>
      </w:r>
    </w:p>
    <w:p w:rsidR="00930BDE" w:rsidRDefault="00930BDE" w:rsidP="00D53A9F">
      <w:pPr>
        <w:pStyle w:val="NormalWeb"/>
        <w:shd w:val="clear" w:color="auto" w:fill="FFFFFF"/>
        <w:spacing w:before="0" w:beforeAutospacing="0" w:after="255" w:afterAutospacing="0"/>
        <w:jc w:val="both"/>
        <w:rPr>
          <w:color w:val="232121"/>
        </w:rPr>
      </w:pPr>
    </w:p>
    <w:p w:rsidR="00D53A9F" w:rsidRDefault="00D53A9F" w:rsidP="00D53A9F">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lastRenderedPageBreak/>
        <w:t>Về công việc</w:t>
      </w:r>
    </w:p>
    <w:p w:rsidR="00D53A9F" w:rsidRDefault="00D53A9F" w:rsidP="00D53A9F">
      <w:pPr>
        <w:pStyle w:val="NormalWeb"/>
        <w:shd w:val="clear" w:color="auto" w:fill="FFFFFF"/>
        <w:spacing w:before="0" w:beforeAutospacing="0" w:after="255" w:afterAutospacing="0"/>
        <w:jc w:val="both"/>
        <w:rPr>
          <w:color w:val="232121"/>
        </w:rPr>
      </w:pPr>
      <w:r>
        <w:rPr>
          <w:color w:val="232121"/>
        </w:rPr>
        <w:t>Một vài mâu thuẫn nội bộ sẽ phát sinh trong thời gian tới, những buổi làm việc nhóm thường không mang lại kết quả gì do bất đồng ý kiến. Lá bài đưa ra lời khuyên rằng bạn nên khéo léo cân đối giữa việc thể hiện bản thân và lắng nghe ý kiến từ người khác, sự bốc đồng có thể khiến mối quan hệ đồng nghiệp căng thẳng và đổ vỡ. Trường hợp bạn vẫn đang đi tìm việc thì đây là giai đoạn khá cạnh tranh, công ty mà bạn hướng đến cũng có thể là mục tiêu của nhiều ứng viên khác. Lời khuyên từ lá bài Five of Wands là bạn nên xác định rõ ràng mục tiêu và khả năng của bạn thân rồi từ từ thực hiện, tránh nóng vội nếu không sẽ đổ bể kế hoạch ban đầu.</w:t>
      </w:r>
    </w:p>
    <w:p w:rsidR="00D53A9F" w:rsidRDefault="00D53A9F" w:rsidP="00D53A9F">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tiền bạc</w:t>
      </w:r>
    </w:p>
    <w:p w:rsidR="00D53A9F" w:rsidRDefault="00D53A9F" w:rsidP="00D53A9F">
      <w:pPr>
        <w:pStyle w:val="NormalWeb"/>
        <w:shd w:val="clear" w:color="auto" w:fill="FFFFFF"/>
        <w:spacing w:before="0" w:beforeAutospacing="0" w:after="255" w:afterAutospacing="0"/>
        <w:jc w:val="both"/>
        <w:rPr>
          <w:color w:val="232121"/>
        </w:rPr>
      </w:pPr>
      <w:r>
        <w:rPr>
          <w:color w:val="232121"/>
        </w:rPr>
        <w:t>Sự chủ quan và thiếu thận trọng có thể khiến bạn bị khủng hoảng tài chính, bạn sẽ gặp những vấn đề liên quan tới việc chi và đầu tư tiền. Five of Wands cũng cảnh báo sự thiếu cảnh giác sẽ khiến bạn rơi vào cảnh nợ nần, thâm hụt ngân sách. Một vài mối quan hệ trong quá khứ sẽ dính dáng tới tiền bạc, lời khuyên lúc này là nên hạn chế vay mượn, học cách chi tiêu điều độ và khoa học hơn.</w:t>
      </w:r>
    </w:p>
    <w:p w:rsidR="00D53A9F" w:rsidRDefault="00D53A9F" w:rsidP="00D53A9F">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sức khỏe</w:t>
      </w:r>
    </w:p>
    <w:p w:rsidR="00D53A9F" w:rsidRDefault="00D53A9F" w:rsidP="00D53A9F">
      <w:pPr>
        <w:pStyle w:val="NormalWeb"/>
        <w:shd w:val="clear" w:color="auto" w:fill="FFFFFF"/>
        <w:spacing w:before="0" w:beforeAutospacing="0" w:after="255" w:afterAutospacing="0"/>
        <w:jc w:val="both"/>
        <w:rPr>
          <w:color w:val="232121"/>
        </w:rPr>
      </w:pPr>
      <w:r>
        <w:rPr>
          <w:color w:val="232121"/>
        </w:rPr>
        <w:t>Five of Wands chỉ ra rằng bạn sẽ gặp những tổn thương về mặt tinh thần, tính cách thất thường dẫn đến sự thiếu chính xác và quá cảm tính khi đưa ra quyết định . Lời khuyên từ lá bài Five of Wands là bạn nên dành thời gian cho các môn thể thao thiên về tĩnh tâm, thư giãn đầu óc như yoga, thiền… Ngoài ra lá bài cũng cho rằng nếu bạn đang điều trị, tình trạng có thể xấu đi do sự ảnh hưởng của các tác nhân bên ngoài. Bạn nên nghỉ ngơi, hạn chế kích động, rèn cho bản thân thái độ sống lạc quan hơn.</w:t>
      </w:r>
    </w:p>
    <w:p w:rsidR="00D53A9F" w:rsidRDefault="00D53A9F" w:rsidP="00D53A9F">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Ý nghĩa lá bài Five of Wands xuôi</w:t>
      </w:r>
    </w:p>
    <w:p w:rsidR="00274FF0" w:rsidRDefault="00D53A9F" w:rsidP="00D53A9F">
      <w:pPr>
        <w:pStyle w:val="NormalWeb"/>
        <w:shd w:val="clear" w:color="auto" w:fill="FFFFFF"/>
        <w:spacing w:before="0" w:beforeAutospacing="0" w:after="0" w:afterAutospacing="0"/>
        <w:jc w:val="both"/>
        <w:rPr>
          <w:color w:val="232121"/>
        </w:rPr>
      </w:pPr>
      <w:r>
        <w:rPr>
          <w:color w:val="232121"/>
        </w:rPr>
        <w:t>Five of Wands mang đến hình ảnh năm chàng trai cầm gậy, lá bài ám chỉ sự xung đột nội bộ. Sự cạnh tranh này vừa tốt vừa xấu theo từng hoàn cảnh. Đây có thể là cuộc tranh luận hòa bình giữa họ nhưng nếu quá đà sẽ gây ra xung đột. </w:t>
      </w:r>
    </w:p>
    <w:p w:rsidR="00274FF0" w:rsidRDefault="00274FF0" w:rsidP="00D53A9F">
      <w:pPr>
        <w:pStyle w:val="NormalWeb"/>
        <w:shd w:val="clear" w:color="auto" w:fill="FFFFFF"/>
        <w:spacing w:before="0" w:beforeAutospacing="0" w:after="0" w:afterAutospacing="0"/>
        <w:jc w:val="both"/>
        <w:rPr>
          <w:color w:val="232121"/>
        </w:rPr>
      </w:pPr>
    </w:p>
    <w:p w:rsidR="00D53A9F" w:rsidRDefault="00D53A9F" w:rsidP="00D53A9F">
      <w:pPr>
        <w:pStyle w:val="NormalWeb"/>
        <w:shd w:val="clear" w:color="auto" w:fill="FFFFFF"/>
        <w:spacing w:before="0" w:beforeAutospacing="0" w:after="0" w:afterAutospacing="0"/>
        <w:jc w:val="both"/>
        <w:rPr>
          <w:color w:val="232121"/>
        </w:rPr>
      </w:pPr>
      <w:r>
        <w:rPr>
          <w:rStyle w:val="Strong"/>
          <w:color w:val="232121"/>
        </w:rPr>
        <w:t>Lá bài Five of Wands xuôi</w:t>
      </w:r>
      <w:r>
        <w:rPr>
          <w:color w:val="232121"/>
        </w:rPr>
        <w:t> ám chỉ rằng năm chàng trai đang giao tiếp, trò chuyện nhưng không một ai thực sự muốn lắng nghe vấn đề của người khác. Họ đều có nhu cầu chia sẻ, điều này chỉ có thể giải quyết bằng cách từng người phát biểu một.</w:t>
      </w:r>
    </w:p>
    <w:p w:rsidR="00D53A9F" w:rsidRDefault="00D53A9F" w:rsidP="00D53A9F">
      <w:pPr>
        <w:pStyle w:val="NormalWeb"/>
        <w:shd w:val="clear" w:color="auto" w:fill="FFFFFF"/>
        <w:spacing w:before="0" w:beforeAutospacing="0" w:after="255" w:afterAutospacing="0"/>
        <w:jc w:val="both"/>
        <w:rPr>
          <w:color w:val="232121"/>
        </w:rPr>
      </w:pPr>
      <w:r>
        <w:rPr>
          <w:color w:val="232121"/>
        </w:rPr>
        <w:t>Five of Wands cho rằng bạn sẽ phải cạnh tranh trong một lĩnh vực hoàn toàn mới mà bạn chưa từng va chạm trước đây. Bạn sẽ gặp những thử thách và đối đầu với những người có năng lực, cảm giác đố kỵ và hiếu chiến sẽ đến. Lá bài khuyên rằng bạn hãy chấp nhận thử thách mà không cảm thấy bất kỳ ác ý nào, hãy tiếp nhận thử thách với một tinh thần thật thoải mái. Lá bài cũng ám chỉ đây là giai đoạn bạn sẽ được đối đầu với những thử thách thật sự thú vị, bạn sẽ có cơ hội thể hiện những năng lực bản thân. Hãy thi đấu với một tinh thần thân thiện và chơi đẹp.</w:t>
      </w:r>
    </w:p>
    <w:p w:rsidR="00D53A9F" w:rsidRDefault="00D53A9F"/>
    <w:p w:rsidR="005E4E40" w:rsidRDefault="005E4E40" w:rsidP="005E4E40">
      <w:pPr>
        <w:pStyle w:val="Heading1"/>
        <w:shd w:val="clear" w:color="auto" w:fill="FFFFFF"/>
        <w:spacing w:before="0"/>
        <w:jc w:val="center"/>
        <w:rPr>
          <w:rFonts w:ascii="Arial" w:hAnsi="Arial" w:cs="Arial"/>
          <w:caps/>
          <w:color w:val="D81515"/>
          <w:spacing w:val="15"/>
          <w:sz w:val="30"/>
          <w:szCs w:val="30"/>
        </w:rPr>
      </w:pPr>
      <w:r>
        <w:rPr>
          <w:rFonts w:ascii="Arial" w:hAnsi="Arial" w:cs="Arial"/>
          <w:caps/>
          <w:color w:val="D81515"/>
          <w:spacing w:val="15"/>
          <w:sz w:val="30"/>
          <w:szCs w:val="30"/>
        </w:rPr>
        <w:lastRenderedPageBreak/>
        <w:t>Ý NGHĨA LÁ BÀI SIX OF WANDS : PHẦN THƯỞNG XỨNG ĐÁNG</w:t>
      </w:r>
    </w:p>
    <w:p w:rsidR="005E4E40" w:rsidRDefault="005E4E40" w:rsidP="005E4E40">
      <w:pPr>
        <w:pStyle w:val="NormalWeb"/>
        <w:shd w:val="clear" w:color="auto" w:fill="FFFFFF"/>
        <w:spacing w:before="0" w:beforeAutospacing="0" w:after="0" w:afterAutospacing="0"/>
        <w:jc w:val="both"/>
        <w:rPr>
          <w:ins w:id="63" w:author="Unknown"/>
          <w:color w:val="232121"/>
        </w:rPr>
      </w:pPr>
      <w:ins w:id="64" w:author="Unknown">
        <w:r>
          <w:rPr>
            <w:color w:val="232121"/>
          </w:rPr>
          <w:fldChar w:fldCharType="begin"/>
        </w:r>
        <w:r>
          <w:rPr>
            <w:color w:val="232121"/>
          </w:rPr>
          <w:instrText xml:space="preserve"> HYPERLINK "https://meozodiac.com/tarot/y-nghia-la-bai-six-of-wands.html" </w:instrText>
        </w:r>
        <w:r>
          <w:rPr>
            <w:color w:val="232121"/>
          </w:rPr>
          <w:fldChar w:fldCharType="separate"/>
        </w:r>
        <w:r>
          <w:rPr>
            <w:rStyle w:val="Strong"/>
            <w:color w:val="DD3333"/>
          </w:rPr>
          <w:t>Ý nghĩa lá bài Six of Wands</w:t>
        </w:r>
        <w:r>
          <w:rPr>
            <w:color w:val="232121"/>
          </w:rPr>
          <w:fldChar w:fldCharType="end"/>
        </w:r>
        <w:r>
          <w:rPr>
            <w:color w:val="232121"/>
          </w:rPr>
          <w:t> dự đoán sự thành công trong hiện tại và tương lai, những nỗ lực cá nhân sẽ được đền đáp xứng đáng. Lá bài Six of Wands tượng trưng cho sự công nhận những cống hiến cho công việc. Nỗ lực bỏ ra sẽ được phần thưởng tương xứng, đây là giai đoạn của sự tận hưởng.</w:t>
        </w:r>
      </w:ins>
    </w:p>
    <w:p w:rsidR="005E4E40" w:rsidRDefault="005E4E40"/>
    <w:p w:rsidR="005E4E40" w:rsidRDefault="005E4E40" w:rsidP="005E4E40">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Tổng quan về lá bài Six of Wands trong Tarot</w:t>
      </w:r>
    </w:p>
    <w:p w:rsidR="005E4E40" w:rsidRDefault="005E4E40" w:rsidP="005E4E40">
      <w:pPr>
        <w:pStyle w:val="NormalWeb"/>
        <w:shd w:val="clear" w:color="auto" w:fill="FFFFFF"/>
        <w:spacing w:before="0" w:beforeAutospacing="0" w:after="255" w:afterAutospacing="0"/>
        <w:jc w:val="both"/>
        <w:rPr>
          <w:color w:val="232121"/>
        </w:rPr>
      </w:pPr>
      <w:r>
        <w:rPr>
          <w:noProof/>
          <w:color w:val="232121"/>
        </w:rPr>
        <w:drawing>
          <wp:inline distT="0" distB="0" distL="0" distR="0">
            <wp:extent cx="1733550" cy="2857500"/>
            <wp:effectExtent l="0" t="0" r="0" b="0"/>
            <wp:docPr id="30" name="Picture 30" descr="https://meozodiac.com/wp-content/uploads/2019/03/6-of-wands-182x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https://meozodiac.com/wp-content/uploads/2019/03/6-of-wands-182x300.jp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733550" cy="2857500"/>
                    </a:xfrm>
                    <a:prstGeom prst="rect">
                      <a:avLst/>
                    </a:prstGeom>
                    <a:noFill/>
                    <a:ln>
                      <a:noFill/>
                    </a:ln>
                  </pic:spPr>
                </pic:pic>
              </a:graphicData>
            </a:graphic>
          </wp:inline>
        </w:drawing>
      </w:r>
    </w:p>
    <w:p w:rsidR="005E4E40" w:rsidRDefault="005E4E40" w:rsidP="005E4E40">
      <w:pPr>
        <w:pStyle w:val="NormalWeb"/>
        <w:shd w:val="clear" w:color="auto" w:fill="FFFFFF"/>
        <w:spacing w:before="0" w:beforeAutospacing="0" w:after="0" w:afterAutospacing="0"/>
        <w:jc w:val="both"/>
        <w:rPr>
          <w:color w:val="232121"/>
        </w:rPr>
      </w:pPr>
      <w:r>
        <w:rPr>
          <w:color w:val="232121"/>
        </w:rPr>
        <w:t>[</w:t>
      </w:r>
      <w:hyperlink r:id="rId53" w:history="1">
        <w:r>
          <w:rPr>
            <w:rStyle w:val="Hyperlink"/>
            <w:b/>
            <w:bCs/>
            <w:color w:val="DD3333"/>
          </w:rPr>
          <w:t>Xem bói bài tarot online</w:t>
        </w:r>
      </w:hyperlink>
      <w:r>
        <w:rPr>
          <w:color w:val="232121"/>
        </w:rPr>
        <w:t>] Lá bài Six of Wands dự đoán rằng bạn sẽ được công nhận trong công việc, sự dồi dào về tài chính sẽ sớm bắt đầu. Nếu bạn vẫn đang chật vật với đam mê, lá bài động viên rằng với sự kiên trì và cố gắng như hiện tại bạn sẽ được đền đáp. Mặt khác, lá bài cho rằng bạn đang tận hưởng chiến thắng, bạn vui vẻ với điều này. Tuy nhiên, sự tự hào và đề cao bản thân khiến bạn kiêu ngạo. Bạn không thể thừa nhận sự thiếu sót của mình, sự thành công có thể sớm lụi tàn vì tính cách này.</w:t>
      </w:r>
    </w:p>
    <w:p w:rsidR="00930BDE" w:rsidRDefault="00930BDE" w:rsidP="005E4E40">
      <w:pPr>
        <w:pStyle w:val="NormalWeb"/>
        <w:shd w:val="clear" w:color="auto" w:fill="FFFFFF"/>
        <w:spacing w:before="0" w:beforeAutospacing="0" w:after="0" w:afterAutospacing="0"/>
        <w:jc w:val="both"/>
        <w:rPr>
          <w:color w:val="232121"/>
        </w:rPr>
      </w:pPr>
    </w:p>
    <w:p w:rsidR="005E4E40" w:rsidRDefault="005E4E40" w:rsidP="005E4E40">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tình yêu</w:t>
      </w:r>
    </w:p>
    <w:p w:rsidR="005E4E40" w:rsidRDefault="005E4E40" w:rsidP="005E4E40">
      <w:pPr>
        <w:pStyle w:val="NormalWeb"/>
        <w:shd w:val="clear" w:color="auto" w:fill="FFFFFF"/>
        <w:spacing w:before="0" w:beforeAutospacing="0" w:after="0" w:afterAutospacing="0"/>
        <w:jc w:val="both"/>
        <w:rPr>
          <w:color w:val="232121"/>
        </w:rPr>
      </w:pPr>
      <w:r>
        <w:rPr>
          <w:rStyle w:val="Strong"/>
          <w:color w:val="232121"/>
        </w:rPr>
        <w:t>Six of Wands trong tình yêu</w:t>
      </w:r>
      <w:r>
        <w:rPr>
          <w:color w:val="232121"/>
        </w:rPr>
        <w:t> không phải lá bài tượng trưng cho mối quan hệ hay sự hợp tác. Lá bài này đại diện cho cá nhân, những thành công và kết quả sẽ đến với cá nhân. Vì vậy, Six of Wands không phải dấu hiệu tốt cho chuyện tình yêu đôi lứa. Bạn đang coi cuộc yêu của mình là một thử thách cần chinh phục, không phải là sự hòa hợp và tiến đến lâu dài. Hai bạn có thể xảy ra những bất đồng trong suy nghĩ, bạn hoặc người ấy đang để cái tôi của mình lấn át tất cả. Tuy nhiên, lá bài cho rằng hoàn toàn có thể cứu vãn nếu chịu nhường nhịn và cảm thông.</w:t>
      </w:r>
    </w:p>
    <w:p w:rsidR="00930BDE" w:rsidRDefault="00930BDE" w:rsidP="005E4E40">
      <w:pPr>
        <w:pStyle w:val="NormalWeb"/>
        <w:shd w:val="clear" w:color="auto" w:fill="FFFFFF"/>
        <w:spacing w:before="0" w:beforeAutospacing="0" w:after="0" w:afterAutospacing="0"/>
        <w:jc w:val="both"/>
        <w:rPr>
          <w:color w:val="232121"/>
        </w:rPr>
      </w:pPr>
    </w:p>
    <w:p w:rsidR="00930BDE" w:rsidRDefault="00930BDE" w:rsidP="005E4E40">
      <w:pPr>
        <w:pStyle w:val="NormalWeb"/>
        <w:shd w:val="clear" w:color="auto" w:fill="FFFFFF"/>
        <w:spacing w:before="0" w:beforeAutospacing="0" w:after="0" w:afterAutospacing="0"/>
        <w:jc w:val="both"/>
        <w:rPr>
          <w:color w:val="232121"/>
        </w:rPr>
      </w:pPr>
    </w:p>
    <w:p w:rsidR="00930BDE" w:rsidRDefault="00930BDE" w:rsidP="005E4E40">
      <w:pPr>
        <w:pStyle w:val="NormalWeb"/>
        <w:shd w:val="clear" w:color="auto" w:fill="FFFFFF"/>
        <w:spacing w:before="0" w:beforeAutospacing="0" w:after="0" w:afterAutospacing="0"/>
        <w:jc w:val="both"/>
        <w:rPr>
          <w:color w:val="232121"/>
        </w:rPr>
      </w:pPr>
    </w:p>
    <w:p w:rsidR="005E4E40" w:rsidRDefault="005E4E40" w:rsidP="005E4E40">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lastRenderedPageBreak/>
        <w:t>Về công việc</w:t>
      </w:r>
    </w:p>
    <w:p w:rsidR="005E4E40" w:rsidRDefault="005E4E40" w:rsidP="005E4E40">
      <w:pPr>
        <w:pStyle w:val="NormalWeb"/>
        <w:shd w:val="clear" w:color="auto" w:fill="FFFFFF"/>
        <w:spacing w:before="0" w:beforeAutospacing="0" w:after="255" w:afterAutospacing="0"/>
        <w:jc w:val="both"/>
        <w:rPr>
          <w:color w:val="232121"/>
        </w:rPr>
      </w:pPr>
      <w:r>
        <w:rPr>
          <w:color w:val="232121"/>
        </w:rPr>
        <w:t>Six of Wands thông báo sự viên mãn trong sự nghiệp, tất cả cố gắng của bạn được công nhận và sẽ có những phần thưởng xứng đáng. Bạn sẽ ở một vị trí cao hơn trong sự nghiệp, thậm chí Six of Wands cho rằng bạn hoàn toàn có thể nhận được một giải thưởng, danh hiệu nào đó trong thời gian tới. Lời cảnh báo là một người đồng nghiệp hoặc một đối thủ xứng tầm sẽ sớm xuất hiện. Sự khiêm tốn không bao giờ là thừa thãi dù bạn có thành công hay không. Hãy trở thành người tiên phong có cả đức và tài, hãy trở thành người mang lại sự tin tưởng và kính trọng cho cấp dưới.</w:t>
      </w:r>
    </w:p>
    <w:p w:rsidR="005E4E40" w:rsidRDefault="005E4E40" w:rsidP="005E4E40">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tiền bạc</w:t>
      </w:r>
    </w:p>
    <w:p w:rsidR="005E4E40" w:rsidRDefault="005E4E40" w:rsidP="005E4E40">
      <w:pPr>
        <w:pStyle w:val="NormalWeb"/>
        <w:shd w:val="clear" w:color="auto" w:fill="FFFFFF"/>
        <w:spacing w:before="0" w:beforeAutospacing="0" w:after="255" w:afterAutospacing="0"/>
        <w:jc w:val="both"/>
        <w:rPr>
          <w:color w:val="232121"/>
        </w:rPr>
      </w:pPr>
      <w:r>
        <w:rPr>
          <w:color w:val="232121"/>
        </w:rPr>
        <w:t>Rõ ràng một điều bạn thành công trong sự nghiệp tất nhiên tiền bạc sẽ dư dả. Tuy nhiên mọi quyết định đầu tư hay lấn sang một thị trường khác cần được cân nhắc. Sự đầu tư không hợp lý sẽ phung phí tiền bạc, những hộp đồng cần được xem xét thận trọng trước khi ký kết. Nếu bạn định cho vay mượn thì đừng ngần ngại vì đây có thể là một cách giữ tiền hiệu quả.</w:t>
      </w:r>
    </w:p>
    <w:p w:rsidR="005E4E40" w:rsidRDefault="005E4E40" w:rsidP="005E4E40">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sức khỏe</w:t>
      </w:r>
    </w:p>
    <w:p w:rsidR="005E4E40" w:rsidRDefault="005E4E40" w:rsidP="005E4E40">
      <w:pPr>
        <w:pStyle w:val="NormalWeb"/>
        <w:shd w:val="clear" w:color="auto" w:fill="FFFFFF"/>
        <w:spacing w:before="0" w:beforeAutospacing="0" w:after="255" w:afterAutospacing="0"/>
        <w:jc w:val="both"/>
        <w:rPr>
          <w:color w:val="232121"/>
        </w:rPr>
      </w:pPr>
      <w:r>
        <w:rPr>
          <w:color w:val="232121"/>
        </w:rPr>
        <w:t>Đây là giai đoạn sức khỏe ổn định, năng lượng trong bạn rất cao. Nếu bạn đang ở giai đoạn điều trị thì đừng lo lắng, những tín hiệu từ lá bài cho thấy mọi chuyện sẽ ổn. Nếu bạn đang mong đợi một tin tức hoặc chờ đợi xét nghiệm thì Six of Wands khẳng định có thể đó là tin tốt. Lời khuyên duy nhất là nên bình tĩnh, tránh bị xúc động, sử dụng năng lượng một cách hợp lý. Ngoài ra, bạn nên cẩn thận các phát ngôn của mình trong thời gian tới.</w:t>
      </w:r>
    </w:p>
    <w:p w:rsidR="005E4E40" w:rsidRDefault="005E4E40" w:rsidP="005E4E40">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Ý nghĩa lá bài Six of Wands xuôi</w:t>
      </w:r>
    </w:p>
    <w:p w:rsidR="005E4E40" w:rsidRDefault="005E4E40" w:rsidP="005E4E40">
      <w:pPr>
        <w:pStyle w:val="NormalWeb"/>
        <w:shd w:val="clear" w:color="auto" w:fill="FFFFFF"/>
        <w:spacing w:before="0" w:beforeAutospacing="0" w:after="255" w:afterAutospacing="0"/>
        <w:jc w:val="both"/>
        <w:rPr>
          <w:color w:val="232121"/>
        </w:rPr>
      </w:pPr>
      <w:r>
        <w:rPr>
          <w:color w:val="232121"/>
        </w:rPr>
        <w:t>Six of Wands mô tả một người đàn ông đang cưỡi bạch mã với vòng hoa chiến thắng trên đầu. Đám người phía dưới đang hoan nghênh nhiệt tình. Lá bài thể hiện sự thành công đang được công nhận bởi đám người đó. Chiếc gậy của người đàn ông đang sở hữu như một lời khẳng định về chiến thắng cá nhân. Anh ta không rụt rè sợ hãi mà vui vẻ đón nhận sự cổ vũ bên dưới.</w:t>
      </w:r>
    </w:p>
    <w:p w:rsidR="005E4E40" w:rsidRDefault="005E4E40" w:rsidP="005E4E40">
      <w:pPr>
        <w:pStyle w:val="NormalWeb"/>
        <w:shd w:val="clear" w:color="auto" w:fill="FFFFFF"/>
        <w:spacing w:before="0" w:beforeAutospacing="0" w:after="0" w:afterAutospacing="0"/>
        <w:jc w:val="both"/>
        <w:rPr>
          <w:color w:val="232121"/>
        </w:rPr>
      </w:pPr>
      <w:r>
        <w:rPr>
          <w:rStyle w:val="Strong"/>
          <w:color w:val="232121"/>
        </w:rPr>
        <w:t>Lá bài Six of Wands xuôi</w:t>
      </w:r>
      <w:r>
        <w:rPr>
          <w:color w:val="232121"/>
        </w:rPr>
        <w:t> gửi gắm thông điệp của sự thành công. Bạn không chỉ đạt được mục tiêu của bản thân mà còn được mọi người công nhận và ngưỡng mộ. Bạn có thể nhận được những giải thưởng hoặc danh hiệu cao quý trong thời gian tới. Phần thưởng lớn nhất mà bạn dành được là sự khen ngợi công khai khiến tinh thần phấn chấn hơn rất nhiều, những khoản thưởng về tiền bạc cũng xuất hiện trong Six of Wands.</w:t>
      </w:r>
    </w:p>
    <w:p w:rsidR="005E4E40" w:rsidRDefault="005E4E40"/>
    <w:p w:rsidR="005E4E40" w:rsidRDefault="005E4E40"/>
    <w:p w:rsidR="005E4E40" w:rsidRDefault="005E4E40"/>
    <w:p w:rsidR="005E4E40" w:rsidRDefault="005E4E40"/>
    <w:p w:rsidR="005E4E40" w:rsidRDefault="005E4E40" w:rsidP="005E4E40">
      <w:pPr>
        <w:pStyle w:val="Heading1"/>
        <w:shd w:val="clear" w:color="auto" w:fill="FFFFFF"/>
        <w:spacing w:before="0"/>
        <w:jc w:val="center"/>
        <w:rPr>
          <w:rFonts w:ascii="Arial" w:hAnsi="Arial" w:cs="Arial"/>
          <w:caps/>
          <w:color w:val="D81515"/>
          <w:spacing w:val="15"/>
          <w:sz w:val="30"/>
          <w:szCs w:val="30"/>
        </w:rPr>
      </w:pPr>
      <w:r>
        <w:rPr>
          <w:rFonts w:ascii="Arial" w:hAnsi="Arial" w:cs="Arial"/>
          <w:caps/>
          <w:color w:val="D81515"/>
          <w:spacing w:val="15"/>
          <w:sz w:val="30"/>
          <w:szCs w:val="30"/>
        </w:rPr>
        <w:lastRenderedPageBreak/>
        <w:t>Ý NGHĨA LÁ BÀI SEVEN OF WANDS : THÁCH THỨC, HỖN LOẠN</w:t>
      </w:r>
    </w:p>
    <w:p w:rsidR="005E4E40" w:rsidRDefault="005E4E40" w:rsidP="005E4E40">
      <w:pPr>
        <w:pStyle w:val="NormalWeb"/>
        <w:shd w:val="clear" w:color="auto" w:fill="FFFFFF"/>
        <w:spacing w:before="0" w:beforeAutospacing="0" w:after="0" w:afterAutospacing="0"/>
        <w:jc w:val="both"/>
        <w:rPr>
          <w:ins w:id="65" w:author="Unknown"/>
          <w:color w:val="232121"/>
        </w:rPr>
      </w:pPr>
      <w:ins w:id="66" w:author="Unknown">
        <w:r>
          <w:rPr>
            <w:color w:val="232121"/>
          </w:rPr>
          <w:t>[</w:t>
        </w:r>
        <w:r>
          <w:rPr>
            <w:rStyle w:val="Strong"/>
            <w:color w:val="232121"/>
          </w:rPr>
          <w:fldChar w:fldCharType="begin"/>
        </w:r>
        <w:r>
          <w:rPr>
            <w:rStyle w:val="Strong"/>
            <w:color w:val="232121"/>
          </w:rPr>
          <w:instrText xml:space="preserve"> HYPERLINK "https://meozodiac.com/xem-boi-bai-tarot-online" </w:instrText>
        </w:r>
        <w:r>
          <w:rPr>
            <w:rStyle w:val="Strong"/>
            <w:color w:val="232121"/>
          </w:rPr>
          <w:fldChar w:fldCharType="separate"/>
        </w:r>
        <w:r>
          <w:rPr>
            <w:rStyle w:val="Hyperlink"/>
            <w:b/>
            <w:bCs/>
            <w:color w:val="DD3333"/>
          </w:rPr>
          <w:t>Bói bài tarot hàng ngày</w:t>
        </w:r>
        <w:r>
          <w:rPr>
            <w:rStyle w:val="Strong"/>
            <w:color w:val="232121"/>
          </w:rPr>
          <w:fldChar w:fldCharType="end"/>
        </w:r>
        <w:r>
          <w:rPr>
            <w:color w:val="232121"/>
          </w:rPr>
          <w:t>] Lá bài </w:t>
        </w:r>
        <w:r>
          <w:rPr>
            <w:color w:val="232121"/>
          </w:rPr>
          <w:fldChar w:fldCharType="begin"/>
        </w:r>
        <w:r>
          <w:rPr>
            <w:color w:val="232121"/>
          </w:rPr>
          <w:instrText xml:space="preserve"> HYPERLINK "https://meozodiac.com/tarot/y-nghia-la-bai-seven-of-wands.html" </w:instrText>
        </w:r>
        <w:r>
          <w:rPr>
            <w:color w:val="232121"/>
          </w:rPr>
          <w:fldChar w:fldCharType="separate"/>
        </w:r>
        <w:r>
          <w:rPr>
            <w:rStyle w:val="Strong"/>
            <w:color w:val="DD3333"/>
          </w:rPr>
          <w:t>Seven of Wands</w:t>
        </w:r>
        <w:r>
          <w:rPr>
            <w:color w:val="232121"/>
          </w:rPr>
          <w:fldChar w:fldCharType="end"/>
        </w:r>
        <w:r>
          <w:rPr>
            <w:color w:val="232121"/>
          </w:rPr>
          <w:t> đại diện cho sự chiến đấu. Một người nào đó sẽ quấy rầy bạn, điều đó có thể dẫn đến hậu quả nghiêm trọng. Sự hỗn loạn từ ai đó mang đến khiến danh tiếng bạn bị ảnh hưởng. Những thách thức buộc bạn phải chiến đấu giành lại quyền lợi và công bằng cho chính mình.</w:t>
        </w:r>
      </w:ins>
    </w:p>
    <w:p w:rsidR="005E4E40" w:rsidRDefault="005E4E40"/>
    <w:p w:rsidR="005E4E40" w:rsidRDefault="005E4E40" w:rsidP="005E4E40">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Tổng quan về lá bài Seven of Wands</w:t>
      </w:r>
    </w:p>
    <w:p w:rsidR="005E4E40" w:rsidRDefault="005E4E40" w:rsidP="005E4E40">
      <w:pPr>
        <w:pStyle w:val="NormalWeb"/>
        <w:shd w:val="clear" w:color="auto" w:fill="FFFFFF"/>
        <w:spacing w:before="0" w:beforeAutospacing="0" w:after="0" w:afterAutospacing="0"/>
        <w:jc w:val="both"/>
        <w:rPr>
          <w:color w:val="232121"/>
        </w:rPr>
      </w:pPr>
      <w:r>
        <w:rPr>
          <w:noProof/>
          <w:color w:val="232121"/>
        </w:rPr>
        <w:drawing>
          <wp:inline distT="0" distB="0" distL="0" distR="0">
            <wp:extent cx="1733550" cy="2857500"/>
            <wp:effectExtent l="0" t="0" r="0" b="0"/>
            <wp:docPr id="31" name="Picture 31" descr="https://meozodiac.com/wp-content/uploads/2019/03/7-of-wands-182x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ttps://meozodiac.com/wp-content/uploads/2019/03/7-of-wands-182x300.jp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733550" cy="2857500"/>
                    </a:xfrm>
                    <a:prstGeom prst="rect">
                      <a:avLst/>
                    </a:prstGeom>
                    <a:noFill/>
                    <a:ln>
                      <a:noFill/>
                    </a:ln>
                  </pic:spPr>
                </pic:pic>
              </a:graphicData>
            </a:graphic>
          </wp:inline>
        </w:drawing>
      </w:r>
      <w:r>
        <w:rPr>
          <w:rStyle w:val="Strong"/>
          <w:color w:val="232121"/>
        </w:rPr>
        <w:t>Ý nghĩa lá bài Seven of Wands</w:t>
      </w:r>
      <w:r>
        <w:rPr>
          <w:color w:val="232121"/>
        </w:rPr>
        <w:t> nói rằng các thủ đoạn cạnh tranh và chơi xấu trong công việc có thể diễn ra. Người này tấn công và có ý định đánh bại bạn. Sẽ có những trường hợp bạn không biết đối thủ là ai nhưng những rắc rối từ họ mang lại cứ đè bẹp bạn. Thậm chí đó có thể là kẻ giấu mặt trên mạng xã hội. Xung đột sắp xảy ra, chuẩn bị tinh thần cũng vũ khí là điều nên làm. Xét theo khía cạnh tích cực, người này đang ganh ghét với những gì bạn đạt được , bạn hoàn toàn có thể tự hào về thành tích của bản thân. Kẻ cạnh tranh dở thủ đoạn chơi xấu nhưng không mang lại hậu quả quá lớn.</w:t>
      </w:r>
    </w:p>
    <w:p w:rsidR="00930BDE" w:rsidRDefault="00930BDE" w:rsidP="005E4E40">
      <w:pPr>
        <w:pStyle w:val="NormalWeb"/>
        <w:shd w:val="clear" w:color="auto" w:fill="FFFFFF"/>
        <w:spacing w:before="0" w:beforeAutospacing="0" w:after="0" w:afterAutospacing="0"/>
        <w:jc w:val="both"/>
        <w:rPr>
          <w:color w:val="232121"/>
        </w:rPr>
      </w:pPr>
    </w:p>
    <w:p w:rsidR="005E4E40" w:rsidRDefault="005E4E40" w:rsidP="005E4E40">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tình yêu</w:t>
      </w:r>
    </w:p>
    <w:p w:rsidR="005E4E40" w:rsidRDefault="005E4E40" w:rsidP="005E4E40">
      <w:pPr>
        <w:pStyle w:val="NormalWeb"/>
        <w:shd w:val="clear" w:color="auto" w:fill="FFFFFF"/>
        <w:spacing w:before="0" w:beforeAutospacing="0" w:after="0" w:afterAutospacing="0"/>
        <w:jc w:val="both"/>
        <w:rPr>
          <w:color w:val="232121"/>
        </w:rPr>
      </w:pPr>
      <w:r>
        <w:rPr>
          <w:rStyle w:val="Strong"/>
          <w:color w:val="232121"/>
        </w:rPr>
        <w:t>Seven of Wands trong tình yêu</w:t>
      </w:r>
      <w:r>
        <w:rPr>
          <w:color w:val="232121"/>
        </w:rPr>
        <w:t> dự báo những tranh cãi, xung đột có thể dẫn tới đổ vỡ. Hai bạn sẽ rơi vào trạng thái căng thẳng, mỗi người một quan điểm. Tuy vậy, bạn không nên thỏa hiệp và nhượng bộ. Seven of Wands cho rằng nếu hai bạn nhượng bộ và không nói rõ ràng với nhau, tình trạng này sẽ còn diễn ra. Hãy giữ vững quan điểm cá nhân và trình bày với đối phương nguyện vọng của bạn. Sự nhẫn nhịn, kiềm chế của cả hai nếu giữ quá lâu sẽ bùng nổ gây ra hậu quả đáng tiếc.</w:t>
      </w:r>
    </w:p>
    <w:p w:rsidR="00930BDE" w:rsidRDefault="00930BDE" w:rsidP="005E4E40">
      <w:pPr>
        <w:pStyle w:val="NormalWeb"/>
        <w:shd w:val="clear" w:color="auto" w:fill="FFFFFF"/>
        <w:spacing w:before="0" w:beforeAutospacing="0" w:after="0" w:afterAutospacing="0"/>
        <w:jc w:val="both"/>
        <w:rPr>
          <w:color w:val="232121"/>
        </w:rPr>
      </w:pPr>
    </w:p>
    <w:p w:rsidR="00930BDE" w:rsidRDefault="00930BDE" w:rsidP="005E4E40">
      <w:pPr>
        <w:pStyle w:val="NormalWeb"/>
        <w:shd w:val="clear" w:color="auto" w:fill="FFFFFF"/>
        <w:spacing w:before="0" w:beforeAutospacing="0" w:after="0" w:afterAutospacing="0"/>
        <w:jc w:val="both"/>
        <w:rPr>
          <w:color w:val="232121"/>
        </w:rPr>
      </w:pPr>
    </w:p>
    <w:p w:rsidR="00930BDE" w:rsidRDefault="00930BDE" w:rsidP="005E4E40">
      <w:pPr>
        <w:pStyle w:val="NormalWeb"/>
        <w:shd w:val="clear" w:color="auto" w:fill="FFFFFF"/>
        <w:spacing w:before="0" w:beforeAutospacing="0" w:after="0" w:afterAutospacing="0"/>
        <w:jc w:val="both"/>
        <w:rPr>
          <w:color w:val="232121"/>
        </w:rPr>
      </w:pPr>
    </w:p>
    <w:p w:rsidR="00930BDE" w:rsidRDefault="00930BDE" w:rsidP="005E4E40">
      <w:pPr>
        <w:pStyle w:val="NormalWeb"/>
        <w:shd w:val="clear" w:color="auto" w:fill="FFFFFF"/>
        <w:spacing w:before="0" w:beforeAutospacing="0" w:after="0" w:afterAutospacing="0"/>
        <w:jc w:val="both"/>
        <w:rPr>
          <w:color w:val="232121"/>
        </w:rPr>
      </w:pPr>
    </w:p>
    <w:p w:rsidR="005E4E40" w:rsidRDefault="005E4E40" w:rsidP="005E4E40">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lastRenderedPageBreak/>
        <w:t>Về công việc</w:t>
      </w:r>
    </w:p>
    <w:p w:rsidR="005E4E40" w:rsidRDefault="005E4E40" w:rsidP="005E4E40">
      <w:pPr>
        <w:pStyle w:val="NormalWeb"/>
        <w:shd w:val="clear" w:color="auto" w:fill="FFFFFF"/>
        <w:spacing w:before="0" w:beforeAutospacing="0" w:after="255" w:afterAutospacing="0"/>
        <w:jc w:val="both"/>
        <w:rPr>
          <w:color w:val="232121"/>
        </w:rPr>
      </w:pPr>
      <w:r>
        <w:rPr>
          <w:color w:val="232121"/>
        </w:rPr>
        <w:t>Lá bài ám chỉ sự cạnh mạnh mẽ trong công việc. Bạn phải chuẩn bị tâm lý để đối mặt với sự thử thách sắp tới. Đối thử của bạn sẽ xuất hiện, người này muốn đánh bại bạn với tham vọng cháy bỏng. Nếu công ty của bạn đang phát triển ổn định, ý nghĩa Seven of Wands dự đoán đối thủ cạnh tranh đang chuẩn bị vào cuộc chơi. Nếu công ty của bạn chuẩn bị ký kết hợp đồng mới, lá bài dự báo các điều khoản trong hợp đồng sẽ gây tranh cãi. Một tin vui là Seven of Wands nói rằng trong các cuộc cạnh tranh bạn luôn là người nắm giữ nhiều lợi thế hơn cả.</w:t>
      </w:r>
    </w:p>
    <w:p w:rsidR="005E4E40" w:rsidRDefault="005E4E40" w:rsidP="005E4E40">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tiền bạc</w:t>
      </w:r>
    </w:p>
    <w:p w:rsidR="005E4E40" w:rsidRDefault="005E4E40" w:rsidP="005E4E40">
      <w:pPr>
        <w:pStyle w:val="NormalWeb"/>
        <w:shd w:val="clear" w:color="auto" w:fill="FFFFFF"/>
        <w:spacing w:before="0" w:beforeAutospacing="0" w:after="255" w:afterAutospacing="0"/>
        <w:jc w:val="both"/>
        <w:rPr>
          <w:color w:val="232121"/>
        </w:rPr>
      </w:pPr>
      <w:r>
        <w:rPr>
          <w:color w:val="232121"/>
        </w:rPr>
        <w:t>Seven of Wands ám chỉ sự thiếu linh hoạt và dứt khoát trong chi tiêu. Mỗi khi chi tiền bạn đều do dự, không có kế hoạch chi tiêu thích đáng. Thời điểm này, các cuộc góp vốn và đầu tư không nên diễn ra. Lá bài cho rằng những việc liên quan tới làm việc nhóm hoặc cộng tác không mấy khả quan, những xung đột về lợi ích có thể xảy ra bất cứ lúc nào. Sự ngại ngần trong việc giành lại quyền lợi sẽ khiến bạn chịu thiệt thòi. Lời khuyên dành cho bạn là nên cương quyết và thẳng thắn hơn về các chi tiêu và quyền lợi bản thân trong giai đoạn đầu tư chung.</w:t>
      </w:r>
    </w:p>
    <w:p w:rsidR="005E4E40" w:rsidRDefault="005E4E40" w:rsidP="005E4E40">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sức khỏe</w:t>
      </w:r>
    </w:p>
    <w:p w:rsidR="005E4E40" w:rsidRDefault="005E4E40" w:rsidP="005E4E40">
      <w:pPr>
        <w:pStyle w:val="NormalWeb"/>
        <w:shd w:val="clear" w:color="auto" w:fill="FFFFFF"/>
        <w:spacing w:before="0" w:beforeAutospacing="0" w:after="255" w:afterAutospacing="0"/>
        <w:jc w:val="both"/>
        <w:rPr>
          <w:color w:val="232121"/>
        </w:rPr>
      </w:pPr>
      <w:r>
        <w:rPr>
          <w:color w:val="232121"/>
        </w:rPr>
        <w:t>Sự cạnh tranh và nỗ lực trong công việc gần như chiếm trọn thời gian của bạn. Giai đoạn này sẽ có vài báo động về sức khỏe, những áp lực vô hình khiến bạn căng thẳng. Một vài yếu tố từ bên ngoài khiến cơ thể mất sức đề kháng, bạn nên ăn uống và ngủ nghỉ hợp lý. Seven of Wands khẳng định những áp lực trong giai đoạn này sẽ ảnh hưởng xấu tới sức khỏe, điều quan trọng nhất là sinh hoạt điều độ và dành nhiều thời gian nghỉ ngơi.</w:t>
      </w:r>
    </w:p>
    <w:p w:rsidR="005E4E40" w:rsidRDefault="005E4E40" w:rsidP="005E4E40">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Ý nghĩa lá bài Seven of Wands xuôi</w:t>
      </w:r>
    </w:p>
    <w:p w:rsidR="00274FF0" w:rsidRDefault="005E4E40" w:rsidP="005E4E40">
      <w:pPr>
        <w:pStyle w:val="NormalWeb"/>
        <w:shd w:val="clear" w:color="auto" w:fill="FFFFFF"/>
        <w:spacing w:before="0" w:beforeAutospacing="0" w:after="0" w:afterAutospacing="0"/>
        <w:jc w:val="both"/>
        <w:rPr>
          <w:color w:val="232121"/>
        </w:rPr>
      </w:pPr>
      <w:r>
        <w:rPr>
          <w:color w:val="232121"/>
        </w:rPr>
        <w:t>Seven of Wands mô tả một người đàn ông đang đứng trên một ngọn đồi, anh ta đang ở tư thế tấn công để chống trả lại các thế lực chống đối. Vùng đất nhấp nhô đại diện cho sự không ổn định trong cuộc sống. </w:t>
      </w:r>
    </w:p>
    <w:p w:rsidR="00274FF0" w:rsidRDefault="00274FF0" w:rsidP="005E4E40">
      <w:pPr>
        <w:pStyle w:val="NormalWeb"/>
        <w:shd w:val="clear" w:color="auto" w:fill="FFFFFF"/>
        <w:spacing w:before="0" w:beforeAutospacing="0" w:after="0" w:afterAutospacing="0"/>
        <w:jc w:val="both"/>
        <w:rPr>
          <w:color w:val="232121"/>
        </w:rPr>
      </w:pPr>
    </w:p>
    <w:p w:rsidR="005E4E40" w:rsidRDefault="005E4E40" w:rsidP="005E4E40">
      <w:pPr>
        <w:pStyle w:val="NormalWeb"/>
        <w:shd w:val="clear" w:color="auto" w:fill="FFFFFF"/>
        <w:spacing w:before="0" w:beforeAutospacing="0" w:after="0" w:afterAutospacing="0"/>
        <w:jc w:val="both"/>
        <w:rPr>
          <w:color w:val="232121"/>
        </w:rPr>
      </w:pPr>
      <w:r>
        <w:rPr>
          <w:rStyle w:val="Strong"/>
          <w:color w:val="232121"/>
        </w:rPr>
        <w:t>Lá bài Seven of Wands xuôi</w:t>
      </w:r>
      <w:r>
        <w:rPr>
          <w:color w:val="232121"/>
        </w:rPr>
        <w:t> ám chỉ những cuộc chiến đấu bạn phải trải qua để có thể duy trì vị thế của mình. Những khó khăn này là điều bắt buộc bạn phải trải qua để có thể đạt được thứ mình muốn. Lá bài khuyên rằng dù có bất cứ khó khăn gì xảy ra hãy giữ vững lập trường của mình. Bạn phải chiến đấu để bảo vệ thành quả của mình, đừng bao giờ mất niềm tin. Hãy tin tưởng rằng mọi cố gắng của bạn đều sẽ đạt được đền đáp xứng đáng.</w:t>
      </w:r>
    </w:p>
    <w:p w:rsidR="005E4E40" w:rsidRDefault="005E4E40"/>
    <w:p w:rsidR="005E4E40" w:rsidRDefault="005E4E40"/>
    <w:p w:rsidR="005E4E40" w:rsidRDefault="005E4E40"/>
    <w:p w:rsidR="005E4E40" w:rsidRDefault="005E4E40"/>
    <w:p w:rsidR="005E4E40" w:rsidRDefault="005E4E40"/>
    <w:p w:rsidR="005E4E40" w:rsidRDefault="005E4E40" w:rsidP="005E4E40">
      <w:pPr>
        <w:pStyle w:val="Heading1"/>
        <w:shd w:val="clear" w:color="auto" w:fill="FFFFFF"/>
        <w:spacing w:before="0"/>
        <w:jc w:val="center"/>
        <w:rPr>
          <w:rFonts w:ascii="Arial" w:hAnsi="Arial" w:cs="Arial"/>
          <w:caps/>
          <w:color w:val="D81515"/>
          <w:spacing w:val="15"/>
          <w:sz w:val="30"/>
          <w:szCs w:val="30"/>
        </w:rPr>
      </w:pPr>
      <w:r>
        <w:rPr>
          <w:rFonts w:ascii="Arial" w:hAnsi="Arial" w:cs="Arial"/>
          <w:caps/>
          <w:color w:val="D81515"/>
          <w:spacing w:val="15"/>
          <w:sz w:val="30"/>
          <w:szCs w:val="30"/>
        </w:rPr>
        <w:lastRenderedPageBreak/>
        <w:t>Ý NGHĨA LÁ BÀI EIGHT OF WANDS : TRAO ĐỔI THÔNG TIN</w:t>
      </w:r>
    </w:p>
    <w:p w:rsidR="005E4E40" w:rsidRDefault="005E4E40" w:rsidP="005E4E40">
      <w:pPr>
        <w:pStyle w:val="NormalWeb"/>
        <w:shd w:val="clear" w:color="auto" w:fill="FFFFFF"/>
        <w:spacing w:before="0" w:beforeAutospacing="0" w:after="0" w:afterAutospacing="0"/>
        <w:jc w:val="both"/>
        <w:rPr>
          <w:ins w:id="67" w:author="Unknown"/>
          <w:color w:val="232121"/>
        </w:rPr>
      </w:pPr>
      <w:ins w:id="68" w:author="Unknown">
        <w:r>
          <w:rPr>
            <w:color w:val="232121"/>
          </w:rPr>
          <w:fldChar w:fldCharType="begin"/>
        </w:r>
        <w:r>
          <w:rPr>
            <w:color w:val="232121"/>
          </w:rPr>
          <w:instrText xml:space="preserve"> HYPERLINK "https://meozodiac.com/tarot/y-nghia-la-bai-eight-of-wands.html" </w:instrText>
        </w:r>
        <w:r>
          <w:rPr>
            <w:color w:val="232121"/>
          </w:rPr>
          <w:fldChar w:fldCharType="separate"/>
        </w:r>
        <w:r>
          <w:rPr>
            <w:rStyle w:val="Strong"/>
            <w:color w:val="DD3333"/>
          </w:rPr>
          <w:t>Lá bài Eight of Wands</w:t>
        </w:r>
        <w:r>
          <w:rPr>
            <w:color w:val="232121"/>
          </w:rPr>
          <w:fldChar w:fldCharType="end"/>
        </w:r>
        <w:r>
          <w:rPr>
            <w:color w:val="232121"/>
          </w:rPr>
          <w:t> đại diện cho sự trao đổi thông tin, bạn thường xuyên giao tiếp với mọi người bằng cách nói chuyện trực tiếp, gửi email hoặc trò chuyện bằng mạng xã hội. Lá bài xuất hiện đồng nghĩa với việc đã đến lúc thoát khỏi vỏ bọc của bản thân để giao tiếp với xã hội nhiều hơn.</w:t>
        </w:r>
      </w:ins>
    </w:p>
    <w:p w:rsidR="005E4E40" w:rsidRDefault="005E4E40"/>
    <w:p w:rsidR="005E4E40" w:rsidRDefault="005E4E40" w:rsidP="005E4E40">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Tổng quan về lá bài Eight of Wands trong Tarot</w:t>
      </w:r>
    </w:p>
    <w:p w:rsidR="005E4E40" w:rsidRDefault="005E4E40" w:rsidP="005E4E40">
      <w:pPr>
        <w:pStyle w:val="NormalWeb"/>
        <w:shd w:val="clear" w:color="auto" w:fill="FFFFFF"/>
        <w:spacing w:before="0" w:beforeAutospacing="0" w:after="255" w:afterAutospacing="0"/>
        <w:jc w:val="both"/>
        <w:rPr>
          <w:color w:val="232121"/>
        </w:rPr>
      </w:pPr>
      <w:r>
        <w:rPr>
          <w:noProof/>
          <w:color w:val="232121"/>
        </w:rPr>
        <w:drawing>
          <wp:inline distT="0" distB="0" distL="0" distR="0">
            <wp:extent cx="1733550" cy="2857500"/>
            <wp:effectExtent l="0" t="0" r="0" b="0"/>
            <wp:docPr id="32" name="Picture 32" descr="https://meozodiac.com/wp-content/uploads/2019/03/8-of-wand-182x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https://meozodiac.com/wp-content/uploads/2019/03/8-of-wand-182x300.jp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733550" cy="2857500"/>
                    </a:xfrm>
                    <a:prstGeom prst="rect">
                      <a:avLst/>
                    </a:prstGeom>
                    <a:noFill/>
                    <a:ln>
                      <a:noFill/>
                    </a:ln>
                  </pic:spPr>
                </pic:pic>
              </a:graphicData>
            </a:graphic>
          </wp:inline>
        </w:drawing>
      </w:r>
    </w:p>
    <w:p w:rsidR="005E4E40" w:rsidRDefault="005E4E40" w:rsidP="005E4E40">
      <w:pPr>
        <w:pStyle w:val="NormalWeb"/>
        <w:shd w:val="clear" w:color="auto" w:fill="FFFFFF"/>
        <w:spacing w:before="0" w:beforeAutospacing="0" w:after="0" w:afterAutospacing="0"/>
        <w:jc w:val="both"/>
        <w:rPr>
          <w:color w:val="232121"/>
        </w:rPr>
      </w:pPr>
      <w:r>
        <w:rPr>
          <w:color w:val="232121"/>
        </w:rPr>
        <w:t>[</w:t>
      </w:r>
      <w:hyperlink r:id="rId56" w:history="1">
        <w:r>
          <w:rPr>
            <w:rStyle w:val="Hyperlink"/>
            <w:b/>
            <w:bCs/>
            <w:color w:val="DD3333"/>
          </w:rPr>
          <w:t>Bói bài tarot online</w:t>
        </w:r>
      </w:hyperlink>
      <w:r>
        <w:rPr>
          <w:color w:val="232121"/>
        </w:rPr>
        <w:t>] </w:t>
      </w:r>
      <w:r>
        <w:rPr>
          <w:rStyle w:val="Strong"/>
          <w:color w:val="232121"/>
        </w:rPr>
        <w:t>Ý nghĩa lá bài Eight of Wands</w:t>
      </w:r>
      <w:r>
        <w:rPr>
          <w:color w:val="232121"/>
        </w:rPr>
        <w:t> ám chỉ sự giao tiếp của bạn với cộng đồng có thể mang lại cơ hội tốt. Đôi khi, đó là cơ hội kinh doanh bạn bất ngờ giành được trong cuộc trò chuyện với một người lạ. Bạn hoàn toàn có thể có những cơ hội kinh doanh và những mối quan hệ trong mơ chỉ qua những cuộc trò chuyện.</w:t>
      </w:r>
    </w:p>
    <w:p w:rsidR="005E4E40" w:rsidRDefault="005E4E40" w:rsidP="005E4E40">
      <w:pPr>
        <w:pStyle w:val="NormalWeb"/>
        <w:shd w:val="clear" w:color="auto" w:fill="FFFFFF"/>
        <w:spacing w:before="0" w:beforeAutospacing="0" w:after="255" w:afterAutospacing="0"/>
        <w:jc w:val="both"/>
        <w:rPr>
          <w:color w:val="232121"/>
        </w:rPr>
      </w:pPr>
      <w:r>
        <w:rPr>
          <w:color w:val="232121"/>
        </w:rPr>
        <w:t>Mặt khá, Eight of Wands còn đại diện cho những thứ đang được hình thành và phát triển nhanh. Đó có thể là tiến triển của công việc hoặc một mối quan hệ cá nhân. Nhìn theo cách tiêu cực, lá bài ám chỉ sự áp đảo. Bạn có thể vướng vào một phi vụ kinh doanh hoặc một lĩnh vực bạn chưa có kinh nghiệm, dù khá hào hứng lúc bắt đầu nhưng cảm giác hứng thú sẽ sớm bay mất. Lá bài cũng cảnh báo chứng nghiện mạng xã hội.</w:t>
      </w:r>
    </w:p>
    <w:p w:rsidR="005E4E40" w:rsidRDefault="005E4E40" w:rsidP="005E4E40">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tình yêu</w:t>
      </w:r>
    </w:p>
    <w:p w:rsidR="005E4E40" w:rsidRDefault="005E4E40" w:rsidP="005E4E40">
      <w:pPr>
        <w:pStyle w:val="NormalWeb"/>
        <w:shd w:val="clear" w:color="auto" w:fill="FFFFFF"/>
        <w:spacing w:before="0" w:beforeAutospacing="0" w:after="0" w:afterAutospacing="0"/>
        <w:jc w:val="both"/>
        <w:rPr>
          <w:color w:val="232121"/>
        </w:rPr>
      </w:pPr>
      <w:r>
        <w:rPr>
          <w:color w:val="232121"/>
        </w:rPr>
        <w:t>Đây là giai đoạn lý tưởng để giãi bày tâm tư của mình với đối phương. Lá bài mang đến tín hiệu tốt đối với các lời tỏ tình và cầu hôn, hãy mạnh dạn vì đây là thời cơ thích hợp nhất. Nếu bạn đang trong một mối quan hệ nhiều mâu thuẫn thì ngồi xuống tâm sự cùng nhau, chia sẻ mọi tâm tư là cách mang hai bạn gần nhau hơn. Sự cứng đầu và chờ đợi của cả hai không có tác dụng gì. </w:t>
      </w:r>
      <w:r>
        <w:rPr>
          <w:rStyle w:val="Strong"/>
          <w:color w:val="232121"/>
        </w:rPr>
        <w:t>Eight of Wands trong tình yêu</w:t>
      </w:r>
      <w:r>
        <w:rPr>
          <w:color w:val="232121"/>
        </w:rPr>
        <w:t> là lá bài của sự giao tiếp, chỉ khi bạn và người ấy có cuộc nói chuyện rõ ràng mọi chuyện mới được giải quyết.</w:t>
      </w:r>
    </w:p>
    <w:p w:rsidR="00930BDE" w:rsidRDefault="00930BDE" w:rsidP="005E4E40">
      <w:pPr>
        <w:pStyle w:val="NormalWeb"/>
        <w:shd w:val="clear" w:color="auto" w:fill="FFFFFF"/>
        <w:spacing w:before="0" w:beforeAutospacing="0" w:after="0" w:afterAutospacing="0"/>
        <w:jc w:val="both"/>
        <w:rPr>
          <w:color w:val="232121"/>
        </w:rPr>
      </w:pPr>
    </w:p>
    <w:p w:rsidR="00930BDE" w:rsidRDefault="00930BDE" w:rsidP="005E4E40">
      <w:pPr>
        <w:pStyle w:val="NormalWeb"/>
        <w:shd w:val="clear" w:color="auto" w:fill="FFFFFF"/>
        <w:spacing w:before="0" w:beforeAutospacing="0" w:after="0" w:afterAutospacing="0"/>
        <w:jc w:val="both"/>
        <w:rPr>
          <w:color w:val="232121"/>
        </w:rPr>
      </w:pPr>
    </w:p>
    <w:p w:rsidR="005E4E40" w:rsidRDefault="005E4E40" w:rsidP="005E4E40">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lastRenderedPageBreak/>
        <w:t>Về công việc</w:t>
      </w:r>
    </w:p>
    <w:p w:rsidR="005E4E40" w:rsidRDefault="005E4E40" w:rsidP="005E4E40">
      <w:pPr>
        <w:pStyle w:val="NormalWeb"/>
        <w:shd w:val="clear" w:color="auto" w:fill="FFFFFF"/>
        <w:spacing w:before="0" w:beforeAutospacing="0" w:after="255" w:afterAutospacing="0"/>
        <w:jc w:val="both"/>
        <w:rPr>
          <w:color w:val="232121"/>
        </w:rPr>
      </w:pPr>
      <w:r>
        <w:rPr>
          <w:color w:val="232121"/>
        </w:rPr>
        <w:t>Đây là giai đoạn khá thuận lợi trong sự nghiệp của bạn, mọi tình huống phát sinh đều được giải quyết êm đẹp. Lời khuyên từ lá bài Eight of Wands là hãy lên kế hoạch về lộ trình phát triển của công ty và đề ra phương án lâu dài. Lá bài cũng là một dấu hiệu cho thấy bạn nên có kế hoạch đầu tư vào khâu chăm sóc khách hàng nhiều hơn. Việc tư vấn và chăm sóc khách hàng sẽ giúp công ty của bạn nhận được các phản hồi tích cực và tiêu cực để thay đổi sản phẩm và phương hướng kinh doanh cho phù hợp.</w:t>
      </w:r>
    </w:p>
    <w:p w:rsidR="005E4E40" w:rsidRDefault="005E4E40" w:rsidP="005E4E40">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tiền bạc</w:t>
      </w:r>
    </w:p>
    <w:p w:rsidR="005E4E40" w:rsidRDefault="005E4E40" w:rsidP="005E4E40">
      <w:pPr>
        <w:pStyle w:val="NormalWeb"/>
        <w:shd w:val="clear" w:color="auto" w:fill="FFFFFF"/>
        <w:spacing w:before="0" w:beforeAutospacing="0" w:after="255" w:afterAutospacing="0"/>
        <w:jc w:val="both"/>
        <w:rPr>
          <w:color w:val="232121"/>
        </w:rPr>
      </w:pPr>
      <w:r>
        <w:rPr>
          <w:color w:val="232121"/>
        </w:rPr>
        <w:t>Những mối lo về khó khăn về tiền bạc và các khoản nợ sẽ sớm được giải quyết. Nếu bạn có ý định đầu tư tiền vào hoạt động kinh doanh cá nhân hoặc đầu tư vào hợp đồng cùng đối tác thì nên xin lời tư vấn của những người có kinh nghiệp. Trường hợp bạn muốn thử sức vào một lĩnh vực mới thì lá bài là một dấu hiệu tốt báo hiệu sự suôn sẻ.</w:t>
      </w:r>
    </w:p>
    <w:p w:rsidR="005E4E40" w:rsidRDefault="005E4E40" w:rsidP="005E4E40">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sức khỏe</w:t>
      </w:r>
    </w:p>
    <w:p w:rsidR="005E4E40" w:rsidRDefault="005E4E40" w:rsidP="005E4E40">
      <w:pPr>
        <w:pStyle w:val="NormalWeb"/>
        <w:shd w:val="clear" w:color="auto" w:fill="FFFFFF"/>
        <w:spacing w:before="0" w:beforeAutospacing="0" w:after="255" w:afterAutospacing="0"/>
        <w:jc w:val="both"/>
        <w:rPr>
          <w:color w:val="232121"/>
        </w:rPr>
      </w:pPr>
      <w:r>
        <w:rPr>
          <w:color w:val="232121"/>
        </w:rPr>
        <w:t>Eight of Wands mang ý nghĩa cảnh báo rằng các vấn đề về sức khỏe có thể phát sinh đột ngột. Bạn nên chuẩn bị tinh thần và tiền bạc đề phòng cho các trường hợp khẩn cấp. Lá bài cảnh báo sự lao động, làm việc quá sức sẽ ảnh hưởng nghiêm trọng tới sức khỏe. Bạn có thể vì tiền mà làm những việc quá sức gây ảnh hưởng tới sức khỏe, nên nhớ rằng tuổi trẻ có sức khỏe mới là điều quan trọng nhất. Nếu bạn hoặc người thân đang nhận điều trị thì lá bài cảnh báo tác nhân bên ngoài có thể gây ảnh hưởng xấu.</w:t>
      </w:r>
    </w:p>
    <w:p w:rsidR="005E4E40" w:rsidRDefault="005E4E40" w:rsidP="005E4E40">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Ý nghĩa lá bài Eight of Wands xuôi</w:t>
      </w:r>
    </w:p>
    <w:p w:rsidR="005E4E40" w:rsidRDefault="005E4E40" w:rsidP="005E4E40">
      <w:pPr>
        <w:pStyle w:val="NormalWeb"/>
        <w:shd w:val="clear" w:color="auto" w:fill="FFFFFF"/>
        <w:spacing w:before="0" w:beforeAutospacing="0" w:after="255" w:afterAutospacing="0"/>
        <w:jc w:val="both"/>
        <w:rPr>
          <w:color w:val="232121"/>
        </w:rPr>
      </w:pPr>
      <w:r>
        <w:rPr>
          <w:color w:val="232121"/>
        </w:rPr>
        <w:t>Trên lá bài Eight of Wands xuất hiện hình ảnh những chiếc gậy lơ lửng trên không trung. Nhìn ở góc độ tích cực, những chiếc gậy như những chiếc đũa phép đang vào thời kỳ nở rộ. Hình ảnh non nước, sông núi hùng vĩ, mạnh mẽ. Hình ảnh cây gậy đang lơ lửng như sắp hạ xuống kết thúc một hành trình dài.</w:t>
      </w:r>
    </w:p>
    <w:p w:rsidR="005E4E40" w:rsidRDefault="005E4E40" w:rsidP="005E4E40">
      <w:pPr>
        <w:pStyle w:val="NormalWeb"/>
        <w:shd w:val="clear" w:color="auto" w:fill="FFFFFF"/>
        <w:spacing w:before="0" w:beforeAutospacing="0" w:after="0" w:afterAutospacing="0"/>
        <w:jc w:val="both"/>
        <w:rPr>
          <w:color w:val="232121"/>
        </w:rPr>
      </w:pPr>
      <w:r>
        <w:rPr>
          <w:rStyle w:val="Strong"/>
          <w:color w:val="232121"/>
        </w:rPr>
        <w:t>Lá bài Eight of Wands xuôi</w:t>
      </w:r>
      <w:r>
        <w:rPr>
          <w:color w:val="232121"/>
        </w:rPr>
        <w:t> ám chỉ những khó khăn sắp kết thúc. Nhiều tin tức quan trọng sắp được tiết lộ, bạn sẽ được đón nhận một sự tăng trưởng đột ngột. Eight of Wands xuôi cũng thể hiện sự chờ đợi, giai đoạn này bạn cần hết sức kiên nhẫn vì những cơ hội đang đến rất gần. Lời khuyên từ lá bài là hãy kiên nhẫn trước tất cả những gì đang và sẽ xuất hiện trong cuộc sống của bạn, mọi sự đường đột và gấp gáp có thể làm hỏng việc.</w:t>
      </w:r>
    </w:p>
    <w:p w:rsidR="005E4E40" w:rsidRDefault="005E4E40"/>
    <w:p w:rsidR="005E4E40" w:rsidRDefault="005E4E40"/>
    <w:p w:rsidR="005E4E40" w:rsidRDefault="005E4E40"/>
    <w:p w:rsidR="005E4E40" w:rsidRDefault="005E4E40"/>
    <w:p w:rsidR="005E4E40" w:rsidRDefault="005E4E40" w:rsidP="005E4E40">
      <w:pPr>
        <w:pStyle w:val="Heading1"/>
        <w:shd w:val="clear" w:color="auto" w:fill="FFFFFF"/>
        <w:spacing w:before="0"/>
        <w:jc w:val="center"/>
        <w:rPr>
          <w:rFonts w:ascii="Arial" w:hAnsi="Arial" w:cs="Arial"/>
          <w:caps/>
          <w:color w:val="D81515"/>
          <w:spacing w:val="15"/>
          <w:sz w:val="30"/>
          <w:szCs w:val="30"/>
        </w:rPr>
      </w:pPr>
      <w:r>
        <w:rPr>
          <w:rFonts w:ascii="Arial" w:hAnsi="Arial" w:cs="Arial"/>
          <w:caps/>
          <w:color w:val="D81515"/>
          <w:spacing w:val="15"/>
          <w:sz w:val="30"/>
          <w:szCs w:val="30"/>
        </w:rPr>
        <w:lastRenderedPageBreak/>
        <w:t>Ý NGHĨA LÁ BÀI NINE OF WANDS : BẾ TẮC, XUNG ĐỘT</w:t>
      </w:r>
    </w:p>
    <w:p w:rsidR="005E4E40" w:rsidRDefault="005E4E40" w:rsidP="005E4E40">
      <w:pPr>
        <w:pStyle w:val="NormalWeb"/>
        <w:shd w:val="clear" w:color="auto" w:fill="FFFFFF"/>
        <w:spacing w:before="0" w:beforeAutospacing="0" w:after="0" w:afterAutospacing="0"/>
        <w:jc w:val="both"/>
        <w:rPr>
          <w:ins w:id="69" w:author="Unknown"/>
          <w:color w:val="232121"/>
        </w:rPr>
      </w:pPr>
      <w:ins w:id="70" w:author="Unknown">
        <w:r>
          <w:rPr>
            <w:color w:val="232121"/>
          </w:rPr>
          <w:t>[</w:t>
        </w:r>
        <w:r>
          <w:rPr>
            <w:rStyle w:val="Strong"/>
            <w:color w:val="232121"/>
          </w:rPr>
          <w:fldChar w:fldCharType="begin"/>
        </w:r>
        <w:r>
          <w:rPr>
            <w:rStyle w:val="Strong"/>
            <w:color w:val="232121"/>
          </w:rPr>
          <w:instrText xml:space="preserve"> HYPERLINK "https://meozodiac.com/xem-boi-bai-tarot-online" </w:instrText>
        </w:r>
        <w:r>
          <w:rPr>
            <w:rStyle w:val="Strong"/>
            <w:color w:val="232121"/>
          </w:rPr>
          <w:fldChar w:fldCharType="separate"/>
        </w:r>
        <w:r>
          <w:rPr>
            <w:rStyle w:val="Hyperlink"/>
            <w:b/>
            <w:bCs/>
            <w:color w:val="DD3333"/>
          </w:rPr>
          <w:t>Bói bài tarot online mien phi</w:t>
        </w:r>
        <w:r>
          <w:rPr>
            <w:rStyle w:val="Strong"/>
            <w:color w:val="232121"/>
          </w:rPr>
          <w:fldChar w:fldCharType="end"/>
        </w:r>
        <w:r>
          <w:rPr>
            <w:color w:val="232121"/>
          </w:rPr>
          <w:t>] Khi bạn muốn từ bỏ, lá bài </w:t>
        </w:r>
        <w:r>
          <w:rPr>
            <w:rStyle w:val="Strong"/>
            <w:color w:val="232121"/>
          </w:rPr>
          <w:t>Nine of Wands</w:t>
        </w:r>
        <w:r>
          <w:rPr>
            <w:color w:val="232121"/>
          </w:rPr>
          <w:t> sẽ xuất hiện. Lá bài có thể đánh dấu những thất bại nhỏ tích lũy và đè nặng lên vai. Đôi khi, lá bài xuất hiện khi bạn và những người thân hoặc bạn bè xảy ra xung đột. Bạn lâm vào bế tắc và gần như không có lối nào thoát ra, từ bỏ chính là lối ra duy nhất.</w:t>
        </w:r>
      </w:ins>
    </w:p>
    <w:p w:rsidR="005E4E40" w:rsidRDefault="005E4E40"/>
    <w:p w:rsidR="005E4E40" w:rsidRDefault="005E4E40" w:rsidP="005E4E40">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Tổng quan về lá bài Nine of Wands</w:t>
      </w:r>
    </w:p>
    <w:p w:rsidR="005E4E40" w:rsidRDefault="005E4E40" w:rsidP="005E4E40">
      <w:pPr>
        <w:pStyle w:val="NormalWeb"/>
        <w:shd w:val="clear" w:color="auto" w:fill="FFFFFF"/>
        <w:spacing w:before="0" w:beforeAutospacing="0" w:after="0" w:afterAutospacing="0"/>
        <w:jc w:val="both"/>
        <w:rPr>
          <w:color w:val="232121"/>
        </w:rPr>
      </w:pPr>
      <w:r>
        <w:rPr>
          <w:noProof/>
          <w:color w:val="232121"/>
        </w:rPr>
        <w:drawing>
          <wp:inline distT="0" distB="0" distL="0" distR="0">
            <wp:extent cx="1733550" cy="2857500"/>
            <wp:effectExtent l="0" t="0" r="0" b="0"/>
            <wp:docPr id="33" name="Picture 33" descr="https://meozodiac.com/wp-content/uploads/2019/03/9-of-wands-182x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https://meozodiac.com/wp-content/uploads/2019/03/9-of-wands-182x300.jp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733550" cy="2857500"/>
                    </a:xfrm>
                    <a:prstGeom prst="rect">
                      <a:avLst/>
                    </a:prstGeom>
                    <a:noFill/>
                    <a:ln>
                      <a:noFill/>
                    </a:ln>
                  </pic:spPr>
                </pic:pic>
              </a:graphicData>
            </a:graphic>
          </wp:inline>
        </w:drawing>
      </w:r>
      <w:hyperlink r:id="rId58" w:history="1">
        <w:r>
          <w:rPr>
            <w:rStyle w:val="Strong"/>
            <w:color w:val="DD3333"/>
          </w:rPr>
          <w:t>Ý nghĩa lá bài Nine of Wands</w:t>
        </w:r>
      </w:hyperlink>
      <w:r>
        <w:rPr>
          <w:color w:val="232121"/>
        </w:rPr>
        <w:t> mang đến niềm hy vọng nhỏ nhoi khi bạn muốn từ bỏ mọi thứ. Lá bài ám chỉ bạn sẽ mất rất nhiều thời gian để đạt được thứ mình mong muốn, sẽ có những thứ cản trở bạn đến đích của thành công. Lá bài cũng ám chỉ sự đa nghi, bạn gần như không tin tưởng ai, bạn không cho phép bất kỳ ai chạm vào bức tường an toàn do mình tạo ra. Điều này biến bạn thành kẻ ngốc bị thao túng và lợi dụng.</w:t>
      </w:r>
    </w:p>
    <w:p w:rsidR="00930BDE" w:rsidRDefault="005E4E40" w:rsidP="005E4E40">
      <w:pPr>
        <w:pStyle w:val="NormalWeb"/>
        <w:shd w:val="clear" w:color="auto" w:fill="FFFFFF"/>
        <w:spacing w:before="0" w:beforeAutospacing="0" w:after="255" w:afterAutospacing="0"/>
        <w:jc w:val="both"/>
        <w:rPr>
          <w:color w:val="232121"/>
        </w:rPr>
      </w:pPr>
      <w:r>
        <w:rPr>
          <w:color w:val="232121"/>
        </w:rPr>
        <w:t>Mặt khác, Nine of Wands nói rằng sự từ bỏ có thể là dấu hiệu tốt. Bạn đã nhận ra những bất ổn trong kế hoạch của mình, bạn biết rằng dù có cố gắng cũng không mang lại thành quả gì. Từ bỏ dù</w:t>
      </w:r>
      <w:r w:rsidR="00274FF0">
        <w:rPr>
          <w:color w:val="232121"/>
        </w:rPr>
        <w:t xml:space="preserve"> đau đớn nhưng là việc nên làm.</w:t>
      </w:r>
    </w:p>
    <w:p w:rsidR="005E4E40" w:rsidRDefault="005E4E40" w:rsidP="005E4E40">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tình yêu</w:t>
      </w:r>
    </w:p>
    <w:p w:rsidR="005E4E40" w:rsidRDefault="005E4E40" w:rsidP="005E4E40">
      <w:pPr>
        <w:pStyle w:val="NormalWeb"/>
        <w:shd w:val="clear" w:color="auto" w:fill="FFFFFF"/>
        <w:spacing w:before="0" w:beforeAutospacing="0" w:after="0" w:afterAutospacing="0"/>
        <w:jc w:val="both"/>
        <w:rPr>
          <w:color w:val="232121"/>
        </w:rPr>
      </w:pPr>
      <w:r>
        <w:rPr>
          <w:color w:val="232121"/>
        </w:rPr>
        <w:t>Cả bạn và người ấy đều ý thức được rằng sự tin tưởng lẫn nhau là liều thuốc quan trọng bảo vệ mối quan hệ của cả hai. May mắn thay, cả hai đều tự giác hoàn thành trách nhiệm của mình. Nếu bạn và người ấy đang xảy ra tranh cãi thì lá bài mang đến tin vui là những cãi vã nho nhỏ chỉ tăng thêm gia vị cho tình yêu. Tuy nhiên, xét về ý nghĩa tiêu cực thì lá bài nói rằng bạn đang trông chờ sự thay đổi từ người ấy. Họ có thể gây ra cho bạn những thất vọng, bạn hy vọng người ấy thay đổi nhưng lại khó mở lời. </w:t>
      </w:r>
      <w:r>
        <w:rPr>
          <w:rStyle w:val="Strong"/>
          <w:color w:val="232121"/>
        </w:rPr>
        <w:t>Lá bài Nine of Wands trong tình yêu</w:t>
      </w:r>
      <w:r>
        <w:rPr>
          <w:color w:val="232121"/>
        </w:rPr>
        <w:t> khuyên rằng sự mạnh dạn cần được phát huy để tránh những hiểu lầm không đáng có.</w:t>
      </w:r>
    </w:p>
    <w:p w:rsidR="00274FF0" w:rsidRDefault="00274FF0" w:rsidP="005E4E40">
      <w:pPr>
        <w:pStyle w:val="NormalWeb"/>
        <w:shd w:val="clear" w:color="auto" w:fill="FFFFFF"/>
        <w:spacing w:before="0" w:beforeAutospacing="0" w:after="0" w:afterAutospacing="0"/>
        <w:jc w:val="both"/>
        <w:rPr>
          <w:color w:val="232121"/>
        </w:rPr>
      </w:pPr>
    </w:p>
    <w:p w:rsidR="00274FF0" w:rsidRDefault="00274FF0" w:rsidP="005E4E40">
      <w:pPr>
        <w:pStyle w:val="NormalWeb"/>
        <w:shd w:val="clear" w:color="auto" w:fill="FFFFFF"/>
        <w:spacing w:before="0" w:beforeAutospacing="0" w:after="0" w:afterAutospacing="0"/>
        <w:jc w:val="both"/>
        <w:rPr>
          <w:color w:val="232121"/>
        </w:rPr>
      </w:pPr>
    </w:p>
    <w:p w:rsidR="00930BDE" w:rsidRDefault="00930BDE" w:rsidP="005E4E40">
      <w:pPr>
        <w:pStyle w:val="NormalWeb"/>
        <w:shd w:val="clear" w:color="auto" w:fill="FFFFFF"/>
        <w:spacing w:before="0" w:beforeAutospacing="0" w:after="0" w:afterAutospacing="0"/>
        <w:jc w:val="both"/>
        <w:rPr>
          <w:color w:val="232121"/>
        </w:rPr>
      </w:pPr>
    </w:p>
    <w:p w:rsidR="005E4E40" w:rsidRDefault="005E4E40" w:rsidP="005E4E40">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lastRenderedPageBreak/>
        <w:t>Về công việc</w:t>
      </w:r>
    </w:p>
    <w:p w:rsidR="005E4E40" w:rsidRDefault="005E4E40" w:rsidP="005E4E40">
      <w:pPr>
        <w:pStyle w:val="NormalWeb"/>
        <w:shd w:val="clear" w:color="auto" w:fill="FFFFFF"/>
        <w:spacing w:before="0" w:beforeAutospacing="0" w:after="255" w:afterAutospacing="0"/>
        <w:jc w:val="both"/>
        <w:rPr>
          <w:color w:val="232121"/>
        </w:rPr>
      </w:pPr>
      <w:r>
        <w:rPr>
          <w:color w:val="232121"/>
        </w:rPr>
        <w:t>Những cố gắng trong công việc có thể chưa nhận được thành quả xứng đáng. Bạn khá thất vọng về bản thân mình và môi trường làm việc hiện tại. Những khó khăn dồn dập, các tình huống bất ngờ khiến bạn mất kiểm soát. Lá bài Nine of Wands ám chỉ sự cạnh tranh của bạn và đồng nghiệp hoặc đối thủ cạnh tranh ngày càng trở nên gay gắt. Lá bài cảnh báo một vài sự phản bội có thể xảy ra. bạn gần như mất toàn bộ niềm tin và sự tự tin. Bạn khao khát muốn buông xuôi và bỏ cuộc. Lời khuyên là hãy nhanh chóng lấy lại năng lượng và tinh thần để chiến đấu, thành công có thể đến muộn hơn mong đợi nhưng không có nghĩa bạn được bỏ cuộc giữa chừng.</w:t>
      </w:r>
    </w:p>
    <w:p w:rsidR="005E4E40" w:rsidRDefault="005E4E40" w:rsidP="005E4E40">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tiền bạc</w:t>
      </w:r>
    </w:p>
    <w:p w:rsidR="005E4E40" w:rsidRDefault="005E4E40" w:rsidP="005E4E40">
      <w:pPr>
        <w:pStyle w:val="NormalWeb"/>
        <w:shd w:val="clear" w:color="auto" w:fill="FFFFFF"/>
        <w:spacing w:before="0" w:beforeAutospacing="0" w:after="0" w:afterAutospacing="0"/>
        <w:jc w:val="both"/>
        <w:rPr>
          <w:color w:val="232121"/>
        </w:rPr>
      </w:pPr>
      <w:r>
        <w:rPr>
          <w:color w:val="232121"/>
        </w:rPr>
        <w:t>Những bất an về công việc lại khiến các kế hoạch chi tiêu và tiết kiệm của bạn hiệu quả hơn. Dường như sự lo lắng về mặt công việc khiến bạn luôn quản lý tiền bạc một cách cẩn thận. </w:t>
      </w:r>
      <w:r>
        <w:rPr>
          <w:rStyle w:val="Strong"/>
          <w:color w:val="232121"/>
        </w:rPr>
        <w:t>Nine of Wands</w:t>
      </w:r>
      <w:r>
        <w:rPr>
          <w:color w:val="232121"/>
        </w:rPr>
        <w:t> khẳng định các kế hoạch đầu tư kinh doanh sẽ giúp tình hình tài chính khả quan hơn. Nhưng nên lưu ý về các quỹ đầu tư mạo hiểm, nếu không thận trọng bạn sẽ trắng tay. Ngoài ra, nên lưu ý về những nhân tố bên ngoài có thể khiến bạn không kiểm soát được tiền bạc.</w:t>
      </w:r>
    </w:p>
    <w:p w:rsidR="00274FF0" w:rsidRDefault="00274FF0" w:rsidP="005E4E40">
      <w:pPr>
        <w:pStyle w:val="NormalWeb"/>
        <w:shd w:val="clear" w:color="auto" w:fill="FFFFFF"/>
        <w:spacing w:before="0" w:beforeAutospacing="0" w:after="0" w:afterAutospacing="0"/>
        <w:jc w:val="both"/>
        <w:rPr>
          <w:color w:val="232121"/>
        </w:rPr>
      </w:pPr>
    </w:p>
    <w:p w:rsidR="005E4E40" w:rsidRDefault="005E4E40" w:rsidP="005E4E40">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sức khỏe</w:t>
      </w:r>
    </w:p>
    <w:p w:rsidR="005E4E40" w:rsidRDefault="005E4E40" w:rsidP="005E4E40">
      <w:pPr>
        <w:pStyle w:val="NormalWeb"/>
        <w:shd w:val="clear" w:color="auto" w:fill="FFFFFF"/>
        <w:spacing w:before="0" w:beforeAutospacing="0" w:after="255" w:afterAutospacing="0"/>
        <w:jc w:val="both"/>
        <w:rPr>
          <w:color w:val="232121"/>
        </w:rPr>
      </w:pPr>
      <w:r>
        <w:rPr>
          <w:color w:val="232121"/>
        </w:rPr>
        <w:t>Tuy phải chịu áp lực từ các thất bại trong sự nghiệp nhưng tình hình sức khỏe của bạn lại khá khả quan. Bạn đang có một thói quen sinh hoạt hợp lý, điều này cần được duy trì dài lâu. Lá bài Nine of Wands chỉ cảnh báo một vài căng thẳng có thể khiến bạn mệt mỏi trong thời gian ngắn. Hãy duy trì thói quen nghỉ ngơi, sinh hoạt lành mạnh điều độ, tránh kích động từ bên ngoài.</w:t>
      </w:r>
    </w:p>
    <w:p w:rsidR="005E4E40" w:rsidRDefault="005E4E40" w:rsidP="005E4E40">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Ý nghĩa lá bài Nine of Wands xuôi</w:t>
      </w:r>
    </w:p>
    <w:p w:rsidR="005E4E40" w:rsidRDefault="005E4E40" w:rsidP="005E4E40">
      <w:pPr>
        <w:pStyle w:val="NormalWeb"/>
        <w:shd w:val="clear" w:color="auto" w:fill="FFFFFF"/>
        <w:spacing w:before="0" w:beforeAutospacing="0" w:after="255" w:afterAutospacing="0"/>
        <w:jc w:val="both"/>
        <w:rPr>
          <w:color w:val="232121"/>
        </w:rPr>
      </w:pPr>
      <w:r>
        <w:rPr>
          <w:color w:val="232121"/>
        </w:rPr>
        <w:t>Trên lá bài Nine of Wands xuất hiện hình ảnh người đàn ông với khuôn mặt e dè cầm cây gậy. Cơ thể người đàn ông xuất hiện một vài vết thương nhưng ánh mắt vẫn kiên cường. Nine of Wands chính là lá bài của những thách thức, hy vọng.</w:t>
      </w:r>
    </w:p>
    <w:p w:rsidR="005E4E40" w:rsidRDefault="005E4E40" w:rsidP="005E4E40">
      <w:pPr>
        <w:pStyle w:val="NormalWeb"/>
        <w:shd w:val="clear" w:color="auto" w:fill="FFFFFF"/>
        <w:spacing w:before="0" w:beforeAutospacing="0" w:after="0" w:afterAutospacing="0"/>
        <w:jc w:val="both"/>
        <w:rPr>
          <w:color w:val="232121"/>
        </w:rPr>
      </w:pPr>
      <w:r>
        <w:rPr>
          <w:rStyle w:val="Strong"/>
          <w:color w:val="232121"/>
        </w:rPr>
        <w:t>Lá bài Nine of Wands xuôi</w:t>
      </w:r>
      <w:r>
        <w:rPr>
          <w:color w:val="232121"/>
        </w:rPr>
        <w:t> thể hiện hy vọng vượt lên mọi khó khăn để tìm kiếm hạnh phúc, thành công. Đối mặt với các khó khăn có thể khiến bạn sợ hãy và từ bỏ nhưng nếu vượt qua được chúng bạn sẽ có sức mạnh và tinh thần lạc quan. Đôi khi, lá bài này đại diện cho những người đa nghi và mất niềm tin vào cuộc sống. Lá bài dự đoán một vài nhân tố sẽ làm xoay chuyển cuộc sống của họ, đưa họ vào những thử thách mạo hiểm nhưng nhờ vậy mà vỏ bọc an toàn sẽ được tháo gỡ. Nine of Wands khuyến khích sự trải nghiệm và vượt qua thách thức. Chỉ khi đi qua những khó khăn và thử thách con người mới có thể trở nên mạnh mẽ.</w:t>
      </w:r>
    </w:p>
    <w:p w:rsidR="005E4E40" w:rsidRDefault="005E4E40"/>
    <w:p w:rsidR="005E4E40" w:rsidRDefault="005E4E40"/>
    <w:p w:rsidR="005E4E40" w:rsidRDefault="005E4E40"/>
    <w:p w:rsidR="005E4E40" w:rsidRDefault="005E4E40"/>
    <w:p w:rsidR="005E4E40" w:rsidRDefault="005E4E40" w:rsidP="005E4E40">
      <w:pPr>
        <w:pStyle w:val="Heading1"/>
        <w:shd w:val="clear" w:color="auto" w:fill="FFFFFF"/>
        <w:spacing w:before="0"/>
        <w:jc w:val="center"/>
        <w:rPr>
          <w:rFonts w:ascii="Arial" w:hAnsi="Arial" w:cs="Arial"/>
          <w:caps/>
          <w:color w:val="D81515"/>
          <w:spacing w:val="15"/>
          <w:sz w:val="30"/>
          <w:szCs w:val="30"/>
        </w:rPr>
      </w:pPr>
      <w:r>
        <w:rPr>
          <w:rFonts w:ascii="Arial" w:hAnsi="Arial" w:cs="Arial"/>
          <w:caps/>
          <w:color w:val="D81515"/>
          <w:spacing w:val="15"/>
          <w:sz w:val="30"/>
          <w:szCs w:val="30"/>
        </w:rPr>
        <w:lastRenderedPageBreak/>
        <w:t>Ý NGHĨA LÁ BÀI TEN OF WANDS : CHĂM CHỈ, NỖ LỰC</w:t>
      </w:r>
    </w:p>
    <w:p w:rsidR="005E4E40" w:rsidRDefault="005E4E40" w:rsidP="005E4E40">
      <w:pPr>
        <w:pStyle w:val="NormalWeb"/>
        <w:shd w:val="clear" w:color="auto" w:fill="FFFFFF"/>
        <w:spacing w:before="0" w:beforeAutospacing="0" w:after="0" w:afterAutospacing="0"/>
        <w:jc w:val="both"/>
        <w:rPr>
          <w:ins w:id="71" w:author="Unknown"/>
          <w:color w:val="232121"/>
        </w:rPr>
      </w:pPr>
      <w:ins w:id="72" w:author="Unknown">
        <w:r>
          <w:rPr>
            <w:color w:val="232121"/>
          </w:rPr>
          <w:t>[</w:t>
        </w:r>
        <w:r>
          <w:rPr>
            <w:rStyle w:val="Strong"/>
            <w:color w:val="232121"/>
          </w:rPr>
          <w:fldChar w:fldCharType="begin"/>
        </w:r>
        <w:r>
          <w:rPr>
            <w:rStyle w:val="Strong"/>
            <w:color w:val="232121"/>
          </w:rPr>
          <w:instrText xml:space="preserve"> HYPERLINK "https://meozodiac.com/xem-boi-bai-tarot-online" </w:instrText>
        </w:r>
        <w:r>
          <w:rPr>
            <w:rStyle w:val="Strong"/>
            <w:color w:val="232121"/>
          </w:rPr>
          <w:fldChar w:fldCharType="separate"/>
        </w:r>
        <w:r>
          <w:rPr>
            <w:rStyle w:val="Hyperlink"/>
            <w:b/>
            <w:bCs/>
            <w:color w:val="DD3333"/>
          </w:rPr>
          <w:t>Bói bài tarot online chính xác</w:t>
        </w:r>
        <w:r>
          <w:rPr>
            <w:rStyle w:val="Strong"/>
            <w:color w:val="232121"/>
          </w:rPr>
          <w:fldChar w:fldCharType="end"/>
        </w:r>
        <w:r>
          <w:rPr>
            <w:color w:val="232121"/>
          </w:rPr>
          <w:t>] Thông điệp mà lá bài Ten of Wands muốn truyền tải là sự chăm chỉ. Khi lá bài xuất hiện có nghĩa là bạn sẽ có rất nhiều việc phải làm. Nếu muốn đạt được mục tiêu thì sự cố gắng của bạn phải gấp nhiều lần hiện tại.</w:t>
        </w:r>
      </w:ins>
    </w:p>
    <w:p w:rsidR="005E4E40" w:rsidRDefault="005E4E40"/>
    <w:p w:rsidR="005E4E40" w:rsidRDefault="005E4E40" w:rsidP="005E4E40">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Tổng quan về lá bài Ten of Wands</w:t>
      </w:r>
    </w:p>
    <w:p w:rsidR="005E4E40" w:rsidRDefault="005E4E40" w:rsidP="005E4E40">
      <w:pPr>
        <w:pStyle w:val="NormalWeb"/>
        <w:shd w:val="clear" w:color="auto" w:fill="FFFFFF"/>
        <w:spacing w:before="0" w:beforeAutospacing="0" w:after="0" w:afterAutospacing="0"/>
        <w:jc w:val="both"/>
        <w:rPr>
          <w:color w:val="232121"/>
        </w:rPr>
      </w:pPr>
      <w:r>
        <w:rPr>
          <w:noProof/>
          <w:color w:val="232121"/>
        </w:rPr>
        <w:drawing>
          <wp:inline distT="0" distB="0" distL="0" distR="0">
            <wp:extent cx="1733550" cy="2857500"/>
            <wp:effectExtent l="0" t="0" r="0" b="0"/>
            <wp:docPr id="34" name="Picture 34" descr="https://meozodiac.com/wp-content/uploads/2019/03/10-of-wands-182x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https://meozodiac.com/wp-content/uploads/2019/03/10-of-wands-182x300.jp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733550" cy="2857500"/>
                    </a:xfrm>
                    <a:prstGeom prst="rect">
                      <a:avLst/>
                    </a:prstGeom>
                    <a:noFill/>
                    <a:ln>
                      <a:noFill/>
                    </a:ln>
                  </pic:spPr>
                </pic:pic>
              </a:graphicData>
            </a:graphic>
          </wp:inline>
        </w:drawing>
      </w:r>
      <w:hyperlink r:id="rId60" w:history="1">
        <w:r>
          <w:rPr>
            <w:rStyle w:val="Strong"/>
            <w:color w:val="DD3333"/>
          </w:rPr>
          <w:t>Ý nghĩa lá bài Ten of Wands</w:t>
        </w:r>
      </w:hyperlink>
      <w:r>
        <w:rPr>
          <w:color w:val="232121"/>
        </w:rPr>
        <w:t> thông báo rằng nếu muốn bất cứ điều gì bạn cũng phải nỗ lực nhiều hơn trong thời gian tới. Những thử thách sắp tới sẽ vô cùng gian nan và khó khăn, chúng đòi hỏi một nghị lực cùng sự cố gắng thật nhiều. Bạn sẽ cảm thấy choáng ngợp trước những khó khăn dồn dập tới cùng một lúc.</w:t>
      </w:r>
    </w:p>
    <w:p w:rsidR="005E4E40" w:rsidRDefault="005E4E40" w:rsidP="005E4E40">
      <w:pPr>
        <w:pStyle w:val="NormalWeb"/>
        <w:shd w:val="clear" w:color="auto" w:fill="FFFFFF"/>
        <w:spacing w:before="0" w:beforeAutospacing="0" w:after="255" w:afterAutospacing="0"/>
        <w:jc w:val="both"/>
        <w:rPr>
          <w:color w:val="232121"/>
        </w:rPr>
      </w:pPr>
      <w:r>
        <w:rPr>
          <w:color w:val="232121"/>
        </w:rPr>
        <w:t>Ten of Wands ám chỉ bạn sẽ phải làm việc, học tập thật chăm chỉ trong giai đoạn này, nhưng đừng quên chăm lo cho sức khỏe. Bạn sẽ làm mọi thứ để đạt được mục tiêu, bạn chắc chắn sự thành công sẽ đến. Tuy nhiên, lá bài cũng dự báo khối lượng công việc và áp lực quá lớn sẽ khiến bạn chán nản, suy kiệt .</w:t>
      </w:r>
    </w:p>
    <w:p w:rsidR="005E4E40" w:rsidRDefault="005E4E40" w:rsidP="005E4E40">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tình yêu</w:t>
      </w:r>
    </w:p>
    <w:p w:rsidR="005E4E40" w:rsidRDefault="005E4E40" w:rsidP="005E4E40">
      <w:pPr>
        <w:pStyle w:val="NormalWeb"/>
        <w:shd w:val="clear" w:color="auto" w:fill="FFFFFF"/>
        <w:spacing w:before="0" w:beforeAutospacing="0" w:after="0" w:afterAutospacing="0"/>
        <w:jc w:val="both"/>
        <w:rPr>
          <w:color w:val="232121"/>
        </w:rPr>
      </w:pPr>
      <w:r>
        <w:rPr>
          <w:color w:val="232121"/>
        </w:rPr>
        <w:t>Nếu bạn đang trong một quan hệ, lá bài dự đoán bạn sẽ cảm thấy mệt mỏi và áp lực. Dường như bạn sẽ là người lo liệu tất cả, thậm chí sẽ là trụ cột chính chỗ dựa tình thần cho người ấy. Một số thời điểm bạn cảm thấy mình là người duy nhất đấu tranh và gìn giữ mối quan hệ này. Nếu bạn đang tìm kiếm một nửa thì nên lưu ý rằng sự nồng nhiệt và chủ động đôi khi lại phản tác dụng, bạn sẽ khiến đối phương bị lép vế và bị động trong mối quan hệ. </w:t>
      </w:r>
      <w:r>
        <w:rPr>
          <w:rStyle w:val="Strong"/>
          <w:color w:val="232121"/>
        </w:rPr>
        <w:t>Ý nghĩa Ten of Wands</w:t>
      </w:r>
      <w:r>
        <w:rPr>
          <w:color w:val="232121"/>
        </w:rPr>
        <w:t> trong tình yêu khuyên rằng chỉ khi cả hai cùng vun đắp tình cảm, hạ thấp cái tôi bản thân, buông bỏ cố chấp cả hai mới thực sự hạnh phúc.</w:t>
      </w:r>
    </w:p>
    <w:p w:rsidR="00930BDE" w:rsidRDefault="00930BDE" w:rsidP="005E4E40">
      <w:pPr>
        <w:pStyle w:val="NormalWeb"/>
        <w:shd w:val="clear" w:color="auto" w:fill="FFFFFF"/>
        <w:spacing w:before="0" w:beforeAutospacing="0" w:after="0" w:afterAutospacing="0"/>
        <w:jc w:val="both"/>
        <w:rPr>
          <w:color w:val="232121"/>
        </w:rPr>
      </w:pPr>
    </w:p>
    <w:p w:rsidR="00930BDE" w:rsidRDefault="00930BDE" w:rsidP="005E4E40">
      <w:pPr>
        <w:pStyle w:val="NormalWeb"/>
        <w:shd w:val="clear" w:color="auto" w:fill="FFFFFF"/>
        <w:spacing w:before="0" w:beforeAutospacing="0" w:after="0" w:afterAutospacing="0"/>
        <w:jc w:val="both"/>
        <w:rPr>
          <w:color w:val="232121"/>
        </w:rPr>
      </w:pPr>
    </w:p>
    <w:p w:rsidR="00930BDE" w:rsidRDefault="00930BDE" w:rsidP="005E4E40">
      <w:pPr>
        <w:pStyle w:val="NormalWeb"/>
        <w:shd w:val="clear" w:color="auto" w:fill="FFFFFF"/>
        <w:spacing w:before="0" w:beforeAutospacing="0" w:after="0" w:afterAutospacing="0"/>
        <w:jc w:val="both"/>
        <w:rPr>
          <w:color w:val="232121"/>
        </w:rPr>
      </w:pPr>
    </w:p>
    <w:p w:rsidR="00930BDE" w:rsidRDefault="00930BDE" w:rsidP="005E4E40">
      <w:pPr>
        <w:pStyle w:val="NormalWeb"/>
        <w:shd w:val="clear" w:color="auto" w:fill="FFFFFF"/>
        <w:spacing w:before="0" w:beforeAutospacing="0" w:after="0" w:afterAutospacing="0"/>
        <w:jc w:val="both"/>
        <w:rPr>
          <w:color w:val="232121"/>
        </w:rPr>
      </w:pPr>
    </w:p>
    <w:p w:rsidR="005E4E40" w:rsidRDefault="005E4E40" w:rsidP="005E4E40">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lastRenderedPageBreak/>
        <w:t>Về công việc</w:t>
      </w:r>
    </w:p>
    <w:p w:rsidR="005E4E40" w:rsidRDefault="005E4E40" w:rsidP="005E4E40">
      <w:pPr>
        <w:pStyle w:val="NormalWeb"/>
        <w:shd w:val="clear" w:color="auto" w:fill="FFFFFF"/>
        <w:spacing w:before="0" w:beforeAutospacing="0" w:after="0" w:afterAutospacing="0"/>
        <w:jc w:val="both"/>
        <w:rPr>
          <w:color w:val="232121"/>
        </w:rPr>
      </w:pPr>
      <w:r>
        <w:rPr>
          <w:rStyle w:val="Strong"/>
          <w:color w:val="232121"/>
        </w:rPr>
        <w:t>Ten of Wands</w:t>
      </w:r>
      <w:r>
        <w:rPr>
          <w:color w:val="232121"/>
        </w:rPr>
        <w:t> dự báo một giai đoạn khó khăn sắp đến, mọi rắc rối phát sinh trong công việc có thể xảy ra cùng một lúc gây ra sự bối rối. Đôi khi, bạn cảm thấy mình đã cố gắng, nỗ lực hết mình nhưng kết quả không tương xứng với công sức bỏ ra. Các cách tiếp cận công việc của bạn đang lan man, không chủ đích. Lá bài khuyên rằng bạn nên tập trung vào mục tiêu chính, tránh tham lam ôm quá nhiều việc mà không giải quyết cùng một lúc được. Hãy cố gắng gấp hai, gấp ba lần hiện tại bạn sẽ nhìn thấy con đường dẫn tới thành công.</w:t>
      </w:r>
    </w:p>
    <w:p w:rsidR="00274FF0" w:rsidRDefault="00274FF0" w:rsidP="005E4E40">
      <w:pPr>
        <w:pStyle w:val="NormalWeb"/>
        <w:shd w:val="clear" w:color="auto" w:fill="FFFFFF"/>
        <w:spacing w:before="0" w:beforeAutospacing="0" w:after="0" w:afterAutospacing="0"/>
        <w:jc w:val="both"/>
        <w:rPr>
          <w:color w:val="232121"/>
        </w:rPr>
      </w:pPr>
    </w:p>
    <w:p w:rsidR="005E4E40" w:rsidRDefault="005E4E40" w:rsidP="005E4E40">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tiền bạc</w:t>
      </w:r>
    </w:p>
    <w:p w:rsidR="005E4E40" w:rsidRDefault="005E4E40" w:rsidP="005E4E40">
      <w:pPr>
        <w:pStyle w:val="NormalWeb"/>
        <w:shd w:val="clear" w:color="auto" w:fill="FFFFFF"/>
        <w:spacing w:before="0" w:beforeAutospacing="0" w:after="0" w:afterAutospacing="0"/>
        <w:jc w:val="both"/>
        <w:rPr>
          <w:color w:val="232121"/>
        </w:rPr>
      </w:pPr>
      <w:r>
        <w:rPr>
          <w:color w:val="232121"/>
        </w:rPr>
        <w:t>Lá bài ám chỉ đây không phải giai đoạn lý tưởng để đầu tư hay chi tiêu thoải mái. Sự eo hẹp về kinh tế hoàn toàn có thể xảy ra, bạn sẽ phải chống đỡ và điều tiết lại kế hoạch chi tiêu của bản thân. </w:t>
      </w:r>
      <w:r>
        <w:rPr>
          <w:rStyle w:val="Strong"/>
          <w:color w:val="232121"/>
        </w:rPr>
        <w:t>Ten of Wands</w:t>
      </w:r>
      <w:r>
        <w:rPr>
          <w:color w:val="232121"/>
        </w:rPr>
        <w:t> </w:t>
      </w:r>
      <w:r>
        <w:rPr>
          <w:rStyle w:val="Strong"/>
          <w:color w:val="232121"/>
        </w:rPr>
        <w:t>mang ý nghĩa</w:t>
      </w:r>
      <w:r>
        <w:rPr>
          <w:color w:val="232121"/>
        </w:rPr>
        <w:t> dự báo thời gian tới sẽ có những khoản tiền cần phải chi trả ngoài dự tính ban đầu, bạn nên tiết kiệm và chuẩn bị tinh thần trước những vấn đề sắp xảy ra. Việc vay mượn hay cho vay mượn là điều không nên làm trong giai đoạn này.</w:t>
      </w:r>
    </w:p>
    <w:p w:rsidR="00930BDE" w:rsidRDefault="00930BDE" w:rsidP="005E4E40">
      <w:pPr>
        <w:pStyle w:val="NormalWeb"/>
        <w:shd w:val="clear" w:color="auto" w:fill="FFFFFF"/>
        <w:spacing w:before="0" w:beforeAutospacing="0" w:after="0" w:afterAutospacing="0"/>
        <w:jc w:val="both"/>
        <w:rPr>
          <w:color w:val="232121"/>
        </w:rPr>
      </w:pPr>
    </w:p>
    <w:p w:rsidR="005E4E40" w:rsidRDefault="005E4E40" w:rsidP="005E4E40">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sức khỏe</w:t>
      </w:r>
    </w:p>
    <w:p w:rsidR="005E4E40" w:rsidRDefault="005E4E40" w:rsidP="005E4E40">
      <w:pPr>
        <w:pStyle w:val="NormalWeb"/>
        <w:shd w:val="clear" w:color="auto" w:fill="FFFFFF"/>
        <w:spacing w:before="0" w:beforeAutospacing="0" w:after="255" w:afterAutospacing="0"/>
        <w:jc w:val="both"/>
        <w:rPr>
          <w:color w:val="232121"/>
        </w:rPr>
      </w:pPr>
      <w:r>
        <w:rPr>
          <w:color w:val="232121"/>
        </w:rPr>
        <w:t>Ten of Wands cho rằng rõ ràng bạn không thể thoải mái khi chịu rất nhiều áp lực từ công việc và tiền bạn. Bạn sẽ rơi vào trạng thái chán nản, buồn rầu và tự trách cứ bản thân. Nếu bạn đang nhận chữa trị thì những diễn biến phức tạp về sức khỏe sẽ khiến bạn âu lo. Hy sinh sức khỏe cho công việc khiến bạn nhanh chóng suy kiệt và đau ốm dài hạn. Lá bài khuyên rằng bạn nên nghỉ ngơi nhiều hơn để lấy lại trạng thái cân bằng.</w:t>
      </w:r>
    </w:p>
    <w:p w:rsidR="005E4E40" w:rsidRDefault="005E4E40" w:rsidP="005E4E40">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Ý nghĩa lá bài Ten of Wands xuôi</w:t>
      </w:r>
    </w:p>
    <w:p w:rsidR="005E4E40" w:rsidRDefault="005E4E40" w:rsidP="005E4E40">
      <w:pPr>
        <w:pStyle w:val="NormalWeb"/>
        <w:shd w:val="clear" w:color="auto" w:fill="FFFFFF"/>
        <w:spacing w:before="0" w:beforeAutospacing="0" w:after="0" w:afterAutospacing="0"/>
        <w:jc w:val="both"/>
        <w:rPr>
          <w:color w:val="232121"/>
        </w:rPr>
      </w:pPr>
      <w:r>
        <w:rPr>
          <w:color w:val="232121"/>
        </w:rPr>
        <w:t>Hình ảnh xuất hiện trong </w:t>
      </w:r>
      <w:r>
        <w:rPr>
          <w:rStyle w:val="Strong"/>
          <w:color w:val="232121"/>
        </w:rPr>
        <w:t>lá bài Ten of Wands xuôi</w:t>
      </w:r>
      <w:r>
        <w:rPr>
          <w:color w:val="232121"/>
        </w:rPr>
        <w:t> là một người đàn ông đang ôm một bó gậy lớn, anh ta dường như đang quá sức trong việc chống đỡ lại sức nặng của những cây gậy. Phía xa xuất hiện nhà cửa, đất đai đại diện cho những phần thưởng anh ta được hưởng khi vượt qua khó khăn. Lá bài xuôi nói rằng bạn sẽ nhanh chóng vượt qua giai đoạn khổ cực, bạn sẽ sớm đạt được thành công.</w:t>
      </w:r>
    </w:p>
    <w:p w:rsidR="00274FF0" w:rsidRDefault="00274FF0" w:rsidP="005E4E40">
      <w:pPr>
        <w:pStyle w:val="NormalWeb"/>
        <w:shd w:val="clear" w:color="auto" w:fill="FFFFFF"/>
        <w:spacing w:before="0" w:beforeAutospacing="0" w:after="0" w:afterAutospacing="0"/>
        <w:jc w:val="both"/>
        <w:rPr>
          <w:color w:val="232121"/>
        </w:rPr>
      </w:pPr>
    </w:p>
    <w:p w:rsidR="005E4E40" w:rsidRDefault="005E4E40" w:rsidP="005E4E40">
      <w:pPr>
        <w:pStyle w:val="NormalWeb"/>
        <w:shd w:val="clear" w:color="auto" w:fill="FFFFFF"/>
        <w:spacing w:before="0" w:beforeAutospacing="0" w:after="255" w:afterAutospacing="0"/>
        <w:jc w:val="both"/>
        <w:rPr>
          <w:color w:val="232121"/>
        </w:rPr>
      </w:pPr>
      <w:r>
        <w:rPr>
          <w:color w:val="232121"/>
        </w:rPr>
        <w:t>Bạn sẽ được tận hưởng cuộc sống hạnh phúc và sung tung sau những ngày tháng đói khổ. Tuy nhiên, lá bài ám chỉ mọi vấn đề xảy ra chỉ có một mình bạn gánh vác, bạn là người chịu trách nhiệm cho tất cả. Bạn phải nhận nhiều thử thách từ các nguồn khác nhau, bạn phải sắp xếp và ưu tiên mục tiêu để cân đối công việc và thời gian dành cho nó. Mặt khác, lá bài Ten of Wands chỉ ra rằng bạn đã đạt được thành công nhưng vẫn gánh vác rất nhiều trách nhiệm trên vai. Bạn coi những trách nhiệm đó là thử thách và tiếp tục cố gắng hoàn thành, điều này tốt trong việc rèn rũa tính cách nhưng lại khiến bạn quá sức.</w:t>
      </w:r>
    </w:p>
    <w:p w:rsidR="005E4E40" w:rsidRDefault="005E4E40"/>
    <w:p w:rsidR="004E1184" w:rsidRDefault="004E1184"/>
    <w:p w:rsidR="004E1184" w:rsidRDefault="004E1184"/>
    <w:p w:rsidR="004E1184" w:rsidRDefault="004E1184" w:rsidP="004E1184">
      <w:pPr>
        <w:pStyle w:val="Heading1"/>
        <w:shd w:val="clear" w:color="auto" w:fill="FFFFFF"/>
        <w:spacing w:before="0"/>
        <w:jc w:val="center"/>
        <w:rPr>
          <w:rFonts w:ascii="Arial" w:hAnsi="Arial" w:cs="Arial"/>
          <w:caps/>
          <w:color w:val="D81515"/>
          <w:spacing w:val="15"/>
          <w:sz w:val="30"/>
          <w:szCs w:val="30"/>
        </w:rPr>
      </w:pPr>
      <w:r>
        <w:rPr>
          <w:rFonts w:ascii="Arial" w:hAnsi="Arial" w:cs="Arial"/>
          <w:caps/>
          <w:color w:val="D81515"/>
          <w:spacing w:val="15"/>
          <w:sz w:val="30"/>
          <w:szCs w:val="30"/>
        </w:rPr>
        <w:lastRenderedPageBreak/>
        <w:t>Ý NGHĨA LÁ BÀI PAGE OF WANDS : KHÁM PHÁ THÚ VỊ</w:t>
      </w:r>
    </w:p>
    <w:p w:rsidR="004E1184" w:rsidRDefault="004E1184" w:rsidP="004E1184">
      <w:pPr>
        <w:pStyle w:val="NormalWeb"/>
        <w:shd w:val="clear" w:color="auto" w:fill="FFFFFF"/>
        <w:spacing w:before="0" w:beforeAutospacing="0" w:after="0" w:afterAutospacing="0"/>
        <w:jc w:val="both"/>
        <w:rPr>
          <w:ins w:id="73" w:author="Unknown"/>
          <w:color w:val="232121"/>
        </w:rPr>
      </w:pPr>
      <w:ins w:id="74" w:author="Unknown">
        <w:r>
          <w:rPr>
            <w:color w:val="232121"/>
          </w:rPr>
          <w:fldChar w:fldCharType="begin"/>
        </w:r>
        <w:r>
          <w:rPr>
            <w:color w:val="232121"/>
          </w:rPr>
          <w:instrText xml:space="preserve"> HYPERLINK "https://meozodiac.com/tarot/y-nghia-la-bai-page-of-wands.html" </w:instrText>
        </w:r>
        <w:r>
          <w:rPr>
            <w:color w:val="232121"/>
          </w:rPr>
          <w:fldChar w:fldCharType="separate"/>
        </w:r>
        <w:r>
          <w:rPr>
            <w:rStyle w:val="Strong"/>
            <w:color w:val="DD3333"/>
          </w:rPr>
          <w:t>Lá bài Page of Wands</w:t>
        </w:r>
        <w:r>
          <w:rPr>
            <w:color w:val="232121"/>
          </w:rPr>
          <w:fldChar w:fldCharType="end"/>
        </w:r>
        <w:r>
          <w:rPr>
            <w:color w:val="232121"/>
          </w:rPr>
          <w:t> đại diện cho sự tò mò và ham muốn khám phá học hỏi của bạn trong thời gian sắp tới. Bạn sẽ rất hào hứng với nhiệm vụ được giao, bạn coi chúng là những cơ hội mới mẻ đem lại cảm giác thú vị. Bạn gần như sẽ tận hưởng chúng mà không biết rằng mọi nhiệm vụ đều ẩn chứa những thử thách.</w:t>
        </w:r>
      </w:ins>
    </w:p>
    <w:p w:rsidR="004E1184" w:rsidRDefault="004E1184"/>
    <w:p w:rsidR="004E1184" w:rsidRDefault="004E1184" w:rsidP="004E1184">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Tổng quan về lá bài Page of Wands</w:t>
      </w:r>
    </w:p>
    <w:p w:rsidR="004E1184" w:rsidRDefault="004E1184" w:rsidP="004E1184">
      <w:pPr>
        <w:pStyle w:val="NormalWeb"/>
        <w:shd w:val="clear" w:color="auto" w:fill="FFFFFF"/>
        <w:spacing w:before="0" w:beforeAutospacing="0" w:after="255" w:afterAutospacing="0"/>
        <w:jc w:val="both"/>
        <w:rPr>
          <w:color w:val="232121"/>
        </w:rPr>
      </w:pPr>
      <w:r>
        <w:rPr>
          <w:noProof/>
          <w:color w:val="232121"/>
        </w:rPr>
        <w:drawing>
          <wp:inline distT="0" distB="0" distL="0" distR="0">
            <wp:extent cx="1733550" cy="2857500"/>
            <wp:effectExtent l="0" t="0" r="0" b="0"/>
            <wp:docPr id="35" name="Picture 35" descr="https://meozodiac.com/wp-content/uploads/2019/03/page-of-wands-182x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https://meozodiac.com/wp-content/uploads/2019/03/page-of-wands-182x300.jp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733550" cy="2857500"/>
                    </a:xfrm>
                    <a:prstGeom prst="rect">
                      <a:avLst/>
                    </a:prstGeom>
                    <a:noFill/>
                    <a:ln>
                      <a:noFill/>
                    </a:ln>
                  </pic:spPr>
                </pic:pic>
              </a:graphicData>
            </a:graphic>
          </wp:inline>
        </w:drawing>
      </w:r>
    </w:p>
    <w:p w:rsidR="004E1184" w:rsidRDefault="004E1184" w:rsidP="004E1184">
      <w:pPr>
        <w:pStyle w:val="NormalWeb"/>
        <w:shd w:val="clear" w:color="auto" w:fill="FFFFFF"/>
        <w:spacing w:before="0" w:beforeAutospacing="0" w:after="0" w:afterAutospacing="0"/>
        <w:jc w:val="both"/>
        <w:rPr>
          <w:color w:val="232121"/>
        </w:rPr>
      </w:pPr>
      <w:r>
        <w:rPr>
          <w:color w:val="232121"/>
        </w:rPr>
        <w:t>[</w:t>
      </w:r>
      <w:hyperlink r:id="rId62" w:history="1">
        <w:r>
          <w:rPr>
            <w:rStyle w:val="Hyperlink"/>
            <w:b/>
            <w:bCs/>
            <w:color w:val="DD3333"/>
          </w:rPr>
          <w:t>Xem bài tarot online</w:t>
        </w:r>
      </w:hyperlink>
      <w:r>
        <w:rPr>
          <w:color w:val="232121"/>
        </w:rPr>
        <w:t>] </w:t>
      </w:r>
      <w:r>
        <w:rPr>
          <w:rStyle w:val="Strong"/>
          <w:color w:val="232121"/>
        </w:rPr>
        <w:t>Ý nghĩa lá bài Page of Wands</w:t>
      </w:r>
      <w:r>
        <w:rPr>
          <w:color w:val="232121"/>
        </w:rPr>
        <w:t> tượng trưng cho tinh thần ham học hỏi cùng sự sáng tạo. Bạn coi những vấn đề trước mắt là cơ hội được học hỏi, trau dồi. Bạn nghĩ ra rất nhiều ý tưởng hay ho nhưng lại thiếu tự tin để thực hiện. Đôi khi, lá bài mang nghĩa tiêu cực, bạn khá hứng thú với công việc hoặc nhiệm vụ mới nhưng lại nhanh chóng chán nản và bỏ dở giữa chừng. Nếu vấn đề trở nên rắc rối, thử thách trở nên khắc nghiệt bạn sẽ muốn rũ bỏ chúng.</w:t>
      </w:r>
    </w:p>
    <w:p w:rsidR="00930BDE" w:rsidRDefault="00930BDE" w:rsidP="004E1184">
      <w:pPr>
        <w:pStyle w:val="NormalWeb"/>
        <w:shd w:val="clear" w:color="auto" w:fill="FFFFFF"/>
        <w:spacing w:before="0" w:beforeAutospacing="0" w:after="0" w:afterAutospacing="0"/>
        <w:jc w:val="both"/>
        <w:rPr>
          <w:color w:val="232121"/>
        </w:rPr>
      </w:pPr>
    </w:p>
    <w:p w:rsidR="004E1184" w:rsidRDefault="004E1184" w:rsidP="004E1184">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tình yêu</w:t>
      </w:r>
    </w:p>
    <w:p w:rsidR="004E1184" w:rsidRDefault="004E1184" w:rsidP="004E1184">
      <w:pPr>
        <w:pStyle w:val="NormalWeb"/>
        <w:shd w:val="clear" w:color="auto" w:fill="FFFFFF"/>
        <w:spacing w:before="0" w:beforeAutospacing="0" w:after="0" w:afterAutospacing="0"/>
        <w:jc w:val="both"/>
        <w:rPr>
          <w:color w:val="232121"/>
        </w:rPr>
      </w:pPr>
      <w:r>
        <w:rPr>
          <w:rStyle w:val="Strong"/>
          <w:color w:val="232121"/>
        </w:rPr>
        <w:t>Lá bài Page of Wands trong tình yêu</w:t>
      </w:r>
      <w:r>
        <w:rPr>
          <w:color w:val="232121"/>
        </w:rPr>
        <w:t> ám chỉ sự nóng vội trong chuyện tình cảm. Nếu bạn chưa hoặc sắp bắt đầu mối quan hệ với ai đó hãy nhớ rằng không phải lúc nào tình yêu cũng nồng nhiệt và ngọt ngào. Hãy bình tĩnh tìm hiểu và quan tâm đối phương với sự chân thành, những cường điệu cùng hoa mỹ trong tình yêu thường chẳng kéo dài được lâu. Nếu bạn đang trong một mối quan hệ tình cảm thì giai đoạn này là thời điểm thích hợp để làm những điều lãng mạn cùng nhau, sự quan tâm từ phía người ấy khiến bạn cảm thấy ấm áp. Nhưng đừng nhận lại mà không cho đi, sự đối đáp và quan tâm từ bạn sẽ khiến tình cảm hai bên bền chặt hơn.</w:t>
      </w:r>
    </w:p>
    <w:p w:rsidR="00930BDE" w:rsidRDefault="00930BDE" w:rsidP="004E1184">
      <w:pPr>
        <w:pStyle w:val="NormalWeb"/>
        <w:shd w:val="clear" w:color="auto" w:fill="FFFFFF"/>
        <w:spacing w:before="0" w:beforeAutospacing="0" w:after="0" w:afterAutospacing="0"/>
        <w:jc w:val="both"/>
        <w:rPr>
          <w:color w:val="232121"/>
        </w:rPr>
      </w:pPr>
    </w:p>
    <w:p w:rsidR="00930BDE" w:rsidRDefault="00930BDE" w:rsidP="004E1184">
      <w:pPr>
        <w:pStyle w:val="NormalWeb"/>
        <w:shd w:val="clear" w:color="auto" w:fill="FFFFFF"/>
        <w:spacing w:before="0" w:beforeAutospacing="0" w:after="0" w:afterAutospacing="0"/>
        <w:jc w:val="both"/>
        <w:rPr>
          <w:color w:val="232121"/>
        </w:rPr>
      </w:pPr>
    </w:p>
    <w:p w:rsidR="00930BDE" w:rsidRDefault="00930BDE" w:rsidP="004E1184">
      <w:pPr>
        <w:pStyle w:val="NormalWeb"/>
        <w:shd w:val="clear" w:color="auto" w:fill="FFFFFF"/>
        <w:spacing w:before="0" w:beforeAutospacing="0" w:after="0" w:afterAutospacing="0"/>
        <w:jc w:val="both"/>
        <w:rPr>
          <w:color w:val="232121"/>
        </w:rPr>
      </w:pPr>
    </w:p>
    <w:p w:rsidR="00930BDE" w:rsidRDefault="00930BDE" w:rsidP="004E1184">
      <w:pPr>
        <w:pStyle w:val="NormalWeb"/>
        <w:shd w:val="clear" w:color="auto" w:fill="FFFFFF"/>
        <w:spacing w:before="0" w:beforeAutospacing="0" w:after="0" w:afterAutospacing="0"/>
        <w:jc w:val="both"/>
        <w:rPr>
          <w:color w:val="232121"/>
        </w:rPr>
      </w:pPr>
    </w:p>
    <w:p w:rsidR="004E1184" w:rsidRDefault="004E1184" w:rsidP="004E1184">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lastRenderedPageBreak/>
        <w:t>Về công việc</w:t>
      </w:r>
    </w:p>
    <w:p w:rsidR="004E1184" w:rsidRDefault="004E1184" w:rsidP="004E1184">
      <w:pPr>
        <w:pStyle w:val="NormalWeb"/>
        <w:shd w:val="clear" w:color="auto" w:fill="FFFFFF"/>
        <w:spacing w:before="0" w:beforeAutospacing="0" w:after="0" w:afterAutospacing="0"/>
        <w:jc w:val="both"/>
        <w:rPr>
          <w:color w:val="232121"/>
        </w:rPr>
      </w:pPr>
      <w:r>
        <w:rPr>
          <w:color w:val="232121"/>
        </w:rPr>
        <w:t>Đây là lá bài trung bình khi nói về công việc. Mọi khó khăn ập đến bất ngờ khiến bạn không trở tay kịp, những rắc rối liên tục xảy ra khiến bạn hoảng loạn không biết cách nào thoát ra. Nếu bạn buông xuôi, tất cả sẽ đổ vỡ, bạn có thể bị phê bình hoặc nhận hình phạt về sự thiếu trách nhiệm. Nhưng nếu kiên trì, cố gắng hết sức để giải quyết tình huống thì mọi chuyện sẽ qua rất nhanh. </w:t>
      </w:r>
      <w:r>
        <w:rPr>
          <w:rStyle w:val="Strong"/>
          <w:color w:val="232121"/>
        </w:rPr>
        <w:t>Ý nghĩa Page of Wands </w:t>
      </w:r>
      <w:r>
        <w:rPr>
          <w:color w:val="232121"/>
        </w:rPr>
        <w:t>ám chỉ rằng không thứ gì là đẹp như mơ, bạn phải đối mặt với thực tại và học cách bình tĩnh sau những khó khăn đã gặp phải để trưởng thành hơn.</w:t>
      </w:r>
    </w:p>
    <w:p w:rsidR="00930BDE" w:rsidRDefault="00930BDE" w:rsidP="004E1184">
      <w:pPr>
        <w:pStyle w:val="NormalWeb"/>
        <w:shd w:val="clear" w:color="auto" w:fill="FFFFFF"/>
        <w:spacing w:before="0" w:beforeAutospacing="0" w:after="0" w:afterAutospacing="0"/>
        <w:jc w:val="both"/>
        <w:rPr>
          <w:color w:val="232121"/>
        </w:rPr>
      </w:pPr>
    </w:p>
    <w:p w:rsidR="004E1184" w:rsidRDefault="004E1184" w:rsidP="004E1184">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tiền bạc</w:t>
      </w:r>
    </w:p>
    <w:p w:rsidR="004E1184" w:rsidRDefault="004E1184" w:rsidP="004E1184">
      <w:pPr>
        <w:pStyle w:val="NormalWeb"/>
        <w:shd w:val="clear" w:color="auto" w:fill="FFFFFF"/>
        <w:spacing w:before="0" w:beforeAutospacing="0" w:after="0" w:afterAutospacing="0"/>
        <w:jc w:val="both"/>
        <w:rPr>
          <w:color w:val="232121"/>
        </w:rPr>
      </w:pPr>
      <w:r>
        <w:rPr>
          <w:color w:val="232121"/>
        </w:rPr>
        <w:t>Một vài nhân tố bên ngoài manh nha đe dọa tình hình tài chính của bạn. </w:t>
      </w:r>
      <w:r>
        <w:rPr>
          <w:rStyle w:val="Strong"/>
          <w:color w:val="232121"/>
        </w:rPr>
        <w:t>Page of Wands</w:t>
      </w:r>
      <w:r>
        <w:rPr>
          <w:color w:val="232121"/>
        </w:rPr>
        <w:t> khuyên rằng mọi vấn đề liên quan đến vay mượn, đầu tư trong giai đoạn này đều cần cân nhắc kỹ lưỡng. Đây không phải là lá bài tốt với chuyện tiền bạc, sự thận trọng và tiết kiệm trong chi tiêu sẽ giúp bạn tiết kiệm được một khoản lớn để đề phòng các tình huống phát sinh liên quan tới tiền bạn.</w:t>
      </w:r>
    </w:p>
    <w:p w:rsidR="00930BDE" w:rsidRDefault="00930BDE" w:rsidP="004E1184">
      <w:pPr>
        <w:pStyle w:val="NormalWeb"/>
        <w:shd w:val="clear" w:color="auto" w:fill="FFFFFF"/>
        <w:spacing w:before="0" w:beforeAutospacing="0" w:after="0" w:afterAutospacing="0"/>
        <w:jc w:val="both"/>
        <w:rPr>
          <w:color w:val="232121"/>
        </w:rPr>
      </w:pPr>
    </w:p>
    <w:p w:rsidR="004E1184" w:rsidRDefault="004E1184" w:rsidP="004E1184">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sức khỏe</w:t>
      </w:r>
    </w:p>
    <w:p w:rsidR="004E1184" w:rsidRDefault="004E1184" w:rsidP="004E1184">
      <w:pPr>
        <w:pStyle w:val="NormalWeb"/>
        <w:shd w:val="clear" w:color="auto" w:fill="FFFFFF"/>
        <w:spacing w:before="0" w:beforeAutospacing="0" w:after="255" w:afterAutospacing="0"/>
        <w:jc w:val="both"/>
        <w:rPr>
          <w:color w:val="232121"/>
        </w:rPr>
      </w:pPr>
      <w:r>
        <w:rPr>
          <w:color w:val="232121"/>
        </w:rPr>
        <w:t>Sự dồi dào tinh thần và sức khỏe khi bắt tay vào một thứ gì đó mới mẻ khiến bạn có một nguồn năng lượng tuyệt vời, bạn minh mẫn bắt đầu mọi thứ với tâm thế tận hưởng. Nhưng rất nhanh sau đó, mọi năng lượng này tan biến để lại sự mệt mỏi và ủ rũ dài hạn. Page of Wands chỉ ra đây là giai đoạn bạn nên bình tĩnh và chăm sóc bản thân nhiều hơn. Hãy giữ tinh thần lạc quan cho dù có bất cứ chuyện gì xảy ra.</w:t>
      </w:r>
    </w:p>
    <w:p w:rsidR="004E1184" w:rsidRDefault="004E1184" w:rsidP="004E1184">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Ý nghĩa lá bài Page of Wands xuôi</w:t>
      </w:r>
    </w:p>
    <w:p w:rsidR="004E1184" w:rsidRDefault="004E1184" w:rsidP="004E1184">
      <w:pPr>
        <w:pStyle w:val="NormalWeb"/>
        <w:shd w:val="clear" w:color="auto" w:fill="FFFFFF"/>
        <w:spacing w:before="0" w:beforeAutospacing="0" w:after="0" w:afterAutospacing="0"/>
        <w:jc w:val="both"/>
        <w:rPr>
          <w:color w:val="232121"/>
        </w:rPr>
      </w:pPr>
      <w:r>
        <w:rPr>
          <w:color w:val="232121"/>
        </w:rPr>
        <w:t>Trên lá bài Page of Wands xuất hiện hình ảnh một chàng trai ăn mặc gọn gàng, tay cầm cây gậy chống lên vùng đất khô khốc. Chiếc áo choàng đẹp mắt như nguồn năng lượng dồi dào toát ra từ anh ta. Khi </w:t>
      </w:r>
      <w:r>
        <w:rPr>
          <w:rStyle w:val="Strong"/>
          <w:color w:val="232121"/>
        </w:rPr>
        <w:t>lá bài Page of Wands xuôi</w:t>
      </w:r>
      <w:r>
        <w:rPr>
          <w:color w:val="232121"/>
        </w:rPr>
        <w:t> xuất hiện, bạn đang sở hữu nguồn năng lượng dồi dào cùng tinh thần chiến đấu đáng ngưỡng mộ. Bạn hứng thú và tò mò với tất cả nhiệm vụ được giao phó, tuy nhiên sự hứng thú đó lại nhanh chóng bốc hơi thay bằng những mâu thuẫn.</w:t>
      </w:r>
    </w:p>
    <w:p w:rsidR="00274FF0" w:rsidRDefault="00274FF0" w:rsidP="004E1184">
      <w:pPr>
        <w:pStyle w:val="NormalWeb"/>
        <w:shd w:val="clear" w:color="auto" w:fill="FFFFFF"/>
        <w:spacing w:before="0" w:beforeAutospacing="0" w:after="0" w:afterAutospacing="0"/>
        <w:jc w:val="both"/>
        <w:rPr>
          <w:color w:val="232121"/>
        </w:rPr>
      </w:pPr>
    </w:p>
    <w:p w:rsidR="004E1184" w:rsidRDefault="004E1184" w:rsidP="004E1184">
      <w:pPr>
        <w:pStyle w:val="NormalWeb"/>
        <w:shd w:val="clear" w:color="auto" w:fill="FFFFFF"/>
        <w:spacing w:before="0" w:beforeAutospacing="0" w:after="255" w:afterAutospacing="0"/>
        <w:jc w:val="both"/>
        <w:rPr>
          <w:color w:val="232121"/>
        </w:rPr>
      </w:pPr>
      <w:r>
        <w:rPr>
          <w:color w:val="232121"/>
        </w:rPr>
        <w:t>Lá bài ám chỉ những trận chiến nội tâm của bạn đang ngăn cản việc bạn hành động vì lo sợ những rủi ro. Nếu bạn đủ mạnh mẽ và thông minh bạn sẽ nhận ra được điều này khi gặp lá Page of Wands. Bạn hoàn toàn có thể vượt qua được giới hạn bản thân và tiến về phía trước với tất cả đam mê. Hãy suy nghĩ thật kỹ, đánh thức mọi năng lượng. Bạn hoàn toàn có thể thành công nếu sự can đảm được triển khai kịp thời.</w:t>
      </w:r>
    </w:p>
    <w:p w:rsidR="004E1184" w:rsidRDefault="004E1184" w:rsidP="004E1184">
      <w:pPr>
        <w:pStyle w:val="NormalWeb"/>
        <w:shd w:val="clear" w:color="auto" w:fill="FFFFFF"/>
        <w:spacing w:before="0" w:beforeAutospacing="0" w:after="255" w:afterAutospacing="0"/>
        <w:jc w:val="both"/>
        <w:rPr>
          <w:color w:val="232121"/>
        </w:rPr>
      </w:pPr>
    </w:p>
    <w:p w:rsidR="004E1184" w:rsidRDefault="004E1184" w:rsidP="004E1184">
      <w:pPr>
        <w:pStyle w:val="NormalWeb"/>
        <w:shd w:val="clear" w:color="auto" w:fill="FFFFFF"/>
        <w:spacing w:before="0" w:beforeAutospacing="0" w:after="255" w:afterAutospacing="0"/>
        <w:jc w:val="both"/>
        <w:rPr>
          <w:color w:val="232121"/>
        </w:rPr>
      </w:pPr>
    </w:p>
    <w:p w:rsidR="004E1184" w:rsidRDefault="004E1184" w:rsidP="004E1184">
      <w:pPr>
        <w:pStyle w:val="NormalWeb"/>
        <w:shd w:val="clear" w:color="auto" w:fill="FFFFFF"/>
        <w:spacing w:before="0" w:beforeAutospacing="0" w:after="255" w:afterAutospacing="0"/>
        <w:jc w:val="both"/>
        <w:rPr>
          <w:color w:val="232121"/>
        </w:rPr>
      </w:pPr>
    </w:p>
    <w:p w:rsidR="004E1184" w:rsidRDefault="004E1184" w:rsidP="004E1184">
      <w:pPr>
        <w:pStyle w:val="NormalWeb"/>
        <w:shd w:val="clear" w:color="auto" w:fill="FFFFFF"/>
        <w:spacing w:before="0" w:beforeAutospacing="0" w:after="255" w:afterAutospacing="0"/>
        <w:jc w:val="both"/>
        <w:rPr>
          <w:color w:val="232121"/>
        </w:rPr>
      </w:pPr>
    </w:p>
    <w:p w:rsidR="004E1184" w:rsidRDefault="004E1184" w:rsidP="004E1184">
      <w:pPr>
        <w:pStyle w:val="Heading1"/>
        <w:shd w:val="clear" w:color="auto" w:fill="FFFFFF"/>
        <w:spacing w:before="0"/>
        <w:jc w:val="center"/>
        <w:rPr>
          <w:rFonts w:ascii="Arial" w:hAnsi="Arial" w:cs="Arial"/>
          <w:caps/>
          <w:color w:val="D81515"/>
          <w:spacing w:val="15"/>
          <w:sz w:val="30"/>
          <w:szCs w:val="30"/>
        </w:rPr>
      </w:pPr>
      <w:r>
        <w:rPr>
          <w:rFonts w:ascii="Arial" w:hAnsi="Arial" w:cs="Arial"/>
          <w:caps/>
          <w:color w:val="D81515"/>
          <w:spacing w:val="15"/>
          <w:sz w:val="30"/>
          <w:szCs w:val="30"/>
        </w:rPr>
        <w:lastRenderedPageBreak/>
        <w:t>Ý NGHĨA LÁ BÀI KNIGHT OF WANDS – HÀNH ĐỘNG NHANH NHẸN</w:t>
      </w:r>
    </w:p>
    <w:p w:rsidR="004E1184" w:rsidRDefault="004E1184" w:rsidP="004E1184">
      <w:pPr>
        <w:pStyle w:val="NormalWeb"/>
        <w:shd w:val="clear" w:color="auto" w:fill="FFFFFF"/>
        <w:spacing w:before="0" w:beforeAutospacing="0" w:after="0" w:afterAutospacing="0"/>
        <w:jc w:val="both"/>
        <w:rPr>
          <w:ins w:id="75" w:author="Unknown"/>
          <w:color w:val="232121"/>
        </w:rPr>
      </w:pPr>
      <w:ins w:id="76" w:author="Unknown">
        <w:r>
          <w:rPr>
            <w:color w:val="232121"/>
          </w:rPr>
          <w:fldChar w:fldCharType="begin"/>
        </w:r>
        <w:r>
          <w:rPr>
            <w:color w:val="232121"/>
          </w:rPr>
          <w:instrText xml:space="preserve"> HYPERLINK "https://meozodiac.com/tarot/y-nghia-la-bai-knight-of-wands.html" </w:instrText>
        </w:r>
        <w:r>
          <w:rPr>
            <w:color w:val="232121"/>
          </w:rPr>
          <w:fldChar w:fldCharType="separate"/>
        </w:r>
        <w:r>
          <w:rPr>
            <w:rStyle w:val="Strong"/>
            <w:color w:val="DD3333"/>
          </w:rPr>
          <w:t>Knight of Wands</w:t>
        </w:r>
        <w:r>
          <w:rPr>
            <w:color w:val="232121"/>
          </w:rPr>
          <w:fldChar w:fldCharType="end"/>
        </w:r>
        <w:r>
          <w:rPr>
            <w:color w:val="232121"/>
          </w:rPr>
          <w:t> là lá bài của tốc độ. Tốc độ được nói đến ở đây là hành động nhanh chóng, một điều gì đó hoặc một mối quan hệ nào đó của bạn sẽ nhanh chóng rời đi. Đôi khi lá bài dự báo sự nhanh nhẹn của bạn sẽ giúp bạn đạt được nhiều mục tiêu trong cuộc sống, những giấc mơ đã lên kế hoạch sẽ sớm gặp hái được thành công.</w:t>
        </w:r>
      </w:ins>
    </w:p>
    <w:p w:rsidR="004E1184" w:rsidRDefault="004E1184" w:rsidP="004E1184">
      <w:pPr>
        <w:pStyle w:val="NormalWeb"/>
        <w:shd w:val="clear" w:color="auto" w:fill="FFFFFF"/>
        <w:spacing w:before="0" w:beforeAutospacing="0" w:after="255" w:afterAutospacing="0"/>
        <w:jc w:val="both"/>
        <w:rPr>
          <w:color w:val="232121"/>
        </w:rPr>
      </w:pPr>
    </w:p>
    <w:p w:rsidR="004E1184" w:rsidRDefault="004E1184" w:rsidP="004E1184">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Tổng quan về lá bài Knight of Wands</w:t>
      </w:r>
    </w:p>
    <w:p w:rsidR="004E1184" w:rsidRDefault="004E1184" w:rsidP="004E1184">
      <w:pPr>
        <w:pStyle w:val="NormalWeb"/>
        <w:shd w:val="clear" w:color="auto" w:fill="FFFFFF"/>
        <w:spacing w:before="0" w:beforeAutospacing="0" w:after="255" w:afterAutospacing="0"/>
        <w:jc w:val="both"/>
        <w:rPr>
          <w:color w:val="232121"/>
        </w:rPr>
      </w:pPr>
      <w:r>
        <w:rPr>
          <w:noProof/>
          <w:color w:val="232121"/>
        </w:rPr>
        <w:drawing>
          <wp:inline distT="0" distB="0" distL="0" distR="0">
            <wp:extent cx="1666875" cy="2857500"/>
            <wp:effectExtent l="0" t="0" r="9525" b="0"/>
            <wp:docPr id="36" name="Picture 36" descr="https://meozodiac.com/wp-content/uploads/2019/03/knight-of-wands-175x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https://meozodiac.com/wp-content/uploads/2019/03/knight-of-wands-175x300.jp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666875" cy="2857500"/>
                    </a:xfrm>
                    <a:prstGeom prst="rect">
                      <a:avLst/>
                    </a:prstGeom>
                    <a:noFill/>
                    <a:ln>
                      <a:noFill/>
                    </a:ln>
                  </pic:spPr>
                </pic:pic>
              </a:graphicData>
            </a:graphic>
          </wp:inline>
        </w:drawing>
      </w:r>
    </w:p>
    <w:p w:rsidR="004E1184" w:rsidRDefault="004E1184" w:rsidP="004E1184">
      <w:pPr>
        <w:pStyle w:val="NormalWeb"/>
        <w:shd w:val="clear" w:color="auto" w:fill="FFFFFF"/>
        <w:spacing w:before="0" w:beforeAutospacing="0" w:after="0" w:afterAutospacing="0"/>
        <w:jc w:val="both"/>
        <w:rPr>
          <w:color w:val="232121"/>
        </w:rPr>
      </w:pPr>
      <w:r>
        <w:rPr>
          <w:color w:val="232121"/>
        </w:rPr>
        <w:t>[</w:t>
      </w:r>
      <w:hyperlink r:id="rId64" w:history="1">
        <w:r>
          <w:rPr>
            <w:rStyle w:val="Hyperlink"/>
            <w:b/>
            <w:bCs/>
            <w:color w:val="DD3333"/>
          </w:rPr>
          <w:t>Coi bói bài tarot online</w:t>
        </w:r>
      </w:hyperlink>
      <w:r>
        <w:rPr>
          <w:color w:val="232121"/>
        </w:rPr>
        <w:t>] </w:t>
      </w:r>
      <w:r>
        <w:rPr>
          <w:rStyle w:val="Strong"/>
          <w:color w:val="232121"/>
        </w:rPr>
        <w:t>Ý nghĩa lá bài Knight of Wands</w:t>
      </w:r>
      <w:r>
        <w:rPr>
          <w:color w:val="232121"/>
        </w:rPr>
        <w:t> dự đoán bạn sẽ trải qua giai đoạn theo đuổi giấc mơ của mình, bạn phải nỗ lực rất nhiều trong thời gian sắp tới. Lá bài đại diện cho chính bạn với tính cách phóng khoáng, nhiệt tình và tham vọng lớn, bạn sẽ bất chấp mọi thứ để đến với thứ mình muốn. Lá bài đề cập đến sự vội vàng, bạn nhanh chóng muốn đạt được điều mình mong muốn nhưng cũng nhanh chóng muốn từ bỏ.</w:t>
      </w:r>
    </w:p>
    <w:p w:rsidR="00930BDE" w:rsidRDefault="00930BDE" w:rsidP="004E1184">
      <w:pPr>
        <w:pStyle w:val="NormalWeb"/>
        <w:shd w:val="clear" w:color="auto" w:fill="FFFFFF"/>
        <w:spacing w:before="0" w:beforeAutospacing="0" w:after="0" w:afterAutospacing="0"/>
        <w:jc w:val="both"/>
        <w:rPr>
          <w:color w:val="232121"/>
        </w:rPr>
      </w:pPr>
    </w:p>
    <w:p w:rsidR="004E1184" w:rsidRDefault="004E1184" w:rsidP="004E1184">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tình yêu</w:t>
      </w:r>
    </w:p>
    <w:p w:rsidR="004E1184" w:rsidRDefault="004E1184" w:rsidP="004E1184">
      <w:pPr>
        <w:pStyle w:val="NormalWeb"/>
        <w:shd w:val="clear" w:color="auto" w:fill="FFFFFF"/>
        <w:spacing w:before="0" w:beforeAutospacing="0" w:after="0" w:afterAutospacing="0"/>
        <w:jc w:val="both"/>
        <w:rPr>
          <w:color w:val="232121"/>
        </w:rPr>
      </w:pPr>
      <w:r>
        <w:rPr>
          <w:rStyle w:val="Strong"/>
          <w:color w:val="232121"/>
        </w:rPr>
        <w:t>Knight of Wands trong tình yêu</w:t>
      </w:r>
      <w:r>
        <w:rPr>
          <w:color w:val="232121"/>
        </w:rPr>
        <w:t> dự báo sự xa cách trong mối quan hệ tình cảm, bạn và người ấy có thể đang xảy ra một vài vấn đề khiến cả hai khó có tiếng nói chung hoặc theo nghĩa đen là hai bạn đang yêu xa, có sự cản trở về mặt địa lý.</w:t>
      </w:r>
    </w:p>
    <w:p w:rsidR="004E1184" w:rsidRDefault="004E1184" w:rsidP="004E1184">
      <w:pPr>
        <w:pStyle w:val="NormalWeb"/>
        <w:shd w:val="clear" w:color="auto" w:fill="FFFFFF"/>
        <w:spacing w:before="0" w:beforeAutospacing="0" w:after="255" w:afterAutospacing="0"/>
        <w:jc w:val="both"/>
        <w:rPr>
          <w:color w:val="232121"/>
        </w:rPr>
      </w:pPr>
      <w:r>
        <w:rPr>
          <w:color w:val="232121"/>
        </w:rPr>
        <w:t>Lá bài cảnh báo một trong hai bạn đang sở hữu tính cách độc đáo, muốn làm chủ mối quan hệ mà gạt bỏ ý kiến của đối phương. Điều này dẫn đến xung đột, bạn khó thể hiện cảm xúc của mình với đối phương. Đôi khi, bạn muốn nhường nhịn hoặc làm lành sau cuộc cãi vã nhưng gặp khó khăn trong việc tiếp cận người ấy. Lời khuyên là hãy hạ thấp cái tôi của bản thân, chấp nhận sự thay đổi để mối quan hệ được lâu bền.</w:t>
      </w:r>
    </w:p>
    <w:p w:rsidR="00930BDE" w:rsidRDefault="00930BDE" w:rsidP="004E1184">
      <w:pPr>
        <w:pStyle w:val="NormalWeb"/>
        <w:shd w:val="clear" w:color="auto" w:fill="FFFFFF"/>
        <w:spacing w:before="0" w:beforeAutospacing="0" w:after="255" w:afterAutospacing="0"/>
        <w:jc w:val="both"/>
        <w:rPr>
          <w:color w:val="232121"/>
        </w:rPr>
      </w:pPr>
    </w:p>
    <w:p w:rsidR="004E1184" w:rsidRDefault="004E1184" w:rsidP="004E1184">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lastRenderedPageBreak/>
        <w:t>Về công việc</w:t>
      </w:r>
    </w:p>
    <w:p w:rsidR="004E1184" w:rsidRDefault="004E1184" w:rsidP="004E1184">
      <w:pPr>
        <w:pStyle w:val="NormalWeb"/>
        <w:shd w:val="clear" w:color="auto" w:fill="FFFFFF"/>
        <w:spacing w:before="0" w:beforeAutospacing="0" w:after="0" w:afterAutospacing="0"/>
        <w:jc w:val="both"/>
        <w:rPr>
          <w:color w:val="232121"/>
        </w:rPr>
      </w:pPr>
      <w:r>
        <w:rPr>
          <w:color w:val="232121"/>
        </w:rPr>
        <w:t>Bạn có tố chất của một người chỉ huy, bạn làm khá tốt việc cầm đầu một nhóm và phân công công việc cho từng người. Điều này giúp hình ảnh của bạn dần tốt lên trong mắt đồng nghiệp và cấp dưới. Bạn sở hữu một sự linh hoạt cùng tính logic giúp công việc được xử lý nhanh gọn. </w:t>
      </w:r>
      <w:r>
        <w:rPr>
          <w:rStyle w:val="Strong"/>
          <w:color w:val="232121"/>
        </w:rPr>
        <w:t>Lá bài Knight of Wands</w:t>
      </w:r>
      <w:r>
        <w:rPr>
          <w:color w:val="232121"/>
        </w:rPr>
        <w:t> dự báo công việc sẽ có những tin vui trong giai đoạn này. Tuy nhiên, do sở hữu một tính cách thích lãnh đạo cùng sự linh hoạt nên bạn nhanh chóng xoay chuyển các kế hoạch trong công việc khi thấy không ổn. Điều này vô tình tạo khó khăn cho người cộng tác khi họ không theo kịp tiến độ của bạn.</w:t>
      </w:r>
    </w:p>
    <w:p w:rsidR="00930BDE" w:rsidRDefault="00930BDE" w:rsidP="004E1184">
      <w:pPr>
        <w:pStyle w:val="NormalWeb"/>
        <w:shd w:val="clear" w:color="auto" w:fill="FFFFFF"/>
        <w:spacing w:before="0" w:beforeAutospacing="0" w:after="0" w:afterAutospacing="0"/>
        <w:jc w:val="both"/>
        <w:rPr>
          <w:color w:val="232121"/>
        </w:rPr>
      </w:pPr>
    </w:p>
    <w:p w:rsidR="004E1184" w:rsidRDefault="004E1184" w:rsidP="004E1184">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tiền bạc</w:t>
      </w:r>
    </w:p>
    <w:p w:rsidR="004E1184" w:rsidRDefault="004E1184" w:rsidP="004E1184">
      <w:pPr>
        <w:pStyle w:val="NormalWeb"/>
        <w:shd w:val="clear" w:color="auto" w:fill="FFFFFF"/>
        <w:spacing w:before="0" w:beforeAutospacing="0" w:after="255" w:afterAutospacing="0"/>
        <w:jc w:val="both"/>
        <w:rPr>
          <w:color w:val="232121"/>
        </w:rPr>
      </w:pPr>
      <w:r>
        <w:rPr>
          <w:color w:val="232121"/>
        </w:rPr>
        <w:t>Knight of Wands ám chỉ những may mắn trong việc đầu tư sẽ mang lại một khoản tiền lớn. Mọi vấn đề liên quan tới tiền bạc sẽ sớm được xử lý, đây là giai đoạn mà túi tiền của bạn khá rủng rỉnh, không nên tiết kiệm hết tiền mà hãy đầu tư để số tiền ấy được lưu động. Bạn có thể có mối làm ăn mới hoặc khách hàng mới trong giai đoạn này, những vấn đề liên quan tới vốn và lãi được giải quyết khá êm đẹp. Tuy nhiên, tiết kiệm một khoản nhỏ để phòng trường hợp bất ngờ vẫn là việc nên làm.</w:t>
      </w:r>
    </w:p>
    <w:p w:rsidR="004E1184" w:rsidRDefault="004E1184" w:rsidP="004E1184">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sức khỏe</w:t>
      </w:r>
    </w:p>
    <w:p w:rsidR="004E1184" w:rsidRDefault="004E1184" w:rsidP="004E1184">
      <w:pPr>
        <w:pStyle w:val="NormalWeb"/>
        <w:shd w:val="clear" w:color="auto" w:fill="FFFFFF"/>
        <w:spacing w:before="0" w:beforeAutospacing="0" w:after="0" w:afterAutospacing="0"/>
        <w:jc w:val="both"/>
        <w:rPr>
          <w:color w:val="232121"/>
        </w:rPr>
      </w:pPr>
      <w:r>
        <w:rPr>
          <w:color w:val="232121"/>
        </w:rPr>
        <w:t>Lá bài </w:t>
      </w:r>
      <w:r>
        <w:rPr>
          <w:rStyle w:val="Strong"/>
          <w:color w:val="232121"/>
        </w:rPr>
        <w:t>Knight of Wands mang ý nghĩa</w:t>
      </w:r>
      <w:r>
        <w:rPr>
          <w:color w:val="232121"/>
        </w:rPr>
        <w:t> dấu hiệu của một sức khỏe ổn định. Giai đoạn này sức khỏe của bạn sẽ có chuyển biến tốt, nếu bạn đang bệnh hoặc điều trị lá bài cho rằng sức khỏe sẽ sớm trở lại. Một vài điểm lưu ý là bạn có thể thấy hơi mệt mỏi nếu có dự định đi chơi xa hoặc du lịch nước ngoài. Tuy nhiên, đây lại là thời điểm lý tưởng cho những chuyến đi, hãy nghỉ ngơi và tận hưởng bên cạnh gia đình và bạn bè.</w:t>
      </w:r>
    </w:p>
    <w:p w:rsidR="00930BDE" w:rsidRDefault="00930BDE" w:rsidP="004E1184">
      <w:pPr>
        <w:pStyle w:val="NormalWeb"/>
        <w:shd w:val="clear" w:color="auto" w:fill="FFFFFF"/>
        <w:spacing w:before="0" w:beforeAutospacing="0" w:after="0" w:afterAutospacing="0"/>
        <w:jc w:val="both"/>
        <w:rPr>
          <w:color w:val="232121"/>
        </w:rPr>
      </w:pPr>
    </w:p>
    <w:p w:rsidR="004E1184" w:rsidRDefault="004E1184" w:rsidP="004E1184">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Ý nghĩa lá bài Knight of Wands xuôi</w:t>
      </w:r>
    </w:p>
    <w:p w:rsidR="004E1184" w:rsidRDefault="004E1184" w:rsidP="004E1184">
      <w:pPr>
        <w:pStyle w:val="NormalWeb"/>
        <w:shd w:val="clear" w:color="auto" w:fill="FFFFFF"/>
        <w:spacing w:before="0" w:beforeAutospacing="0" w:after="0" w:afterAutospacing="0"/>
        <w:jc w:val="both"/>
        <w:rPr>
          <w:color w:val="232121"/>
        </w:rPr>
      </w:pPr>
      <w:r>
        <w:rPr>
          <w:rStyle w:val="Strong"/>
          <w:color w:val="232121"/>
        </w:rPr>
        <w:t>Knight of Wands xuôi</w:t>
      </w:r>
      <w:r>
        <w:rPr>
          <w:color w:val="232121"/>
        </w:rPr>
        <w:t> xuất hiện hình ảnh người đàn ông cưỡi ngựa, anh ta trang phục uy nghi như một vị tướng quân. Người đàn ông trong tư thế sẵn sàng chiến đấu với sự tập trung cao độ. Dễ dàng thấy sự quyết tâm cao độ được bộc lộ qua nét mặt người đàn ông. Lá bài xuôi mang thông điệp hành động và phiêu lưu, bạn tràn đầy nhiệt huyết cùng sự tự tin. Giai đoạn này những dự định trước đó của bạn sẽ được hoàn thành, bạn sẽ sở hữu thứ bản thân luôn mong đợi.</w:t>
      </w:r>
    </w:p>
    <w:p w:rsidR="00930BDE" w:rsidRDefault="004E1184" w:rsidP="00B85B0E">
      <w:pPr>
        <w:pStyle w:val="NormalWeb"/>
        <w:shd w:val="clear" w:color="auto" w:fill="FFFFFF"/>
        <w:spacing w:before="0" w:beforeAutospacing="0" w:after="255" w:afterAutospacing="0"/>
        <w:jc w:val="both"/>
        <w:rPr>
          <w:color w:val="232121"/>
        </w:rPr>
      </w:pPr>
      <w:r>
        <w:rPr>
          <w:color w:val="232121"/>
        </w:rPr>
        <w:t>Mặt khác, lá bài ám chỉ những chuyến đi sẽ tiếp thêm nhiều năng lượng cho bạn, đôi khi là thay đổi nhà, chỗ ở sẽ tạo nên những ý tưởng mới mẻ. Bạn luôn mong muốn cuộc sống có những thay đổi để tạo sự thú vị, nhưng đôi khi những thay đổi này lại mang đến những điều bạn không hề mong muốn. Bạn nên sống chậm lại, mọi quyết định đều cần thời gian suy ngẫm, sự vội vàng thường dồn mọi chuyện vào bế tắc và sai lầm.</w:t>
      </w:r>
    </w:p>
    <w:p w:rsidR="00B85B0E" w:rsidRDefault="00B85B0E" w:rsidP="004E1184">
      <w:pPr>
        <w:pStyle w:val="Heading1"/>
        <w:shd w:val="clear" w:color="auto" w:fill="FFFFFF"/>
        <w:spacing w:before="0"/>
        <w:jc w:val="center"/>
        <w:rPr>
          <w:rFonts w:ascii="Times New Roman" w:eastAsia="Times New Roman" w:hAnsi="Times New Roman" w:cs="Times New Roman"/>
          <w:b w:val="0"/>
          <w:bCs w:val="0"/>
          <w:color w:val="232121"/>
          <w:sz w:val="24"/>
          <w:szCs w:val="24"/>
        </w:rPr>
      </w:pPr>
    </w:p>
    <w:p w:rsidR="00B85B0E" w:rsidRDefault="00B85B0E" w:rsidP="00B85B0E"/>
    <w:p w:rsidR="007F154E" w:rsidRPr="00B85B0E" w:rsidRDefault="007F154E" w:rsidP="00B85B0E"/>
    <w:p w:rsidR="004E1184" w:rsidRPr="007F154E" w:rsidRDefault="004E1184" w:rsidP="004E1184">
      <w:pPr>
        <w:pStyle w:val="Heading1"/>
        <w:shd w:val="clear" w:color="auto" w:fill="FFFFFF"/>
        <w:spacing w:before="0"/>
        <w:jc w:val="center"/>
        <w:rPr>
          <w:rFonts w:ascii="Arial" w:hAnsi="Arial" w:cs="Arial"/>
          <w:caps/>
          <w:color w:val="D81515"/>
          <w:spacing w:val="15"/>
          <w:sz w:val="26"/>
          <w:szCs w:val="26"/>
        </w:rPr>
      </w:pPr>
      <w:r w:rsidRPr="007F154E">
        <w:rPr>
          <w:rFonts w:ascii="Arial" w:hAnsi="Arial" w:cs="Arial"/>
          <w:caps/>
          <w:color w:val="D81515"/>
          <w:spacing w:val="15"/>
          <w:sz w:val="26"/>
          <w:szCs w:val="26"/>
        </w:rPr>
        <w:lastRenderedPageBreak/>
        <w:t>Ý NGHĨA LÁ BÀI QUEEN OF WANDS – CHINH PHỤC QUYỀN LỰC</w:t>
      </w:r>
    </w:p>
    <w:p w:rsidR="004E1184" w:rsidRDefault="004E1184" w:rsidP="004E1184">
      <w:pPr>
        <w:pStyle w:val="NormalWeb"/>
        <w:shd w:val="clear" w:color="auto" w:fill="FFFFFF"/>
        <w:spacing w:before="0" w:beforeAutospacing="0" w:after="0" w:afterAutospacing="0"/>
        <w:jc w:val="both"/>
        <w:rPr>
          <w:ins w:id="77" w:author="Unknown"/>
          <w:color w:val="232121"/>
        </w:rPr>
      </w:pPr>
      <w:ins w:id="78" w:author="Unknown">
        <w:r>
          <w:rPr>
            <w:color w:val="232121"/>
          </w:rPr>
          <w:fldChar w:fldCharType="begin"/>
        </w:r>
        <w:r>
          <w:rPr>
            <w:color w:val="232121"/>
          </w:rPr>
          <w:instrText xml:space="preserve"> HYPERLINK "https://meozodiac.com/tarot/y-nghia-la-bai-queen-of-wands.html" </w:instrText>
        </w:r>
        <w:r>
          <w:rPr>
            <w:color w:val="232121"/>
          </w:rPr>
          <w:fldChar w:fldCharType="separate"/>
        </w:r>
        <w:r>
          <w:rPr>
            <w:rStyle w:val="Strong"/>
            <w:color w:val="DD3333"/>
          </w:rPr>
          <w:t>Queen of Wands</w:t>
        </w:r>
        <w:r>
          <w:rPr>
            <w:color w:val="232121"/>
          </w:rPr>
          <w:fldChar w:fldCharType="end"/>
        </w:r>
        <w:r>
          <w:rPr>
            <w:color w:val="232121"/>
          </w:rPr>
          <w:t> đại diện cho nữ hoàng quyền lực, tham vọng. Người phụ nữ đang mang tham vọng đạt đến đỉnh cao trong sự nghiệp hoặc làm chủ thế giới của mình. Lá bài ám chỉ những người sống thiên về cảm giác, thông minh và có khả năng lãnh đạo. Khi lá bài xuất hiện có nghĩa bạn đang trên đỉnh cao của sự ham muốn chinh phục thử thách.</w:t>
        </w:r>
      </w:ins>
    </w:p>
    <w:p w:rsidR="004E1184" w:rsidRDefault="004E1184" w:rsidP="004E1184">
      <w:pPr>
        <w:pStyle w:val="NormalWeb"/>
        <w:shd w:val="clear" w:color="auto" w:fill="FFFFFF"/>
        <w:spacing w:before="0" w:beforeAutospacing="0" w:after="255" w:afterAutospacing="0"/>
        <w:jc w:val="both"/>
        <w:rPr>
          <w:color w:val="232121"/>
        </w:rPr>
      </w:pPr>
    </w:p>
    <w:p w:rsidR="004E1184" w:rsidRDefault="004E1184" w:rsidP="00B85B0E">
      <w:pPr>
        <w:pStyle w:val="Heading2"/>
        <w:shd w:val="clear" w:color="auto" w:fill="FFFFFF"/>
        <w:spacing w:before="0" w:beforeAutospacing="0" w:after="255" w:afterAutospacing="0"/>
        <w:rPr>
          <w:rFonts w:ascii="Arial" w:hAnsi="Arial" w:cs="Arial"/>
          <w:color w:val="1063FB"/>
          <w:sz w:val="30"/>
          <w:szCs w:val="30"/>
        </w:rPr>
      </w:pPr>
      <w:r>
        <w:rPr>
          <w:rFonts w:ascii="Arial" w:hAnsi="Arial" w:cs="Arial"/>
          <w:color w:val="1063FB"/>
          <w:sz w:val="30"/>
          <w:szCs w:val="30"/>
        </w:rPr>
        <w:t>Tổng quan lá bài Queen of Wands</w:t>
      </w:r>
    </w:p>
    <w:p w:rsidR="004E1184" w:rsidRDefault="004E1184" w:rsidP="00B85B0E">
      <w:pPr>
        <w:pStyle w:val="NormalWeb"/>
        <w:shd w:val="clear" w:color="auto" w:fill="FFFFFF"/>
        <w:spacing w:before="0" w:beforeAutospacing="0" w:after="255" w:afterAutospacing="0"/>
        <w:jc w:val="both"/>
        <w:rPr>
          <w:color w:val="232121"/>
        </w:rPr>
      </w:pPr>
      <w:r>
        <w:rPr>
          <w:noProof/>
          <w:color w:val="232121"/>
        </w:rPr>
        <w:drawing>
          <wp:inline distT="0" distB="0" distL="0" distR="0" wp14:anchorId="46C9DD5D" wp14:editId="493E0A88">
            <wp:extent cx="1733550" cy="2857500"/>
            <wp:effectExtent l="0" t="0" r="0" b="0"/>
            <wp:docPr id="37" name="Picture 37" descr="https://meozodiac.com/wp-content/uploads/2019/03/queen-of-wands-182x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https://meozodiac.com/wp-content/uploads/2019/03/queen-of-wands-182x300.jp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733550" cy="2857500"/>
                    </a:xfrm>
                    <a:prstGeom prst="rect">
                      <a:avLst/>
                    </a:prstGeom>
                    <a:noFill/>
                    <a:ln>
                      <a:noFill/>
                    </a:ln>
                  </pic:spPr>
                </pic:pic>
              </a:graphicData>
            </a:graphic>
          </wp:inline>
        </w:drawing>
      </w:r>
      <w:r>
        <w:rPr>
          <w:color w:val="232121"/>
        </w:rPr>
        <w:t>[</w:t>
      </w:r>
      <w:hyperlink r:id="rId66" w:history="1">
        <w:r>
          <w:rPr>
            <w:rStyle w:val="Hyperlink"/>
            <w:b/>
            <w:bCs/>
            <w:color w:val="DD3333"/>
          </w:rPr>
          <w:t>Bói bài tarot tình yêu</w:t>
        </w:r>
      </w:hyperlink>
      <w:r>
        <w:rPr>
          <w:color w:val="232121"/>
        </w:rPr>
        <w:t>] </w:t>
      </w:r>
      <w:r>
        <w:rPr>
          <w:rStyle w:val="Strong"/>
          <w:color w:val="232121"/>
        </w:rPr>
        <w:t>Ý nghĩa lá bài Queen of Wands</w:t>
      </w:r>
      <w:r>
        <w:rPr>
          <w:color w:val="232121"/>
        </w:rPr>
        <w:t> đại diện cho đam mê và tham vọng cháy bỏng. Lá bài sẽ mang đến dự đoán chính xác và ăn khớp nhất nếu bạn là nữ. Giai đoạn này bạn đang sở hữu năng lượng dồi dào, bạn khao khát chinh phục các thử thách. Bạn luôn cố gắng cân bằng cảm xúc của mình, trước khi đưa ra bất kỳ phán xét hay quyết định nào bạn đều có sự ngẫm nghĩ kỹ lưỡng.</w:t>
      </w:r>
    </w:p>
    <w:p w:rsidR="004E1184" w:rsidRDefault="004E1184" w:rsidP="00B85B0E">
      <w:pPr>
        <w:pStyle w:val="NormalWeb"/>
        <w:shd w:val="clear" w:color="auto" w:fill="FFFFFF"/>
        <w:spacing w:before="0" w:beforeAutospacing="0" w:after="255" w:afterAutospacing="0"/>
        <w:jc w:val="both"/>
        <w:rPr>
          <w:color w:val="232121"/>
        </w:rPr>
      </w:pPr>
      <w:r>
        <w:rPr>
          <w:color w:val="232121"/>
        </w:rPr>
        <w:t>Bạn đang duy trì một lối sống lành mạnh, có ý thức với việc giữ gìn vóc dáng và sức khỏe. Điều này giúp bạn trở thành người hoàn hảo toàn diện, bạn đang thay đổi theo hướng tích cực. Tuy nhiên, lá bài đưa ra cảnh cáo về việc bạn đang quá tham vọng và độc đoán. Bạn cố gắng kiểm soát mọi thứ, gây ra áp lực cho mọi người xung quanh và chính bản thân mình.</w:t>
      </w:r>
    </w:p>
    <w:p w:rsidR="00930BDE" w:rsidRDefault="004E1184" w:rsidP="00B85B0E">
      <w:pPr>
        <w:pStyle w:val="Heading3"/>
        <w:shd w:val="clear" w:color="auto" w:fill="FFFFFF"/>
        <w:spacing w:before="0" w:beforeAutospacing="0" w:after="255" w:afterAutospacing="0"/>
        <w:rPr>
          <w:rFonts w:ascii="Arial" w:hAnsi="Arial" w:cs="Arial"/>
          <w:color w:val="1063FB"/>
          <w:sz w:val="29"/>
          <w:szCs w:val="29"/>
        </w:rPr>
      </w:pPr>
      <w:r>
        <w:rPr>
          <w:rFonts w:ascii="Arial" w:hAnsi="Arial" w:cs="Arial"/>
          <w:color w:val="1063FB"/>
          <w:sz w:val="29"/>
          <w:szCs w:val="29"/>
        </w:rPr>
        <w:t>Về tình yêu</w:t>
      </w:r>
    </w:p>
    <w:p w:rsidR="004E1184" w:rsidRPr="00B85B0E" w:rsidRDefault="004E1184" w:rsidP="00B85B0E">
      <w:pPr>
        <w:pStyle w:val="Heading3"/>
        <w:shd w:val="clear" w:color="auto" w:fill="FFFFFF"/>
        <w:spacing w:before="0" w:beforeAutospacing="0" w:after="255" w:afterAutospacing="0"/>
        <w:rPr>
          <w:rFonts w:ascii="Arial" w:hAnsi="Arial" w:cs="Arial"/>
          <w:color w:val="1063FB"/>
          <w:sz w:val="24"/>
          <w:szCs w:val="24"/>
        </w:rPr>
      </w:pPr>
      <w:r w:rsidRPr="00B85B0E">
        <w:rPr>
          <w:rStyle w:val="Strong"/>
          <w:color w:val="232121"/>
          <w:sz w:val="24"/>
          <w:szCs w:val="24"/>
        </w:rPr>
        <w:t>Queen of Wands trong tình yêu</w:t>
      </w:r>
      <w:r w:rsidRPr="00B85B0E">
        <w:rPr>
          <w:color w:val="232121"/>
          <w:sz w:val="24"/>
          <w:szCs w:val="24"/>
        </w:rPr>
        <w:t> đưa ra cảnh báo bạn hoặc người ấy đang quá tập trung vào công việc của mình mà lãng quên đối phương. Dù bạn và người ấy không hề cố ý nhưng sự bận rộn từ cả hai khiến mối quan hệ xuất hiện những khoảng trống. Hai bạn khó chia sẻ cảm xúc với nhau, mặt khác một trong hai đang tạo ra áp lực cho người còn lại. Bạn mong muốn đối phương cũng làm những việc tương tự bạn, đạt được những thành tích như bạn khiến người ấy thật sự áp lực.</w:t>
      </w:r>
    </w:p>
    <w:p w:rsidR="004E1184" w:rsidRPr="00B85B0E" w:rsidRDefault="004E1184" w:rsidP="00B85B0E">
      <w:pPr>
        <w:pStyle w:val="NormalWeb"/>
        <w:shd w:val="clear" w:color="auto" w:fill="FFFFFF"/>
        <w:spacing w:before="0" w:beforeAutospacing="0" w:after="255" w:afterAutospacing="0"/>
        <w:jc w:val="both"/>
        <w:rPr>
          <w:color w:val="232121"/>
        </w:rPr>
      </w:pPr>
      <w:r w:rsidRPr="00B85B0E">
        <w:rPr>
          <w:color w:val="232121"/>
        </w:rPr>
        <w:t xml:space="preserve">Lời khuyên từ lá bài Queen of Wands là tình yêu phải xuất phát từ sự cảm thông chia sẻ mới có thể bền lâu. Nếu bạn còn đang độc thân, thì giai đoạn này bạn khá bận rộn, yêu cầu về nửa kia </w:t>
      </w:r>
      <w:r w:rsidRPr="00B85B0E">
        <w:rPr>
          <w:color w:val="232121"/>
        </w:rPr>
        <w:lastRenderedPageBreak/>
        <w:t>khá cao nên bạn vẫn độc thân. Hãy cân nhắc, thoải mái một chút bạn sẽ thấy rất nhiều người phù hợp xung quanh.</w:t>
      </w:r>
    </w:p>
    <w:p w:rsidR="00B85B0E" w:rsidRDefault="004E1184" w:rsidP="00B85B0E">
      <w:pPr>
        <w:pStyle w:val="Heading3"/>
        <w:shd w:val="clear" w:color="auto" w:fill="FFFFFF"/>
        <w:spacing w:before="0" w:beforeAutospacing="0" w:after="255" w:afterAutospacing="0"/>
        <w:rPr>
          <w:rFonts w:ascii="Arial" w:hAnsi="Arial" w:cs="Arial"/>
          <w:color w:val="1063FB"/>
          <w:sz w:val="29"/>
          <w:szCs w:val="29"/>
        </w:rPr>
      </w:pPr>
      <w:r>
        <w:rPr>
          <w:rFonts w:ascii="Arial" w:hAnsi="Arial" w:cs="Arial"/>
          <w:color w:val="1063FB"/>
          <w:sz w:val="29"/>
          <w:szCs w:val="29"/>
        </w:rPr>
        <w:t>Về công việc</w:t>
      </w:r>
    </w:p>
    <w:p w:rsidR="004E1184" w:rsidRPr="00B85B0E" w:rsidRDefault="004E1184" w:rsidP="00B85B0E">
      <w:pPr>
        <w:pStyle w:val="Heading3"/>
        <w:shd w:val="clear" w:color="auto" w:fill="FFFFFF"/>
        <w:spacing w:before="0" w:beforeAutospacing="0" w:after="255" w:afterAutospacing="0"/>
        <w:rPr>
          <w:rFonts w:ascii="Arial" w:hAnsi="Arial" w:cs="Arial"/>
          <w:color w:val="1063FB"/>
          <w:sz w:val="24"/>
          <w:szCs w:val="24"/>
        </w:rPr>
      </w:pPr>
      <w:r w:rsidRPr="00B85B0E">
        <w:rPr>
          <w:color w:val="232121"/>
          <w:sz w:val="24"/>
          <w:szCs w:val="24"/>
        </w:rPr>
        <w:t>Lá bài là tín hiệu tốt với công việc kinh doanh. Bạn sở hữu một trí tuệ thông thái sẽ phát huy tác dụng trong thời gian này, điều này mang về những thành tích đáng tự hào. Bạn có trách nhiệm và giữ thái độ nghiêm túc đối với việc mình làm, khả năng cạnh tranh của bạn cũng khá tốt. Giai đoạn này, mọi sức mạnh nội tại sẽ được phát huy mạnh mẽ.</w:t>
      </w:r>
    </w:p>
    <w:p w:rsidR="004E1184" w:rsidRPr="00B85B0E" w:rsidRDefault="004E1184" w:rsidP="00B85B0E">
      <w:pPr>
        <w:pStyle w:val="NormalWeb"/>
        <w:shd w:val="clear" w:color="auto" w:fill="FFFFFF"/>
        <w:spacing w:before="0" w:beforeAutospacing="0" w:after="255" w:afterAutospacing="0"/>
        <w:jc w:val="both"/>
        <w:rPr>
          <w:color w:val="232121"/>
        </w:rPr>
      </w:pPr>
      <w:r w:rsidRPr="00B85B0E">
        <w:rPr>
          <w:color w:val="232121"/>
        </w:rPr>
        <w:t>Tuy nhiên, một số trường hợp Queen of Wands xuất hiện dưới dạng tiêu cực. Cụ thể, lúc này bạn đang quá tập trung vào một vấn đề và luôn bị thúc giục. Thời điểm này, một số vấn đề rắc rối xoay quanh công việc có thể đến bất ngờ gây khó khăn cho bạn. Bạn đang phải chịu một áp lực công việc lớn, điều này giúp bạn khai phá những năng lực tiềm ẩn nhưng cũng dễ khiến bạn gục ngã</w:t>
      </w:r>
    </w:p>
    <w:p w:rsidR="004E1184" w:rsidRDefault="004E1184" w:rsidP="00B85B0E">
      <w:pPr>
        <w:pStyle w:val="Heading3"/>
        <w:shd w:val="clear" w:color="auto" w:fill="FFFFFF"/>
        <w:spacing w:before="0" w:beforeAutospacing="0" w:after="255" w:afterAutospacing="0"/>
        <w:rPr>
          <w:rFonts w:ascii="Arial" w:hAnsi="Arial" w:cs="Arial"/>
          <w:color w:val="1063FB"/>
          <w:sz w:val="29"/>
          <w:szCs w:val="29"/>
        </w:rPr>
      </w:pPr>
      <w:r>
        <w:rPr>
          <w:rFonts w:ascii="Arial" w:hAnsi="Arial" w:cs="Arial"/>
          <w:color w:val="1063FB"/>
          <w:sz w:val="29"/>
          <w:szCs w:val="29"/>
        </w:rPr>
        <w:t>Về tiền bạc</w:t>
      </w:r>
    </w:p>
    <w:p w:rsidR="00B85B0E" w:rsidRDefault="004E1184" w:rsidP="00B85B0E">
      <w:pPr>
        <w:pStyle w:val="NormalWeb"/>
        <w:shd w:val="clear" w:color="auto" w:fill="FFFFFF"/>
        <w:spacing w:before="0" w:beforeAutospacing="0" w:after="255" w:afterAutospacing="0"/>
        <w:jc w:val="both"/>
        <w:rPr>
          <w:color w:val="232121"/>
        </w:rPr>
      </w:pPr>
      <w:r>
        <w:rPr>
          <w:color w:val="232121"/>
        </w:rPr>
        <w:t>Đây là giai đoạn bạn sẽ phải đối mặt với một vài rắc rối về mặt tài chính. Cụ thể, những cơ hội kinh doanh đến khá bất ngờ nhưng lại mang nhiều rủi ro về mặt tiền bạc. Hãy cân nhắc thật kỹ trước khi quyết định nên đầu tư hay cho vay mượn, đây không phải thời điểm lý tưởng để mạo hiểm. Lá bài Queen of Wands cho rằng bạn nên xử lý tất cả các vấn đề liên quan tới tiền bạc một cách khách quan, tránh để tình cảm riêng ảnh hưởng đến vấn đề vay mượn và đầu tư.</w:t>
      </w:r>
    </w:p>
    <w:p w:rsidR="004E1184" w:rsidRPr="00B85B0E" w:rsidRDefault="004E1184" w:rsidP="00B85B0E">
      <w:pPr>
        <w:pStyle w:val="NormalWeb"/>
        <w:shd w:val="clear" w:color="auto" w:fill="FFFFFF"/>
        <w:spacing w:before="0" w:beforeAutospacing="0" w:after="255" w:afterAutospacing="0"/>
        <w:jc w:val="both"/>
        <w:rPr>
          <w:b/>
          <w:color w:val="232121"/>
        </w:rPr>
      </w:pPr>
      <w:r w:rsidRPr="00B85B0E">
        <w:rPr>
          <w:rFonts w:ascii="Arial" w:hAnsi="Arial" w:cs="Arial"/>
          <w:b/>
          <w:color w:val="1063FB"/>
          <w:sz w:val="29"/>
          <w:szCs w:val="29"/>
        </w:rPr>
        <w:t>Về sức khỏe</w:t>
      </w:r>
    </w:p>
    <w:p w:rsidR="004E1184" w:rsidRDefault="004E1184" w:rsidP="00B85B0E">
      <w:pPr>
        <w:pStyle w:val="NormalWeb"/>
        <w:shd w:val="clear" w:color="auto" w:fill="FFFFFF"/>
        <w:spacing w:before="0" w:beforeAutospacing="0" w:after="255" w:afterAutospacing="0"/>
        <w:jc w:val="both"/>
        <w:rPr>
          <w:color w:val="232121"/>
        </w:rPr>
      </w:pPr>
      <w:r>
        <w:rPr>
          <w:color w:val="232121"/>
        </w:rPr>
        <w:t>Queen of Wands thông báo rằng giai đoạn này bạn sẽ gặp vấn đề về mặt sức khỏe. Sự tập trung cao độ cho công việc cùng sự tận tâm trong bất kỳ dự án nào được giao khiến thời gian dành cho bản thân bị hạn hẹp. Một vài sự cố về tiền bạc và sự căng thẳng trong mối quan hệ tình cảm khiến bạn mệt mỏi. Bạn sẽ trải qua vài biến cố ảnh hưởng đến sức khỏe, nên nghỉ ngơi để thư giãn. Không nên dùng bất kỳ loại thuốc nào không rõ nguồn gốc mà không có sự chỉ dẫn của bác sĩ. Hãy từ bỏ các thói quen xấu đang gây hại cho sức khỏe của bạn.</w:t>
      </w:r>
    </w:p>
    <w:p w:rsidR="004E1184" w:rsidRDefault="004E1184" w:rsidP="00B85B0E">
      <w:pPr>
        <w:pStyle w:val="Heading2"/>
        <w:shd w:val="clear" w:color="auto" w:fill="FFFFFF"/>
        <w:spacing w:before="0" w:beforeAutospacing="0" w:after="255" w:afterAutospacing="0"/>
        <w:rPr>
          <w:rFonts w:ascii="Arial" w:hAnsi="Arial" w:cs="Arial"/>
          <w:color w:val="1063FB"/>
          <w:sz w:val="30"/>
          <w:szCs w:val="30"/>
        </w:rPr>
      </w:pPr>
      <w:r>
        <w:rPr>
          <w:rFonts w:ascii="Arial" w:hAnsi="Arial" w:cs="Arial"/>
          <w:color w:val="1063FB"/>
          <w:sz w:val="30"/>
          <w:szCs w:val="30"/>
        </w:rPr>
        <w:t>Ý nghĩa lá bài Queen of Wands xuôi</w:t>
      </w:r>
    </w:p>
    <w:p w:rsidR="00B85B0E" w:rsidRDefault="004E1184" w:rsidP="00B85B0E">
      <w:pPr>
        <w:pStyle w:val="NormalWeb"/>
        <w:shd w:val="clear" w:color="auto" w:fill="FFFFFF"/>
        <w:spacing w:before="0" w:beforeAutospacing="0" w:after="255" w:afterAutospacing="0"/>
        <w:jc w:val="both"/>
        <w:rPr>
          <w:color w:val="232121"/>
        </w:rPr>
      </w:pPr>
      <w:r>
        <w:rPr>
          <w:color w:val="232121"/>
        </w:rPr>
        <w:t>Hình ảnh lá bài mô tả người phụ nữ ngồi trên ngai vàng với sự kiêu hãnh, tay cô ấy cầm một bông hướng dương đại diện cho sự hạnh phúc và thỏa mãn. Lá bài thể hiện cho sự mạnh mẽ, lý trí, thông tuệ của người nữ hoàng.</w:t>
      </w:r>
    </w:p>
    <w:p w:rsidR="0072364D" w:rsidRDefault="004E1184" w:rsidP="0072364D">
      <w:pPr>
        <w:pStyle w:val="NormalWeb"/>
        <w:shd w:val="clear" w:color="auto" w:fill="FFFFFF"/>
        <w:spacing w:before="0" w:beforeAutospacing="0" w:after="255" w:afterAutospacing="0"/>
        <w:jc w:val="both"/>
        <w:rPr>
          <w:color w:val="232121"/>
        </w:rPr>
      </w:pPr>
      <w:r>
        <w:rPr>
          <w:rStyle w:val="Strong"/>
          <w:color w:val="232121"/>
        </w:rPr>
        <w:t>Lá bài Queen of Wands xuôi</w:t>
      </w:r>
      <w:r>
        <w:rPr>
          <w:color w:val="232121"/>
        </w:rPr>
        <w:t> thông báo bạn đang rất can đảm và thông minh trong việc xử lý các vấn đề rắc rối. Bạn gặp những thành công trong công việc. Nếu bạn vẫn loay hoay tìm việc lá bài dự đoán sẽ có một người phụ nữ ảnh hưởng trực tiếp tới sự nghiệp của bạn sắp xuất hiện. Đôi khi đó là người sếp nữ nhìn thấy khả năng của bạn và tạo cho bạn nhiều cơ hội phát triển. Mặt khác, lá bài ám chỉ bạn sở hữu một tham vọng cháy bỏng muốn thành công, bạn có phẩm chất của nhà lãnh đạo và biết n</w:t>
      </w:r>
      <w:r w:rsidR="0072364D">
        <w:rPr>
          <w:color w:val="232121"/>
        </w:rPr>
        <w:t>hìn nhận mọi thứ một cách logic.</w:t>
      </w:r>
    </w:p>
    <w:p w:rsidR="00C92801" w:rsidRPr="0072364D" w:rsidRDefault="00C92801" w:rsidP="0072364D">
      <w:pPr>
        <w:pStyle w:val="NormalWeb"/>
        <w:shd w:val="clear" w:color="auto" w:fill="FFFFFF"/>
        <w:spacing w:before="0" w:beforeAutospacing="0" w:after="255" w:afterAutospacing="0"/>
        <w:jc w:val="both"/>
        <w:rPr>
          <w:color w:val="232121"/>
        </w:rPr>
      </w:pPr>
      <w:r>
        <w:rPr>
          <w:rFonts w:ascii="Arial" w:hAnsi="Arial" w:cs="Arial"/>
          <w:caps/>
          <w:color w:val="D81515"/>
          <w:spacing w:val="15"/>
          <w:sz w:val="30"/>
          <w:szCs w:val="30"/>
        </w:rPr>
        <w:lastRenderedPageBreak/>
        <w:t>Ý NGHĨA LÁ BÀI KING OF WANDS – LÃNH ĐẠO THÔNG THÁI</w:t>
      </w:r>
    </w:p>
    <w:p w:rsidR="00C92801" w:rsidRDefault="00C92801" w:rsidP="00C92801">
      <w:pPr>
        <w:pStyle w:val="NormalWeb"/>
        <w:shd w:val="clear" w:color="auto" w:fill="FFFFFF"/>
        <w:spacing w:before="0" w:beforeAutospacing="0" w:after="0" w:afterAutospacing="0"/>
        <w:jc w:val="both"/>
        <w:rPr>
          <w:ins w:id="79" w:author="Unknown"/>
          <w:color w:val="232121"/>
        </w:rPr>
      </w:pPr>
      <w:ins w:id="80" w:author="Unknown">
        <w:r>
          <w:rPr>
            <w:color w:val="232121"/>
          </w:rPr>
          <w:fldChar w:fldCharType="begin"/>
        </w:r>
        <w:r>
          <w:rPr>
            <w:color w:val="232121"/>
          </w:rPr>
          <w:instrText xml:space="preserve"> HYPERLINK "https://meozodiac.com/tarot/y-nghia-la-bai-king-of-wands.html" </w:instrText>
        </w:r>
        <w:r>
          <w:rPr>
            <w:color w:val="232121"/>
          </w:rPr>
          <w:fldChar w:fldCharType="separate"/>
        </w:r>
        <w:r>
          <w:rPr>
            <w:rStyle w:val="Strong"/>
            <w:color w:val="DD3333"/>
          </w:rPr>
          <w:t>Lá bài King of Wands</w:t>
        </w:r>
        <w:r>
          <w:rPr>
            <w:color w:val="232121"/>
          </w:rPr>
          <w:fldChar w:fldCharType="end"/>
        </w:r>
        <w:r>
          <w:rPr>
            <w:color w:val="232121"/>
          </w:rPr>
          <w:t> có thể đại diện cho chính bạn nếu bạn là nam hoặc một người đàn ông quan trọng với cuộc đời bạn. Khi lá bài xuất hiện, bạn đang sở hữu nguồn năng lượng tích cực, sự lãnh đạo và thông thái. Nếu bạn là nữ thì bạn sẽ sớm nhận được một lời tư vấn có ích từ một người đàn ông có ảnh hưởng, đó có thể là cấp trên, bạn trai hoặc bố của bạn.</w:t>
        </w:r>
      </w:ins>
    </w:p>
    <w:p w:rsidR="00C92801" w:rsidRDefault="00C92801" w:rsidP="004E1184">
      <w:pPr>
        <w:pStyle w:val="NormalWeb"/>
        <w:shd w:val="clear" w:color="auto" w:fill="FFFFFF"/>
        <w:spacing w:before="0" w:beforeAutospacing="0" w:after="255" w:afterAutospacing="0"/>
        <w:jc w:val="both"/>
        <w:rPr>
          <w:color w:val="232121"/>
        </w:rPr>
      </w:pPr>
    </w:p>
    <w:p w:rsidR="00C92801" w:rsidRDefault="00C92801" w:rsidP="00C92801">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Tổng quan về lá bài King of Wands</w:t>
      </w:r>
    </w:p>
    <w:p w:rsidR="00C92801" w:rsidRDefault="00C92801" w:rsidP="00C92801">
      <w:pPr>
        <w:pStyle w:val="NormalWeb"/>
        <w:shd w:val="clear" w:color="auto" w:fill="FFFFFF"/>
        <w:spacing w:before="0" w:beforeAutospacing="0" w:after="255" w:afterAutospacing="0"/>
        <w:jc w:val="both"/>
        <w:rPr>
          <w:color w:val="232121"/>
        </w:rPr>
      </w:pPr>
      <w:r>
        <w:rPr>
          <w:noProof/>
          <w:color w:val="232121"/>
        </w:rPr>
        <w:drawing>
          <wp:inline distT="0" distB="0" distL="0" distR="0" wp14:anchorId="25DCD10D" wp14:editId="234CA615">
            <wp:extent cx="1733550" cy="2857500"/>
            <wp:effectExtent l="0" t="0" r="0" b="0"/>
            <wp:docPr id="38" name="Picture 38" descr="https://meozodiac.com/wp-content/uploads/2019/03/king-of-wands-182x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https://meozodiac.com/wp-content/uploads/2019/03/king-of-wands-182x300.jpg"/>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733550" cy="2857500"/>
                    </a:xfrm>
                    <a:prstGeom prst="rect">
                      <a:avLst/>
                    </a:prstGeom>
                    <a:noFill/>
                    <a:ln>
                      <a:noFill/>
                    </a:ln>
                  </pic:spPr>
                </pic:pic>
              </a:graphicData>
            </a:graphic>
          </wp:inline>
        </w:drawing>
      </w:r>
    </w:p>
    <w:p w:rsidR="00C92801" w:rsidRDefault="00C92801" w:rsidP="00C92801">
      <w:pPr>
        <w:pStyle w:val="NormalWeb"/>
        <w:shd w:val="clear" w:color="auto" w:fill="FFFFFF"/>
        <w:spacing w:before="0" w:beforeAutospacing="0" w:after="0" w:afterAutospacing="0"/>
        <w:jc w:val="both"/>
        <w:rPr>
          <w:color w:val="232121"/>
        </w:rPr>
      </w:pPr>
      <w:r>
        <w:rPr>
          <w:color w:val="232121"/>
        </w:rPr>
        <w:t>[</w:t>
      </w:r>
      <w:hyperlink r:id="rId68" w:history="1">
        <w:r>
          <w:rPr>
            <w:rStyle w:val="Hyperlink"/>
            <w:b/>
            <w:bCs/>
            <w:color w:val="DD3333"/>
          </w:rPr>
          <w:t>Xem bói tarot online</w:t>
        </w:r>
      </w:hyperlink>
      <w:r>
        <w:rPr>
          <w:color w:val="232121"/>
        </w:rPr>
        <w:t>] </w:t>
      </w:r>
      <w:r>
        <w:rPr>
          <w:rStyle w:val="Strong"/>
          <w:color w:val="232121"/>
        </w:rPr>
        <w:t>Ý nghĩa lá bài King of Wands</w:t>
      </w:r>
      <w:r>
        <w:rPr>
          <w:color w:val="232121"/>
        </w:rPr>
        <w:t> dự báo cho niềm đam mê mạnh mẽ. Bạn tràn đầy tự tin và mong muốn trở thành trung tâm của sự chú ý. Lá bài đại diện cho người đàn ông quyền lực, giàu có và uy nghiêm.</w:t>
      </w:r>
    </w:p>
    <w:p w:rsidR="00C92801" w:rsidRDefault="00C92801" w:rsidP="00C92801">
      <w:pPr>
        <w:pStyle w:val="NormalWeb"/>
        <w:shd w:val="clear" w:color="auto" w:fill="FFFFFF"/>
        <w:spacing w:before="0" w:beforeAutospacing="0" w:after="255" w:afterAutospacing="0"/>
        <w:jc w:val="both"/>
        <w:rPr>
          <w:color w:val="232121"/>
        </w:rPr>
      </w:pPr>
      <w:r>
        <w:rPr>
          <w:color w:val="232121"/>
        </w:rPr>
        <w:t>Lá bài thể hiện sự sáng tạo và thông minh nơi bạn, bạn có nhiều ý tưởng hay ho cho công việc, bạn còn sở hữu những sức mạnh có thể xoay chuyển các tình huống. Bạn rất chắc chắn vào niềm tin của mình và sẽ tranh đấu đến cùng để bảo vệ nó. Điều này vừa tốt vừa xấu, bạn sở hữu chính kiến của riêng mình và bảo vệ quan điểm của mình nhưng vô tình trở thành người độc đoán.</w:t>
      </w:r>
    </w:p>
    <w:p w:rsidR="00C92801" w:rsidRDefault="00C92801" w:rsidP="00C92801">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tình yêu</w:t>
      </w:r>
    </w:p>
    <w:p w:rsidR="00C92801" w:rsidRDefault="00C92801" w:rsidP="00C92801">
      <w:pPr>
        <w:pStyle w:val="NormalWeb"/>
        <w:shd w:val="clear" w:color="auto" w:fill="FFFFFF"/>
        <w:spacing w:before="0" w:beforeAutospacing="0" w:after="0" w:afterAutospacing="0"/>
        <w:jc w:val="both"/>
        <w:rPr>
          <w:color w:val="232121"/>
        </w:rPr>
      </w:pPr>
      <w:r>
        <w:rPr>
          <w:color w:val="232121"/>
        </w:rPr>
        <w:t>Đây là giai đoạn lý tưởng để khởi đầu và xây dựng mối quan hệ tình cảm mới. Nếu bạn còn đang độc thân thì đừng ngần ngại bắt đầu một cuộc tình mới, bạn sẽ tìm thấy nhiều điều thú vị từ người ấy. Trường hợp bạn đã có một mối quan hệ lâu dài, </w:t>
      </w:r>
      <w:r>
        <w:rPr>
          <w:rStyle w:val="Strong"/>
          <w:color w:val="232121"/>
        </w:rPr>
        <w:t>lá bài King of Wands trong tình yêu</w:t>
      </w:r>
      <w:r>
        <w:rPr>
          <w:color w:val="232121"/>
        </w:rPr>
        <w:t> thể hiện mối quan hệ đang bền chặt và hạnh phúc nhờ khả năng cân bằng và sự nghiêm túc của cả hai, hai bạn sẽ trải qua giai đoạn ngọt ngào trong tình yêu.</w:t>
      </w:r>
    </w:p>
    <w:p w:rsidR="00C92801" w:rsidRDefault="00C92801" w:rsidP="00C92801">
      <w:pPr>
        <w:pStyle w:val="NormalWeb"/>
        <w:shd w:val="clear" w:color="auto" w:fill="FFFFFF"/>
        <w:spacing w:before="0" w:beforeAutospacing="0" w:after="255" w:afterAutospacing="0"/>
        <w:jc w:val="both"/>
        <w:rPr>
          <w:color w:val="232121"/>
        </w:rPr>
      </w:pPr>
      <w:r>
        <w:rPr>
          <w:color w:val="232121"/>
        </w:rPr>
        <w:t>Tuy nhiên, về mặt tiêu cực lá bài khuyên cả hai nên tránh xa những cuộc cãi vã. Những lời trách móc khi cãi vã có thể gây ra những tổn thương tinh thần nghiêm trọng cho một trong hai bạn. Hãy duy trì mối quan hệ dựa trên sự tôn trọng lẫn nhau.</w:t>
      </w:r>
    </w:p>
    <w:p w:rsidR="00C92801" w:rsidRDefault="00C92801" w:rsidP="00C92801">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lastRenderedPageBreak/>
        <w:t>Về công việc</w:t>
      </w:r>
    </w:p>
    <w:p w:rsidR="00C92801" w:rsidRDefault="00C92801" w:rsidP="00C92801">
      <w:pPr>
        <w:pStyle w:val="NormalWeb"/>
        <w:shd w:val="clear" w:color="auto" w:fill="FFFFFF"/>
        <w:spacing w:before="0" w:beforeAutospacing="0" w:after="255" w:afterAutospacing="0"/>
        <w:jc w:val="both"/>
        <w:rPr>
          <w:color w:val="232121"/>
        </w:rPr>
      </w:pPr>
      <w:r>
        <w:rPr>
          <w:color w:val="232121"/>
        </w:rPr>
        <w:t>Bạn sẽ hoàn thành tốt tất cả nhiệm vụ được cấp trên giao phó một cách suôn sẻ trong giai đoạn này. Nhờ sở hữu khả năng làm việc linh hoạt và khôn khéo khiến bạn nhanh chóng đạt đến đỉnh cao trong sự nghiệp và nhận được ánh mắt ngưỡng mộ từ người khác.</w:t>
      </w:r>
    </w:p>
    <w:p w:rsidR="00C92801" w:rsidRDefault="00C92801" w:rsidP="00C92801">
      <w:pPr>
        <w:pStyle w:val="NormalWeb"/>
        <w:shd w:val="clear" w:color="auto" w:fill="FFFFFF"/>
        <w:spacing w:before="0" w:beforeAutospacing="0" w:after="0" w:afterAutospacing="0"/>
        <w:jc w:val="both"/>
        <w:rPr>
          <w:color w:val="232121"/>
        </w:rPr>
      </w:pPr>
      <w:r>
        <w:rPr>
          <w:color w:val="232121"/>
        </w:rPr>
        <w:t>Mặt khác, </w:t>
      </w:r>
      <w:r>
        <w:rPr>
          <w:rStyle w:val="Strong"/>
          <w:color w:val="232121"/>
        </w:rPr>
        <w:t>lá bài King of Wands</w:t>
      </w:r>
      <w:r>
        <w:rPr>
          <w:color w:val="232121"/>
        </w:rPr>
        <w:t> thể hiện sự độc đoán và chuyên quyền trong cách làm việc của bạn. Tâm trí bạn xuất hiện những ảo tưởng rằng mình là trung tâm, bạn không chia sẻ vấn đề mình gặp phải với bất kỳ ai nhưng bạn lại không thể giải quyết chúng một mình. Vì vậy, những mục tiêu ban đầu dần trở thành gánh nặng cho bạn. Lời khuyên là hãy cởi mở hơn, bớt độc đoán hơn, điều này sẽ giúp bạn làm việc năng suất và thoải mái hơn.</w:t>
      </w:r>
    </w:p>
    <w:p w:rsidR="00930BDE" w:rsidRDefault="00930BDE" w:rsidP="00C92801">
      <w:pPr>
        <w:pStyle w:val="NormalWeb"/>
        <w:shd w:val="clear" w:color="auto" w:fill="FFFFFF"/>
        <w:spacing w:before="0" w:beforeAutospacing="0" w:after="0" w:afterAutospacing="0"/>
        <w:jc w:val="both"/>
        <w:rPr>
          <w:color w:val="232121"/>
        </w:rPr>
      </w:pPr>
    </w:p>
    <w:p w:rsidR="00C92801" w:rsidRDefault="00C92801" w:rsidP="00C92801">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tiền bạc</w:t>
      </w:r>
    </w:p>
    <w:p w:rsidR="00C92801" w:rsidRDefault="00C92801" w:rsidP="00C92801">
      <w:pPr>
        <w:pStyle w:val="NormalWeb"/>
        <w:shd w:val="clear" w:color="auto" w:fill="FFFFFF"/>
        <w:spacing w:before="0" w:beforeAutospacing="0" w:after="0" w:afterAutospacing="0"/>
        <w:jc w:val="both"/>
        <w:rPr>
          <w:color w:val="232121"/>
        </w:rPr>
      </w:pPr>
      <w:r>
        <w:rPr>
          <w:color w:val="232121"/>
        </w:rPr>
        <w:t>Giai đoạn này, một vài sự biến động về tài chính sẽ đến, biến động này xấu hay tốt còn tùy thuộc vào nhiều yếu tố. Lời khuyên là nên chi tiêu điều độ, để dành riêng một phần tiền để phòng trường hợp bất ngờ xảy ra. Ngoài ra, </w:t>
      </w:r>
      <w:r>
        <w:rPr>
          <w:rStyle w:val="Strong"/>
          <w:color w:val="232121"/>
        </w:rPr>
        <w:t>King of Wands mang ý nghĩa</w:t>
      </w:r>
      <w:r>
        <w:rPr>
          <w:color w:val="232121"/>
        </w:rPr>
        <w:t> bạn sẽ nhận được giúp đỡ về mặt tài chính từ một người đàn ông, người đó có thể là bố hoặc bạn trai đôi khi là cấp trên của bạn.</w:t>
      </w:r>
    </w:p>
    <w:p w:rsidR="00930BDE" w:rsidRDefault="00930BDE" w:rsidP="00C92801">
      <w:pPr>
        <w:pStyle w:val="NormalWeb"/>
        <w:shd w:val="clear" w:color="auto" w:fill="FFFFFF"/>
        <w:spacing w:before="0" w:beforeAutospacing="0" w:after="0" w:afterAutospacing="0"/>
        <w:jc w:val="both"/>
        <w:rPr>
          <w:color w:val="232121"/>
        </w:rPr>
      </w:pPr>
    </w:p>
    <w:p w:rsidR="00C92801" w:rsidRDefault="00C92801" w:rsidP="00C92801">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sức khỏe</w:t>
      </w:r>
    </w:p>
    <w:p w:rsidR="00C92801" w:rsidRDefault="00C92801" w:rsidP="00C92801">
      <w:pPr>
        <w:pStyle w:val="NormalWeb"/>
        <w:shd w:val="clear" w:color="auto" w:fill="FFFFFF"/>
        <w:spacing w:before="0" w:beforeAutospacing="0" w:after="255" w:afterAutospacing="0"/>
        <w:jc w:val="both"/>
        <w:rPr>
          <w:color w:val="232121"/>
        </w:rPr>
      </w:pPr>
      <w:r>
        <w:rPr>
          <w:color w:val="232121"/>
        </w:rPr>
        <w:t>King of Wands cảnh báo một vài vấn đề về sức khỏe liên quan tới việc ăn uống sẽ xảy ra. Bạn nên cẩn thận hết sức với thói quen ăn uống hiện tại, hạn chế ăn những thực phẩm lạ hoặc có nguồn gốc không rõ ràng. Giai đoạn này, bạn có thể bị ngộ độc thực phẩm hoặc xảy ra một số vấn đề về tiêu hóa, hãy đi kiểm tra sức khỏe định kỳ. Ngoài ra, nên giữ thói quen sinh hoạt lành mạnh, tránh các áp lực, ăn uống đúng đủ bữa để duy trì sức khỏe tốt nhất.</w:t>
      </w:r>
    </w:p>
    <w:p w:rsidR="00C92801" w:rsidRDefault="00C92801" w:rsidP="00C92801">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Ý nghĩa lá bài King of Wands xuôi</w:t>
      </w:r>
    </w:p>
    <w:p w:rsidR="00C92801" w:rsidRDefault="00C92801" w:rsidP="00C92801">
      <w:pPr>
        <w:pStyle w:val="NormalWeb"/>
        <w:shd w:val="clear" w:color="auto" w:fill="FFFFFF"/>
        <w:spacing w:before="0" w:beforeAutospacing="0" w:after="0" w:afterAutospacing="0"/>
        <w:jc w:val="both"/>
        <w:rPr>
          <w:color w:val="232121"/>
        </w:rPr>
      </w:pPr>
      <w:r>
        <w:rPr>
          <w:rStyle w:val="Strong"/>
          <w:color w:val="232121"/>
        </w:rPr>
        <w:t>Lá bài King of Wands xuôi</w:t>
      </w:r>
      <w:r>
        <w:rPr>
          <w:color w:val="232121"/>
        </w:rPr>
        <w:t> mô tả một vị vua tay cầm một cây đũa phép đang đâm chồi nảy nở đại diện cho sự sáng tạo và niềm đam mê. Ngai vàng và họa tiết trên áo vị vua đều là các con vật dũng mãnh, sức mạnh như sư tử, lửa. Lá bài ám chỉ sự sáng tạo bẩm sinh cùng khả năng lãnh đạo toát lên từ vị vua, một khi có mục tiêu và xác định được hướng đi mọi quyết định sẽ đem lại thành công.</w:t>
      </w:r>
    </w:p>
    <w:p w:rsidR="00274FF0" w:rsidRDefault="00274FF0" w:rsidP="00C92801">
      <w:pPr>
        <w:pStyle w:val="NormalWeb"/>
        <w:shd w:val="clear" w:color="auto" w:fill="FFFFFF"/>
        <w:spacing w:before="0" w:beforeAutospacing="0" w:after="0" w:afterAutospacing="0"/>
        <w:jc w:val="both"/>
        <w:rPr>
          <w:color w:val="232121"/>
        </w:rPr>
      </w:pPr>
    </w:p>
    <w:p w:rsidR="00C92801" w:rsidRDefault="00C92801" w:rsidP="00C92801">
      <w:pPr>
        <w:pStyle w:val="NormalWeb"/>
        <w:shd w:val="clear" w:color="auto" w:fill="FFFFFF"/>
        <w:spacing w:before="0" w:beforeAutospacing="0" w:after="255" w:afterAutospacing="0"/>
        <w:jc w:val="both"/>
        <w:rPr>
          <w:color w:val="232121"/>
        </w:rPr>
      </w:pPr>
      <w:r>
        <w:rPr>
          <w:color w:val="232121"/>
        </w:rPr>
        <w:t>Lá bài xuôi thể hiện bạn là một người thông minh, bản lĩnh, bạn đang đạt được những thành công trong sự nghiệp của mình, đây là thời kỳ nở rộ của cơ hội và thành công. Bạn mong đợi được đối mặt với nhiều thử thách và chinh phục chúng.</w:t>
      </w:r>
    </w:p>
    <w:p w:rsidR="00C92801" w:rsidRDefault="00C92801" w:rsidP="004E1184">
      <w:pPr>
        <w:pStyle w:val="NormalWeb"/>
        <w:shd w:val="clear" w:color="auto" w:fill="FFFFFF"/>
        <w:spacing w:before="0" w:beforeAutospacing="0" w:after="255" w:afterAutospacing="0"/>
        <w:jc w:val="both"/>
        <w:rPr>
          <w:color w:val="232121"/>
        </w:rPr>
      </w:pPr>
    </w:p>
    <w:p w:rsidR="004E1184" w:rsidRDefault="004E1184"/>
    <w:p w:rsidR="007071B0" w:rsidRDefault="007071B0"/>
    <w:p w:rsidR="007071B0" w:rsidRDefault="007071B0"/>
    <w:p w:rsidR="007071B0" w:rsidRDefault="007071B0" w:rsidP="007071B0">
      <w:pPr>
        <w:pStyle w:val="Heading1"/>
        <w:shd w:val="clear" w:color="auto" w:fill="FFFFFF"/>
        <w:spacing w:before="0"/>
        <w:jc w:val="center"/>
        <w:rPr>
          <w:rFonts w:ascii="Arial" w:hAnsi="Arial" w:cs="Arial"/>
          <w:caps/>
          <w:color w:val="D81515"/>
          <w:spacing w:val="15"/>
          <w:sz w:val="30"/>
          <w:szCs w:val="30"/>
        </w:rPr>
      </w:pPr>
      <w:r>
        <w:rPr>
          <w:rFonts w:ascii="Arial" w:hAnsi="Arial" w:cs="Arial"/>
          <w:caps/>
          <w:color w:val="D81515"/>
          <w:spacing w:val="15"/>
          <w:sz w:val="30"/>
          <w:szCs w:val="30"/>
        </w:rPr>
        <w:lastRenderedPageBreak/>
        <w:t>Ý NGHĨA LÁ BÀI ACE OF CUPS – KHỞI ĐẦU TÌNH YÊU</w:t>
      </w:r>
    </w:p>
    <w:p w:rsidR="007071B0" w:rsidRDefault="007071B0" w:rsidP="007071B0">
      <w:pPr>
        <w:pStyle w:val="NormalWeb"/>
        <w:shd w:val="clear" w:color="auto" w:fill="FFFFFF"/>
        <w:spacing w:before="0" w:beforeAutospacing="0" w:after="0" w:afterAutospacing="0"/>
        <w:jc w:val="both"/>
        <w:rPr>
          <w:ins w:id="81" w:author="Unknown"/>
          <w:color w:val="232121"/>
        </w:rPr>
      </w:pPr>
      <w:ins w:id="82" w:author="Unknown">
        <w:r>
          <w:rPr>
            <w:color w:val="232121"/>
          </w:rPr>
          <w:fldChar w:fldCharType="begin"/>
        </w:r>
        <w:r>
          <w:rPr>
            <w:color w:val="232121"/>
          </w:rPr>
          <w:instrText xml:space="preserve"> HYPERLINK "https://meozodiac.com/tarot/y-nghia-la-bai-ace-of-cups.html" </w:instrText>
        </w:r>
        <w:r>
          <w:rPr>
            <w:color w:val="232121"/>
          </w:rPr>
          <w:fldChar w:fldCharType="separate"/>
        </w:r>
        <w:r>
          <w:rPr>
            <w:rStyle w:val="Strong"/>
            <w:color w:val="DD3333"/>
          </w:rPr>
          <w:t>Lá bài Ace of Cups</w:t>
        </w:r>
        <w:r>
          <w:rPr>
            <w:color w:val="232121"/>
          </w:rPr>
          <w:fldChar w:fldCharType="end"/>
        </w:r>
        <w:r>
          <w:rPr>
            <w:color w:val="232121"/>
          </w:rPr>
          <w:t> đại diện cho sự khởi đầu của tình yêu, tình yêu xuất hiện trong lá bài là thứ tình cảm trong sáng thuần khiết. Lá bài thường xuất hiện khi bạn muốn bắt đầu một mối quan hệ tình cảm. Giai đoạn này cuộc sống của bạn sẽ có nhiều tình yêu thương và hạnh phúc cùng sự thỏa mãn.</w:t>
        </w:r>
      </w:ins>
    </w:p>
    <w:p w:rsidR="007071B0" w:rsidRDefault="007071B0"/>
    <w:p w:rsidR="007071B0" w:rsidRDefault="007071B0" w:rsidP="007071B0">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Tổng quan về lá bài Ace of Cups</w:t>
      </w:r>
    </w:p>
    <w:p w:rsidR="007071B0" w:rsidRDefault="007071B0" w:rsidP="007071B0">
      <w:pPr>
        <w:pStyle w:val="NormalWeb"/>
        <w:shd w:val="clear" w:color="auto" w:fill="FFFFFF"/>
        <w:spacing w:before="0" w:beforeAutospacing="0" w:after="255" w:afterAutospacing="0"/>
        <w:jc w:val="both"/>
        <w:rPr>
          <w:color w:val="232121"/>
        </w:rPr>
      </w:pPr>
      <w:r>
        <w:rPr>
          <w:noProof/>
          <w:color w:val="232121"/>
        </w:rPr>
        <w:drawing>
          <wp:inline distT="0" distB="0" distL="0" distR="0">
            <wp:extent cx="1666875" cy="2857500"/>
            <wp:effectExtent l="0" t="0" r="9525" b="0"/>
            <wp:docPr id="39" name="Picture 39" descr="https://meozodiac.com/wp-content/uploads/2019/04/1ace-of-cups-175x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https://meozodiac.com/wp-content/uploads/2019/04/1ace-of-cups-175x300.jpg"/>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666875" cy="2857500"/>
                    </a:xfrm>
                    <a:prstGeom prst="rect">
                      <a:avLst/>
                    </a:prstGeom>
                    <a:noFill/>
                    <a:ln>
                      <a:noFill/>
                    </a:ln>
                  </pic:spPr>
                </pic:pic>
              </a:graphicData>
            </a:graphic>
          </wp:inline>
        </w:drawing>
      </w:r>
    </w:p>
    <w:p w:rsidR="007071B0" w:rsidRDefault="007071B0" w:rsidP="007071B0">
      <w:pPr>
        <w:pStyle w:val="NormalWeb"/>
        <w:shd w:val="clear" w:color="auto" w:fill="FFFFFF"/>
        <w:spacing w:before="0" w:beforeAutospacing="0" w:after="0" w:afterAutospacing="0"/>
        <w:jc w:val="both"/>
        <w:rPr>
          <w:color w:val="232121"/>
        </w:rPr>
      </w:pPr>
      <w:r>
        <w:rPr>
          <w:rStyle w:val="Strong"/>
          <w:color w:val="232121"/>
        </w:rPr>
        <w:t>[</w:t>
      </w:r>
      <w:hyperlink r:id="rId70" w:history="1">
        <w:r>
          <w:rPr>
            <w:rStyle w:val="Hyperlink"/>
            <w:b/>
            <w:bCs/>
            <w:color w:val="DD3333"/>
          </w:rPr>
          <w:t>Bói bài Tarot</w:t>
        </w:r>
      </w:hyperlink>
      <w:r>
        <w:rPr>
          <w:rStyle w:val="Strong"/>
          <w:color w:val="232121"/>
        </w:rPr>
        <w:t>] Ý nghĩa lá bài Ace of Cups</w:t>
      </w:r>
      <w:r>
        <w:rPr>
          <w:color w:val="232121"/>
        </w:rPr>
        <w:t> mang đến tín hiệu của sự bắt đầu, thường là tình yêu. Thông thường, đây là một lá bài tốt. Giai đoạn này bạn sẽ gặp được một người trong mơ, nửa kia hoàn hảo như mong ước nếu bạn vẫn đang độc thân. Lá bài đánh dấu những khởi đầu mới, những mối quan hệ mới, công việc tiến triển theo chiều hướng mới khiến bạn thỏa mãn về mặt cảm xúc.</w:t>
      </w:r>
    </w:p>
    <w:p w:rsidR="007071B0" w:rsidRDefault="007071B0" w:rsidP="007071B0">
      <w:pPr>
        <w:pStyle w:val="NormalWeb"/>
        <w:shd w:val="clear" w:color="auto" w:fill="FFFFFF"/>
        <w:spacing w:before="0" w:beforeAutospacing="0" w:after="255" w:afterAutospacing="0"/>
        <w:jc w:val="both"/>
        <w:rPr>
          <w:color w:val="232121"/>
        </w:rPr>
      </w:pPr>
      <w:r>
        <w:rPr>
          <w:color w:val="232121"/>
        </w:rPr>
        <w:t>Tuy nhiên, bất kỳ lá bài nào cũng mang cả tích cực và tiêu cực, lá Ace of Cups không phải ngoại lệ. Tiêu cực thì những khởi đầu mới kia có thể không phải điều bạn mong muốn, những thử thách sẽ cản trở bạn nếu bạn không đủ sức vượt qua.</w:t>
      </w:r>
    </w:p>
    <w:p w:rsidR="007071B0" w:rsidRDefault="007071B0" w:rsidP="007071B0">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tình yêu</w:t>
      </w:r>
    </w:p>
    <w:p w:rsidR="007071B0" w:rsidRDefault="007071B0" w:rsidP="007071B0">
      <w:pPr>
        <w:pStyle w:val="NormalWeb"/>
        <w:shd w:val="clear" w:color="auto" w:fill="FFFFFF"/>
        <w:spacing w:before="0" w:beforeAutospacing="0" w:after="0" w:afterAutospacing="0"/>
        <w:jc w:val="both"/>
        <w:rPr>
          <w:color w:val="232121"/>
        </w:rPr>
      </w:pPr>
      <w:r>
        <w:rPr>
          <w:color w:val="232121"/>
        </w:rPr>
        <w:t>Nếu bạn vẫn còn độc thân thì đây là thời điểm lý tưởng để bắt đầu một mối quan hệ mới. Lá bài là một dấu hiệu tốt đối với chuyện tình cảm, hai bạn khá hòa hợp trong chuyện chia sẻ với nhau các vấn đề trong cuộc sống. Nếu mối quan hệ đang gặp vấn đề thì lời khuyên từ lá bài </w:t>
      </w:r>
      <w:r>
        <w:rPr>
          <w:rStyle w:val="Strong"/>
          <w:color w:val="232121"/>
        </w:rPr>
        <w:t>Ace of Cups trong tình yêu</w:t>
      </w:r>
      <w:r>
        <w:rPr>
          <w:color w:val="232121"/>
        </w:rPr>
        <w:t> hàm ý hãy nói chuyện nhẹ nhàng với nhau, tránh kích động, giải quyết mọi vấn đề bằng tình cảm để không ai bị tổn thương.</w:t>
      </w:r>
    </w:p>
    <w:p w:rsidR="00C06C77" w:rsidRDefault="00C06C77" w:rsidP="007071B0">
      <w:pPr>
        <w:pStyle w:val="NormalWeb"/>
        <w:shd w:val="clear" w:color="auto" w:fill="FFFFFF"/>
        <w:spacing w:before="0" w:beforeAutospacing="0" w:after="0" w:afterAutospacing="0"/>
        <w:jc w:val="both"/>
        <w:rPr>
          <w:color w:val="232121"/>
        </w:rPr>
      </w:pPr>
    </w:p>
    <w:p w:rsidR="00C06C77" w:rsidRDefault="00C06C77" w:rsidP="007071B0">
      <w:pPr>
        <w:pStyle w:val="NormalWeb"/>
        <w:shd w:val="clear" w:color="auto" w:fill="FFFFFF"/>
        <w:spacing w:before="0" w:beforeAutospacing="0" w:after="0" w:afterAutospacing="0"/>
        <w:jc w:val="both"/>
        <w:rPr>
          <w:color w:val="232121"/>
        </w:rPr>
      </w:pPr>
    </w:p>
    <w:p w:rsidR="00C06C77" w:rsidRDefault="00C06C77" w:rsidP="007071B0">
      <w:pPr>
        <w:pStyle w:val="NormalWeb"/>
        <w:shd w:val="clear" w:color="auto" w:fill="FFFFFF"/>
        <w:spacing w:before="0" w:beforeAutospacing="0" w:after="0" w:afterAutospacing="0"/>
        <w:jc w:val="both"/>
        <w:rPr>
          <w:color w:val="232121"/>
        </w:rPr>
      </w:pPr>
    </w:p>
    <w:p w:rsidR="00C06C77" w:rsidRDefault="00C06C77" w:rsidP="007071B0">
      <w:pPr>
        <w:pStyle w:val="NormalWeb"/>
        <w:shd w:val="clear" w:color="auto" w:fill="FFFFFF"/>
        <w:spacing w:before="0" w:beforeAutospacing="0" w:after="0" w:afterAutospacing="0"/>
        <w:jc w:val="both"/>
        <w:rPr>
          <w:color w:val="232121"/>
        </w:rPr>
      </w:pPr>
    </w:p>
    <w:p w:rsidR="007071B0" w:rsidRDefault="007071B0" w:rsidP="007071B0">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lastRenderedPageBreak/>
        <w:t>Về công việc</w:t>
      </w:r>
    </w:p>
    <w:p w:rsidR="007071B0" w:rsidRDefault="007071B0" w:rsidP="007071B0">
      <w:pPr>
        <w:pStyle w:val="NormalWeb"/>
        <w:shd w:val="clear" w:color="auto" w:fill="FFFFFF"/>
        <w:spacing w:before="0" w:beforeAutospacing="0" w:after="255" w:afterAutospacing="0"/>
        <w:jc w:val="both"/>
        <w:rPr>
          <w:color w:val="232121"/>
        </w:rPr>
      </w:pPr>
      <w:r>
        <w:rPr>
          <w:color w:val="232121"/>
        </w:rPr>
        <w:t>Đây là giai đoạn lý tưởng để bắt đầu một công việc hoặc một dự án kinh doanh mới, Ace of Cups báo hiệu một thời điểm công việc sẽ gặt hái được thành quả. Những sự thay đổi trong công việc sẽ khiến bạn thấy mới mẻ, những thử thách trước mắt đi kèm cơ hội thăng tiến trong công việc đầy triển vọng. Lời khuyên từ lá bài là nếu bạn đang có dự định đầu tư vào một lĩnh vực nào đó thì đừng ngần ngại, tuy nhiên hãy thực hiện kế hoạch chậm rãi và đón nhận sự giúp đỡ từ đồng nghiệp nếu có.</w:t>
      </w:r>
    </w:p>
    <w:p w:rsidR="007071B0" w:rsidRDefault="007071B0" w:rsidP="007071B0">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tiền bạc</w:t>
      </w:r>
    </w:p>
    <w:p w:rsidR="007071B0" w:rsidRDefault="007071B0" w:rsidP="007071B0">
      <w:pPr>
        <w:pStyle w:val="NormalWeb"/>
        <w:shd w:val="clear" w:color="auto" w:fill="FFFFFF"/>
        <w:spacing w:before="0" w:beforeAutospacing="0" w:after="255" w:afterAutospacing="0"/>
        <w:jc w:val="both"/>
        <w:rPr>
          <w:color w:val="232121"/>
        </w:rPr>
      </w:pPr>
      <w:r>
        <w:rPr>
          <w:color w:val="232121"/>
        </w:rPr>
        <w:t>Ace of Cups dự đoán một vài vấn đề về tài chính sẽ phát sinh bất ngờ mà bạn không lường trước được. Nhưng những vấn đề này sẽ sớm êm xuôi nhờ sự giúp đỡ của bạn bè hoặc người thân nên bạn không cần quá lo lắng. Lá bài cảnh báo các vấn đề liên quan tới ký kết pháp lý về tiền bạc cần được minh bạch và rõ ràng. Bạn nên dùng tiền một cách khôn ngoan và cẩn trọng để tránh mắc sai lầm không đáng có.</w:t>
      </w:r>
    </w:p>
    <w:p w:rsidR="007071B0" w:rsidRDefault="007071B0" w:rsidP="007071B0">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sức khỏe</w:t>
      </w:r>
    </w:p>
    <w:p w:rsidR="007071B0" w:rsidRDefault="007071B0" w:rsidP="007071B0">
      <w:pPr>
        <w:pStyle w:val="NormalWeb"/>
        <w:shd w:val="clear" w:color="auto" w:fill="FFFFFF"/>
        <w:spacing w:before="0" w:beforeAutospacing="0" w:after="255" w:afterAutospacing="0"/>
        <w:jc w:val="both"/>
        <w:rPr>
          <w:color w:val="232121"/>
        </w:rPr>
      </w:pPr>
      <w:r>
        <w:rPr>
          <w:color w:val="232121"/>
        </w:rPr>
        <w:t>Ace of Cups dự báo sức khỏe có thể bị chi phối bởi cảm xúc, bạn đang dành quá nhiều tâm trí của mình vào các mối quan hệ tình cảm và để nó ảnh hưởng đến các quyết định cá nhân. Bạn đang tự hành hạ bản thân mình bởi những nghi ngờ và không thỏa mãn về đối phương. Lời khuyên từ lá bài là hãy bình tĩnh, thả lỏng và chấp nhận mọi thứ đến với bản thân như lẽ đương nhiên, cân bằng cuộc sống, công việc và tình cảm là điều rất quan trọng.</w:t>
      </w:r>
    </w:p>
    <w:p w:rsidR="007071B0" w:rsidRDefault="007071B0" w:rsidP="007071B0">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Ý nghĩa lá bài Ace of Cups xuôi</w:t>
      </w:r>
    </w:p>
    <w:p w:rsidR="007071B0" w:rsidRDefault="007071B0" w:rsidP="007071B0">
      <w:pPr>
        <w:pStyle w:val="NormalWeb"/>
        <w:shd w:val="clear" w:color="auto" w:fill="FFFFFF"/>
        <w:spacing w:before="0" w:beforeAutospacing="0" w:after="255" w:afterAutospacing="0"/>
        <w:jc w:val="both"/>
        <w:rPr>
          <w:color w:val="232121"/>
        </w:rPr>
      </w:pPr>
      <w:r>
        <w:rPr>
          <w:color w:val="232121"/>
        </w:rPr>
        <w:t>Lá bài Ace of Cup mô tả một bàn tay xuất phát từ đám mây, trên bàn tay xuất hiện một chiếc cốc. Trong chiếc cốc có những giọt nước tinh khiết đại diện cho sự thuần khiết, ngây thơ trong tình yêu. Chiếc cốc có tổng thể năm dòng nước đại diện cho sức mạnh của trực giác, đại diện cho tiếng nói sâu thẳm trong tâm hồn mỗi người. Nếu muốn có được hạnh phúc và sự thành công thì buộc bạn phải lắng nghe tiếng nói từ bên trong để biết chính xác mình muốn gì.</w:t>
      </w:r>
    </w:p>
    <w:p w:rsidR="007071B0" w:rsidRDefault="007071B0" w:rsidP="007071B0">
      <w:pPr>
        <w:pStyle w:val="NormalWeb"/>
        <w:shd w:val="clear" w:color="auto" w:fill="FFFFFF"/>
        <w:spacing w:before="0" w:beforeAutospacing="0" w:after="0" w:afterAutospacing="0"/>
        <w:jc w:val="both"/>
        <w:rPr>
          <w:color w:val="232121"/>
        </w:rPr>
      </w:pPr>
      <w:r>
        <w:rPr>
          <w:rStyle w:val="Strong"/>
          <w:color w:val="232121"/>
        </w:rPr>
        <w:t>Ace of Cup xuôi</w:t>
      </w:r>
      <w:r>
        <w:rPr>
          <w:color w:val="232121"/>
        </w:rPr>
        <w:t> ám chỉ rằng đây là giai đoạn lý tưởng để chấm dứt những chuyện đã khiến bạn bận tâm và lưu luyến. Đây là giai đoạn của sự khởi đầu. Bạn sẽ có các mối quan hệ tình cảm mới, sự hài lòng và thỏa mãn sẽ xuất hiện. Mặc khác, lá bài cho rằng những tổn thương từ quá khứ khiến bạn suy sụp và đây là thời gian để bắt đầu lại, hãy cho bản thân mình cơ hội để bắt đầu một hành trình mới. Hãy gác quá khứ sang một bên và tận hưởng những gì ở hiện tại, chỉ có như vậy bạn mới có thể hạnh phúc.</w:t>
      </w:r>
    </w:p>
    <w:p w:rsidR="007071B0" w:rsidRDefault="007071B0"/>
    <w:p w:rsidR="007071B0" w:rsidRDefault="007071B0"/>
    <w:p w:rsidR="007071B0" w:rsidRDefault="007071B0"/>
    <w:p w:rsidR="007071B0" w:rsidRDefault="007071B0"/>
    <w:p w:rsidR="007071B0" w:rsidRDefault="007071B0" w:rsidP="007071B0">
      <w:pPr>
        <w:pStyle w:val="Heading1"/>
        <w:shd w:val="clear" w:color="auto" w:fill="FFFFFF"/>
        <w:spacing w:before="0"/>
        <w:jc w:val="center"/>
        <w:rPr>
          <w:rFonts w:ascii="Arial" w:hAnsi="Arial" w:cs="Arial"/>
          <w:caps/>
          <w:color w:val="D81515"/>
          <w:spacing w:val="15"/>
          <w:sz w:val="30"/>
          <w:szCs w:val="30"/>
        </w:rPr>
      </w:pPr>
      <w:r>
        <w:rPr>
          <w:rFonts w:ascii="Arial" w:hAnsi="Arial" w:cs="Arial"/>
          <w:caps/>
          <w:color w:val="D81515"/>
          <w:spacing w:val="15"/>
          <w:sz w:val="30"/>
          <w:szCs w:val="30"/>
        </w:rPr>
        <w:lastRenderedPageBreak/>
        <w:t>Ý NGHĨA LÁ BÀI TWO OF CUPS – TÌNH YÊU ĐÍCH THỰC</w:t>
      </w:r>
    </w:p>
    <w:p w:rsidR="007071B0" w:rsidRDefault="007071B0" w:rsidP="007071B0">
      <w:pPr>
        <w:pStyle w:val="NormalWeb"/>
        <w:shd w:val="clear" w:color="auto" w:fill="FFFFFF"/>
        <w:spacing w:before="0" w:beforeAutospacing="0" w:after="0" w:afterAutospacing="0"/>
        <w:jc w:val="both"/>
        <w:rPr>
          <w:ins w:id="83" w:author="Unknown"/>
          <w:color w:val="232121"/>
        </w:rPr>
      </w:pPr>
      <w:ins w:id="84" w:author="Unknown">
        <w:r>
          <w:rPr>
            <w:color w:val="232121"/>
          </w:rPr>
          <w:t>[</w:t>
        </w:r>
        <w:r>
          <w:rPr>
            <w:rStyle w:val="Strong"/>
            <w:color w:val="232121"/>
          </w:rPr>
          <w:fldChar w:fldCharType="begin"/>
        </w:r>
        <w:r>
          <w:rPr>
            <w:rStyle w:val="Strong"/>
            <w:color w:val="232121"/>
          </w:rPr>
          <w:instrText xml:space="preserve"> HYPERLINK "https://meozodiac.com/xem-boi-bai-tarot-online" </w:instrText>
        </w:r>
        <w:r>
          <w:rPr>
            <w:rStyle w:val="Strong"/>
            <w:color w:val="232121"/>
          </w:rPr>
          <w:fldChar w:fldCharType="separate"/>
        </w:r>
        <w:r>
          <w:rPr>
            <w:rStyle w:val="Hyperlink"/>
            <w:b/>
            <w:bCs/>
            <w:color w:val="DD3333"/>
          </w:rPr>
          <w:t>Bói bài tarot miễn phí</w:t>
        </w:r>
        <w:r>
          <w:rPr>
            <w:rStyle w:val="Strong"/>
            <w:color w:val="232121"/>
          </w:rPr>
          <w:fldChar w:fldCharType="end"/>
        </w:r>
        <w:r>
          <w:rPr>
            <w:color w:val="232121"/>
          </w:rPr>
          <w:t>] </w:t>
        </w:r>
        <w:r>
          <w:rPr>
            <w:rStyle w:val="Strong"/>
            <w:color w:val="232121"/>
          </w:rPr>
          <w:t>Lá bài Two of Cups</w:t>
        </w:r>
        <w:r>
          <w:rPr>
            <w:color w:val="232121"/>
          </w:rPr>
          <w:t> dự đoán về sự khởi đầu và tình yêu đích thực. Lá bài báo hiệu mối quan hệ tình cảm trong thời gian tới sẽ khá ngọt ngào và hạnh phúc. Nếu bạn đang mất niềm tin vào tình yêu thì lá bài chính là tia hy vọng bạn nên nắm giữ.</w:t>
        </w:r>
      </w:ins>
    </w:p>
    <w:p w:rsidR="007071B0" w:rsidRDefault="007071B0"/>
    <w:p w:rsidR="007071B0" w:rsidRDefault="007071B0" w:rsidP="007071B0">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Tổng quan về lá bài Two of Cups</w:t>
      </w:r>
    </w:p>
    <w:p w:rsidR="007071B0" w:rsidRDefault="007071B0" w:rsidP="007071B0">
      <w:pPr>
        <w:pStyle w:val="NormalWeb"/>
        <w:shd w:val="clear" w:color="auto" w:fill="FFFFFF"/>
        <w:spacing w:before="0" w:beforeAutospacing="0" w:after="0" w:afterAutospacing="0"/>
        <w:jc w:val="both"/>
        <w:rPr>
          <w:color w:val="232121"/>
        </w:rPr>
      </w:pPr>
      <w:r>
        <w:rPr>
          <w:b/>
          <w:bCs/>
          <w:noProof/>
          <w:color w:val="232121"/>
        </w:rPr>
        <w:drawing>
          <wp:inline distT="0" distB="0" distL="0" distR="0">
            <wp:extent cx="1666875" cy="2857500"/>
            <wp:effectExtent l="0" t="0" r="9525" b="0"/>
            <wp:docPr id="40" name="Picture 40" descr="https://meozodiac.com/wp-content/uploads/2019/04/2two-of-cups-175x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https://meozodiac.com/wp-content/uploads/2019/04/2two-of-cups-175x300.jpg"/>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666875" cy="2857500"/>
                    </a:xfrm>
                    <a:prstGeom prst="rect">
                      <a:avLst/>
                    </a:prstGeom>
                    <a:noFill/>
                    <a:ln>
                      <a:noFill/>
                    </a:ln>
                  </pic:spPr>
                </pic:pic>
              </a:graphicData>
            </a:graphic>
          </wp:inline>
        </w:drawing>
      </w:r>
      <w:hyperlink r:id="rId72" w:history="1">
        <w:r>
          <w:rPr>
            <w:rStyle w:val="Hyperlink"/>
            <w:b/>
            <w:bCs/>
            <w:color w:val="DD3333"/>
          </w:rPr>
          <w:t>Ý nghĩa lá bài Two of Cups</w:t>
        </w:r>
      </w:hyperlink>
      <w:r>
        <w:rPr>
          <w:color w:val="232121"/>
        </w:rPr>
        <w:t> dự đoán sự hợp tác, đó có thể là sự hợp tác trong mối quan hệ tình cảm hoặc trong công việc. Thời gian này, sẽ có một người quan trọng xuất hiện, người này sẽ có ảnh hưởng tích cực với bạn và mong muốn của họ là được cộng tác cùng bạn. Lá bài thường là dấu hiệu của tình yêu đôi lứa, bạn có thể gặp được một nửa của mình trong thời gian này.</w:t>
      </w:r>
    </w:p>
    <w:p w:rsidR="007071B0" w:rsidRDefault="007071B0" w:rsidP="007071B0">
      <w:pPr>
        <w:pStyle w:val="NormalWeb"/>
        <w:shd w:val="clear" w:color="auto" w:fill="FFFFFF"/>
        <w:spacing w:before="0" w:beforeAutospacing="0" w:after="255" w:afterAutospacing="0"/>
        <w:jc w:val="both"/>
        <w:rPr>
          <w:color w:val="232121"/>
        </w:rPr>
      </w:pPr>
      <w:r>
        <w:rPr>
          <w:color w:val="232121"/>
        </w:rPr>
        <w:t>Đôi khi lá bài sẽ xuất hiện dưới dạng tiêu cực. Bạn đang quá mềm lòng và cảm thông với nỗi đau của người khác, bạn sẵn sàng để họ bước vào cuộc sống của mình. Đôi khi sự cân bằng  của bạn bị phá vỡ, cuộc sống của bạn bị chi phối nhiều bởi yếu tố tình cảm.</w:t>
      </w:r>
    </w:p>
    <w:p w:rsidR="007071B0" w:rsidRDefault="007071B0" w:rsidP="007071B0">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tình yêu</w:t>
      </w:r>
    </w:p>
    <w:p w:rsidR="007071B0" w:rsidRDefault="007071B0" w:rsidP="007071B0">
      <w:pPr>
        <w:pStyle w:val="NormalWeb"/>
        <w:shd w:val="clear" w:color="auto" w:fill="FFFFFF"/>
        <w:spacing w:before="0" w:beforeAutospacing="0" w:after="255" w:afterAutospacing="0"/>
        <w:jc w:val="both"/>
        <w:rPr>
          <w:color w:val="232121"/>
        </w:rPr>
      </w:pPr>
      <w:r>
        <w:rPr>
          <w:color w:val="232121"/>
        </w:rPr>
        <w:t>Nếu bạn thấy lá bài xuất hiện đồng nghĩa với việc đây là thời điểm không thể tốt hơn với chuyện tình cảm. Nếu bạn độc thân thì giai đoạn này rất thích hợp để làm quen, tìm hiểu và thiết lập mối quan hệ yêu đương.</w:t>
      </w:r>
    </w:p>
    <w:p w:rsidR="007071B0" w:rsidRDefault="007071B0" w:rsidP="007071B0">
      <w:pPr>
        <w:pStyle w:val="NormalWeb"/>
        <w:shd w:val="clear" w:color="auto" w:fill="FFFFFF"/>
        <w:spacing w:before="0" w:beforeAutospacing="0" w:after="0" w:afterAutospacing="0"/>
        <w:jc w:val="both"/>
        <w:rPr>
          <w:color w:val="232121"/>
        </w:rPr>
      </w:pPr>
      <w:r>
        <w:rPr>
          <w:color w:val="232121"/>
        </w:rPr>
        <w:t>Nếu bạn đang trong mối quan hệ thì những vướng mắc đang xen giữa hai người sẽ được giải quyết bằng sự cảm thông và nhường nhịn lẫn nhau. </w:t>
      </w:r>
      <w:r>
        <w:rPr>
          <w:rStyle w:val="Strong"/>
          <w:color w:val="232121"/>
        </w:rPr>
        <w:t>Two of Cups trong tình yêu</w:t>
      </w:r>
      <w:r>
        <w:rPr>
          <w:color w:val="232121"/>
        </w:rPr>
        <w:t> khuyên rằng sự tin tưởng cả hai dành cho nhau sẽ là sợi dây kết nối bền chặt trong mối quan hệ tình cảm.</w:t>
      </w:r>
    </w:p>
    <w:p w:rsidR="00E3760C" w:rsidRDefault="00E3760C" w:rsidP="007071B0">
      <w:pPr>
        <w:pStyle w:val="NormalWeb"/>
        <w:shd w:val="clear" w:color="auto" w:fill="FFFFFF"/>
        <w:spacing w:before="0" w:beforeAutospacing="0" w:after="0" w:afterAutospacing="0"/>
        <w:jc w:val="both"/>
        <w:rPr>
          <w:color w:val="232121"/>
        </w:rPr>
      </w:pPr>
    </w:p>
    <w:p w:rsidR="00E3760C" w:rsidRDefault="00E3760C" w:rsidP="007071B0">
      <w:pPr>
        <w:pStyle w:val="NormalWeb"/>
        <w:shd w:val="clear" w:color="auto" w:fill="FFFFFF"/>
        <w:spacing w:before="0" w:beforeAutospacing="0" w:after="0" w:afterAutospacing="0"/>
        <w:jc w:val="both"/>
        <w:rPr>
          <w:color w:val="232121"/>
        </w:rPr>
      </w:pPr>
    </w:p>
    <w:p w:rsidR="00E3760C" w:rsidRDefault="00E3760C" w:rsidP="007071B0">
      <w:pPr>
        <w:pStyle w:val="NormalWeb"/>
        <w:shd w:val="clear" w:color="auto" w:fill="FFFFFF"/>
        <w:spacing w:before="0" w:beforeAutospacing="0" w:after="0" w:afterAutospacing="0"/>
        <w:jc w:val="both"/>
        <w:rPr>
          <w:color w:val="232121"/>
        </w:rPr>
      </w:pPr>
    </w:p>
    <w:p w:rsidR="00E3760C" w:rsidRDefault="00E3760C" w:rsidP="007071B0">
      <w:pPr>
        <w:pStyle w:val="NormalWeb"/>
        <w:shd w:val="clear" w:color="auto" w:fill="FFFFFF"/>
        <w:spacing w:before="0" w:beforeAutospacing="0" w:after="0" w:afterAutospacing="0"/>
        <w:jc w:val="both"/>
        <w:rPr>
          <w:color w:val="232121"/>
        </w:rPr>
      </w:pPr>
    </w:p>
    <w:p w:rsidR="007071B0" w:rsidRDefault="007071B0" w:rsidP="007071B0">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lastRenderedPageBreak/>
        <w:t>Về công việc</w:t>
      </w:r>
    </w:p>
    <w:p w:rsidR="007071B0" w:rsidRDefault="007071B0" w:rsidP="007071B0">
      <w:pPr>
        <w:pStyle w:val="NormalWeb"/>
        <w:shd w:val="clear" w:color="auto" w:fill="FFFFFF"/>
        <w:spacing w:before="0" w:beforeAutospacing="0" w:after="255" w:afterAutospacing="0"/>
        <w:jc w:val="both"/>
        <w:rPr>
          <w:color w:val="232121"/>
        </w:rPr>
      </w:pPr>
      <w:r>
        <w:rPr>
          <w:color w:val="232121"/>
        </w:rPr>
        <w:t>Tuy lá bài Two of Cups mang đến tín hiệu tích cực về tình yêu nhưng xét về công việc thì đây không phải lá bài tốt. Bạn đang đứng trên đỉnh cao sự nghiệp và sự tự mãn bắt đầu xuất hiện, sự tự cao và hài lòng với tất cả những gì mình có khiến bạn không hề có một sự phòng bị nào đối với các tình huống bất ngờ. Một cảnh báo nữa là bạn đang xử lý các vấn đề về công việc một cách quá cảm tính, bạn để tình cảm ảnh hưởng tới các quyết định. Lời khuyên là hãy cân bằng, hành động cảm tính sẽ khiến bạn nhanh chóng thất bại bất kể bạn có làm gì.</w:t>
      </w:r>
    </w:p>
    <w:p w:rsidR="007071B0" w:rsidRDefault="007071B0" w:rsidP="007071B0">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tiền bạc</w:t>
      </w:r>
    </w:p>
    <w:p w:rsidR="007071B0" w:rsidRDefault="007071B0" w:rsidP="007071B0">
      <w:pPr>
        <w:pStyle w:val="NormalWeb"/>
        <w:shd w:val="clear" w:color="auto" w:fill="FFFFFF"/>
        <w:spacing w:before="0" w:beforeAutospacing="0" w:after="255" w:afterAutospacing="0"/>
        <w:jc w:val="both"/>
        <w:rPr>
          <w:color w:val="232121"/>
        </w:rPr>
      </w:pPr>
      <w:r>
        <w:rPr>
          <w:color w:val="232121"/>
        </w:rPr>
        <w:t>Lại là một lời cảnh báo hãy cân bằng từ lá bài Two of Cups. Sự thiên vị giữa lợi ích cá nhân và tiền bạc sẽ khiến bạn gặp rắc rối. Sự toan tính về tài chính sẽ khiến mối quan hệ tình cảm, gia, đình, bạn bè bị sứt mẻ. Ở giai đoạn này bạn sẽ phải đối mặt với một vài rắc rối về tiền bạc, đừng quá lo lắng hãy tìm đến sự giúp đỡ và hỗ trợ từ những người thân quen hoặc gia đình. Mặc khác, thời điểm này khá hoàn hảo cho các nhu cầu đầu tư kinh doanh hoặc phát triển một sản phẩm mới.</w:t>
      </w:r>
    </w:p>
    <w:p w:rsidR="007071B0" w:rsidRDefault="007071B0" w:rsidP="007071B0">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sức khỏe</w:t>
      </w:r>
    </w:p>
    <w:p w:rsidR="007071B0" w:rsidRDefault="007071B0" w:rsidP="007071B0">
      <w:pPr>
        <w:pStyle w:val="NormalWeb"/>
        <w:shd w:val="clear" w:color="auto" w:fill="FFFFFF"/>
        <w:spacing w:before="0" w:beforeAutospacing="0" w:after="255" w:afterAutospacing="0"/>
        <w:jc w:val="both"/>
        <w:rPr>
          <w:color w:val="232121"/>
        </w:rPr>
      </w:pPr>
      <w:r>
        <w:rPr>
          <w:color w:val="232121"/>
        </w:rPr>
        <w:t>Lá bài Two of Cups không mang theo bất cứ cảnh báo nào về sức khỏe. Đây là giai đoạn khá hài hòa giữa tình yêu và cuộc sống, bạn gần như thỏa mãn với cuộc sống hiện tại, bạn vui vẻ tận hưởng với thái độ hài lòng nhất. Nếu bạn đang phải điều trị thì sự động viên tinh thần của người thân là liều thuốc quý giá giúp hồi phục sức khỏe.</w:t>
      </w:r>
    </w:p>
    <w:p w:rsidR="007071B0" w:rsidRDefault="007071B0" w:rsidP="007071B0">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Ý nghĩa lá bài Two of Cups xuôi</w:t>
      </w:r>
    </w:p>
    <w:p w:rsidR="007071B0" w:rsidRDefault="007071B0" w:rsidP="007071B0">
      <w:pPr>
        <w:pStyle w:val="NormalWeb"/>
        <w:shd w:val="clear" w:color="auto" w:fill="FFFFFF"/>
        <w:spacing w:before="0" w:beforeAutospacing="0" w:after="255" w:afterAutospacing="0"/>
        <w:jc w:val="both"/>
        <w:rPr>
          <w:color w:val="232121"/>
        </w:rPr>
      </w:pPr>
      <w:r>
        <w:rPr>
          <w:color w:val="232121"/>
        </w:rPr>
        <w:t>Lá bài Two of Cups xuôi mô tả hình ảnh của một cặp nam nữ đang trao đổi cốc cho nhau. Biểu tượng xuất hiện giữa hai người đại diện cho sự đàm phán, năng lượng và sự hợp tác. Lá bài thường mang nghĩa tích cực khi đề cập tới các mối quan hệ tình cảm. Lá bài chỉ ra rằng mối quan hệ hợp tác mới này sẽ bao gồm sự cân bằng và tôn trọng lẫn nhau.</w:t>
      </w:r>
    </w:p>
    <w:p w:rsidR="007071B0" w:rsidRDefault="007071B0" w:rsidP="007071B0">
      <w:pPr>
        <w:pStyle w:val="NormalWeb"/>
        <w:shd w:val="clear" w:color="auto" w:fill="FFFFFF"/>
        <w:spacing w:before="0" w:beforeAutospacing="0" w:after="255" w:afterAutospacing="0"/>
        <w:jc w:val="both"/>
        <w:rPr>
          <w:color w:val="232121"/>
        </w:rPr>
      </w:pPr>
      <w:r>
        <w:rPr>
          <w:color w:val="232121"/>
        </w:rPr>
        <w:t>Lá bài xuôi là dấu hiệu của mối quan hệ được xây dựng trên sự tôn trọng và bình đẳng. Bạn bắt đầu cảm nhận được sự ngưỡng mộ của những người xung quanh dành cho mình, họ tôn trọng và đối xử thoải mái với bạn. Lá bài là dấu hiệu tốt về một tình yêu và tình bạn chân thành, những cảm xúc được chia sẻ với nhau giúp bạn đến gần hơn nửa kia.</w:t>
      </w:r>
    </w:p>
    <w:p w:rsidR="007071B0" w:rsidRDefault="007071B0"/>
    <w:p w:rsidR="00447D1D" w:rsidRDefault="00447D1D"/>
    <w:p w:rsidR="00C00156" w:rsidRDefault="00C00156"/>
    <w:p w:rsidR="00E3760C" w:rsidRDefault="00E3760C" w:rsidP="00C00156">
      <w:pPr>
        <w:pStyle w:val="Heading1"/>
        <w:shd w:val="clear" w:color="auto" w:fill="FFFFFF"/>
        <w:spacing w:before="0"/>
        <w:jc w:val="center"/>
        <w:rPr>
          <w:rFonts w:asciiTheme="minorHAnsi" w:eastAsiaTheme="minorHAnsi" w:hAnsiTheme="minorHAnsi" w:cstheme="minorBidi"/>
          <w:b w:val="0"/>
          <w:bCs w:val="0"/>
          <w:color w:val="auto"/>
          <w:sz w:val="22"/>
          <w:szCs w:val="22"/>
        </w:rPr>
      </w:pPr>
    </w:p>
    <w:p w:rsidR="00C00156" w:rsidRDefault="00C00156" w:rsidP="00C00156">
      <w:pPr>
        <w:pStyle w:val="Heading1"/>
        <w:shd w:val="clear" w:color="auto" w:fill="FFFFFF"/>
        <w:spacing w:before="0"/>
        <w:jc w:val="center"/>
        <w:rPr>
          <w:rFonts w:ascii="Arial" w:hAnsi="Arial" w:cs="Arial"/>
          <w:caps/>
          <w:color w:val="D81515"/>
          <w:spacing w:val="15"/>
          <w:sz w:val="30"/>
          <w:szCs w:val="30"/>
        </w:rPr>
      </w:pPr>
      <w:r>
        <w:rPr>
          <w:rFonts w:ascii="Arial" w:hAnsi="Arial" w:cs="Arial"/>
          <w:caps/>
          <w:color w:val="D81515"/>
          <w:spacing w:val="15"/>
          <w:sz w:val="30"/>
          <w:szCs w:val="30"/>
        </w:rPr>
        <w:t>Ý NGHĨA LÁ BÀI THREE OF CUPS – VUI VẺ, TẬN HƯỞNG</w:t>
      </w:r>
    </w:p>
    <w:p w:rsidR="00C00156" w:rsidRDefault="00C00156" w:rsidP="00C00156">
      <w:pPr>
        <w:pStyle w:val="NormalWeb"/>
        <w:shd w:val="clear" w:color="auto" w:fill="FFFFFF"/>
        <w:spacing w:before="0" w:beforeAutospacing="0" w:after="0" w:afterAutospacing="0"/>
        <w:jc w:val="both"/>
        <w:rPr>
          <w:ins w:id="85" w:author="Unknown"/>
          <w:color w:val="232121"/>
        </w:rPr>
      </w:pPr>
      <w:ins w:id="86" w:author="Unknown">
        <w:r>
          <w:rPr>
            <w:color w:val="232121"/>
          </w:rPr>
          <w:fldChar w:fldCharType="begin"/>
        </w:r>
        <w:r>
          <w:rPr>
            <w:color w:val="232121"/>
          </w:rPr>
          <w:instrText xml:space="preserve"> HYPERLINK "https://meozodiac.com/tarot/y-nghia-la-bai-three-of-cups.html" </w:instrText>
        </w:r>
        <w:r>
          <w:rPr>
            <w:color w:val="232121"/>
          </w:rPr>
          <w:fldChar w:fldCharType="separate"/>
        </w:r>
        <w:r>
          <w:rPr>
            <w:rStyle w:val="Strong"/>
            <w:color w:val="DD3333"/>
          </w:rPr>
          <w:t>Three of Cups</w:t>
        </w:r>
        <w:r>
          <w:rPr>
            <w:color w:val="232121"/>
          </w:rPr>
          <w:fldChar w:fldCharType="end"/>
        </w:r>
        <w:r>
          <w:rPr>
            <w:color w:val="232121"/>
          </w:rPr>
          <w:t> là lá bài của sự vui vẻ và tận hưởng. Lá bài mang đến tin vui, một buổi tiệc ăn mừng chiến thắng có thể sẽ diễn ra. Lá bài thể hiện sự thành công và thăng hoa, mọi điều tốt đẹp sẽ đến trong lá bài Three of Cups. Nếu bạn đang bị mắc kẹt trong nợ nần hoặc áp lực thì giai đoạn này mọi vấn đề sẽ được giải quyết.</w:t>
        </w:r>
      </w:ins>
    </w:p>
    <w:p w:rsidR="00C00156" w:rsidRDefault="00C00156"/>
    <w:p w:rsidR="00C00156" w:rsidRDefault="00C00156" w:rsidP="00C00156">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Tổng quan về lá bài Three of Cups</w:t>
      </w:r>
    </w:p>
    <w:p w:rsidR="00C00156" w:rsidRDefault="00C00156" w:rsidP="00C00156">
      <w:pPr>
        <w:pStyle w:val="NormalWeb"/>
        <w:shd w:val="clear" w:color="auto" w:fill="FFFFFF"/>
        <w:spacing w:before="0" w:beforeAutospacing="0" w:after="255" w:afterAutospacing="0"/>
        <w:jc w:val="both"/>
        <w:rPr>
          <w:color w:val="232121"/>
        </w:rPr>
      </w:pPr>
      <w:r>
        <w:rPr>
          <w:noProof/>
          <w:color w:val="232121"/>
        </w:rPr>
        <w:drawing>
          <wp:inline distT="0" distB="0" distL="0" distR="0">
            <wp:extent cx="1666875" cy="2857500"/>
            <wp:effectExtent l="0" t="0" r="9525" b="0"/>
            <wp:docPr id="41" name="Picture 41" descr="https://meozodiac.com/wp-content/uploads/2019/04/3-three-of-cups-175x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https://meozodiac.com/wp-content/uploads/2019/04/3-three-of-cups-175x300.jpg"/>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666875" cy="2857500"/>
                    </a:xfrm>
                    <a:prstGeom prst="rect">
                      <a:avLst/>
                    </a:prstGeom>
                    <a:noFill/>
                    <a:ln>
                      <a:noFill/>
                    </a:ln>
                  </pic:spPr>
                </pic:pic>
              </a:graphicData>
            </a:graphic>
          </wp:inline>
        </w:drawing>
      </w:r>
    </w:p>
    <w:p w:rsidR="00C00156" w:rsidRDefault="00C00156" w:rsidP="00C00156">
      <w:pPr>
        <w:pStyle w:val="NormalWeb"/>
        <w:shd w:val="clear" w:color="auto" w:fill="FFFFFF"/>
        <w:spacing w:before="0" w:beforeAutospacing="0" w:after="0" w:afterAutospacing="0"/>
        <w:jc w:val="both"/>
        <w:rPr>
          <w:color w:val="232121"/>
        </w:rPr>
      </w:pPr>
      <w:r>
        <w:rPr>
          <w:color w:val="232121"/>
        </w:rPr>
        <w:t>[</w:t>
      </w:r>
      <w:hyperlink r:id="rId74" w:history="1">
        <w:r>
          <w:rPr>
            <w:rStyle w:val="Hyperlink"/>
            <w:b/>
            <w:bCs/>
            <w:color w:val="DD3333"/>
          </w:rPr>
          <w:t>Xem bói bài tarot</w:t>
        </w:r>
      </w:hyperlink>
      <w:r>
        <w:rPr>
          <w:color w:val="232121"/>
        </w:rPr>
        <w:t>] </w:t>
      </w:r>
      <w:r>
        <w:rPr>
          <w:rStyle w:val="Strong"/>
          <w:color w:val="232121"/>
        </w:rPr>
        <w:t>Ý nghĩa lá bài Three of Cups</w:t>
      </w:r>
      <w:r>
        <w:rPr>
          <w:color w:val="232121"/>
        </w:rPr>
        <w:t> ám chỉ lễ kỷ niệm hoặc tiệc ăn mừng sắp diễn ra, sự kiện này có thể là lễ tốt nghiệp, sinh nhật, đính hôn. Bạn hoàn toàn có thể hy vọng vào lá bài, lá bài là dấu hiệu bạn có thể thư giãn trong thời gian tới. Nếu bạn đang gặp rắc rối, trấn an mọi việc sẽ sớm trở lại quỹ đạo ban đầu. Lá bài thường tượng trưng cho niềm vui nhưng cũng có trường hợp lá bài mang nghĩa tiêu cực. Đó có thể là giai đoạn của thách thức và thất bại. Lá bài ám chỉ bạn đang thiếu quyết đoán và không muốn đối đầu với thử thách đồng thời tìm cách lẩn tránh nó.</w:t>
      </w:r>
    </w:p>
    <w:p w:rsidR="00E3760C" w:rsidRDefault="00E3760C" w:rsidP="00C00156">
      <w:pPr>
        <w:pStyle w:val="NormalWeb"/>
        <w:shd w:val="clear" w:color="auto" w:fill="FFFFFF"/>
        <w:spacing w:before="0" w:beforeAutospacing="0" w:after="0" w:afterAutospacing="0"/>
        <w:jc w:val="both"/>
        <w:rPr>
          <w:color w:val="232121"/>
        </w:rPr>
      </w:pPr>
    </w:p>
    <w:p w:rsidR="00C00156" w:rsidRDefault="00C00156" w:rsidP="00C00156">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tình yêu</w:t>
      </w:r>
    </w:p>
    <w:p w:rsidR="00C00156" w:rsidRDefault="00C00156" w:rsidP="00C00156">
      <w:pPr>
        <w:pStyle w:val="NormalWeb"/>
        <w:shd w:val="clear" w:color="auto" w:fill="FFFFFF"/>
        <w:spacing w:before="0" w:beforeAutospacing="0" w:after="0" w:afterAutospacing="0"/>
        <w:jc w:val="both"/>
        <w:rPr>
          <w:color w:val="232121"/>
        </w:rPr>
      </w:pPr>
      <w:r>
        <w:rPr>
          <w:rStyle w:val="Strong"/>
          <w:color w:val="232121"/>
        </w:rPr>
        <w:t>Lá bài Three of Cups trong tình yêu</w:t>
      </w:r>
      <w:r>
        <w:rPr>
          <w:color w:val="232121"/>
        </w:rPr>
        <w:t> thể hiện mối quan hệ tình cảm đang ở giai đoạn hòa hợp cao, bạn và người ấy sẽ có nhiều phút giây lãng mạn và ngọt ngào trong giai đoạn này. Những cãi vã nhỏ nhặt chỉ làm gia vị cho tình yêu, hai bạn thấu hiểu và tôn trọng lẫn nhau. Để dành một khoản tiền phục vụ cho những chuyến du lịch cùng nhau sẽ giúp mối quan hệ thêm bền chặt. Nếu bạn đang có ý định tỏ tình hoặc bắt đầu một mối quan hệ thì đây là thời điểm thích hợp nhất.</w:t>
      </w:r>
    </w:p>
    <w:p w:rsidR="00E3760C" w:rsidRDefault="00E3760C" w:rsidP="00C00156">
      <w:pPr>
        <w:pStyle w:val="NormalWeb"/>
        <w:shd w:val="clear" w:color="auto" w:fill="FFFFFF"/>
        <w:spacing w:before="0" w:beforeAutospacing="0" w:after="0" w:afterAutospacing="0"/>
        <w:jc w:val="both"/>
        <w:rPr>
          <w:color w:val="232121"/>
        </w:rPr>
      </w:pPr>
    </w:p>
    <w:p w:rsidR="00E3760C" w:rsidRDefault="00E3760C" w:rsidP="00C00156">
      <w:pPr>
        <w:pStyle w:val="NormalWeb"/>
        <w:shd w:val="clear" w:color="auto" w:fill="FFFFFF"/>
        <w:spacing w:before="0" w:beforeAutospacing="0" w:after="0" w:afterAutospacing="0"/>
        <w:jc w:val="both"/>
        <w:rPr>
          <w:color w:val="232121"/>
        </w:rPr>
      </w:pPr>
    </w:p>
    <w:p w:rsidR="00E3760C" w:rsidRDefault="00E3760C" w:rsidP="00C00156">
      <w:pPr>
        <w:pStyle w:val="NormalWeb"/>
        <w:shd w:val="clear" w:color="auto" w:fill="FFFFFF"/>
        <w:spacing w:before="0" w:beforeAutospacing="0" w:after="0" w:afterAutospacing="0"/>
        <w:jc w:val="both"/>
        <w:rPr>
          <w:color w:val="232121"/>
        </w:rPr>
      </w:pPr>
    </w:p>
    <w:p w:rsidR="00C00156" w:rsidRDefault="00C00156" w:rsidP="00C00156">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lastRenderedPageBreak/>
        <w:t>Về công việc</w:t>
      </w:r>
    </w:p>
    <w:p w:rsidR="00C00156" w:rsidRDefault="00C00156" w:rsidP="00C00156">
      <w:pPr>
        <w:pStyle w:val="NormalWeb"/>
        <w:shd w:val="clear" w:color="auto" w:fill="FFFFFF"/>
        <w:spacing w:before="0" w:beforeAutospacing="0" w:after="0" w:afterAutospacing="0"/>
        <w:jc w:val="both"/>
        <w:rPr>
          <w:color w:val="232121"/>
        </w:rPr>
      </w:pPr>
      <w:r>
        <w:rPr>
          <w:color w:val="232121"/>
        </w:rPr>
        <w:t>Tại giai đoạn này, nếu bạn đang có ý định đầu tư hoặc kinh doanh thì lá bài </w:t>
      </w:r>
      <w:r>
        <w:rPr>
          <w:rStyle w:val="Strong"/>
          <w:color w:val="232121"/>
        </w:rPr>
        <w:t>Three of Cups</w:t>
      </w:r>
      <w:r>
        <w:rPr>
          <w:color w:val="232121"/>
        </w:rPr>
        <w:t> dự đoán bạn có thể gặt hái được thành công. Nếu công việc cục xuất hiện những cản trở hoặc rắc rối cũng đừng lo lắng, mọi vấn đề cũng sẽ được giải quyết nhanh chóng. Đây là một lá bài may mắn về công việc, mọi thứ sẽ suôn sẻ và diễn biến nhanh hơn mong đợi. Mặt khác, những đàm phán án trong giai đoạn này sẽ diễn ra nhanh gọn và hiệu quả cáo và ám chỉ sự thăng tiến trong sự nghiệp.</w:t>
      </w:r>
    </w:p>
    <w:p w:rsidR="00274FF0" w:rsidRDefault="00274FF0" w:rsidP="00C00156">
      <w:pPr>
        <w:pStyle w:val="NormalWeb"/>
        <w:shd w:val="clear" w:color="auto" w:fill="FFFFFF"/>
        <w:spacing w:before="0" w:beforeAutospacing="0" w:after="0" w:afterAutospacing="0"/>
        <w:jc w:val="both"/>
        <w:rPr>
          <w:color w:val="232121"/>
        </w:rPr>
      </w:pPr>
    </w:p>
    <w:p w:rsidR="00C00156" w:rsidRDefault="00C00156" w:rsidP="00C00156">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tiền bạc</w:t>
      </w:r>
    </w:p>
    <w:p w:rsidR="00C00156" w:rsidRDefault="00C00156" w:rsidP="00C00156">
      <w:pPr>
        <w:pStyle w:val="NormalWeb"/>
        <w:shd w:val="clear" w:color="auto" w:fill="FFFFFF"/>
        <w:spacing w:before="0" w:beforeAutospacing="0" w:after="0" w:afterAutospacing="0"/>
        <w:jc w:val="both"/>
        <w:rPr>
          <w:color w:val="232121"/>
        </w:rPr>
      </w:pPr>
      <w:r>
        <w:rPr>
          <w:color w:val="232121"/>
        </w:rPr>
        <w:t>Những xung đột về tiền bạc có thể xảy ra nhưng sẽ được giải quyết nhanh chóng, bạn sẽ sớm được bù đắp những mất mát về vật chất. </w:t>
      </w:r>
      <w:r>
        <w:rPr>
          <w:rStyle w:val="Strong"/>
          <w:color w:val="232121"/>
        </w:rPr>
        <w:t>Lá bài Three of Cups</w:t>
      </w:r>
      <w:r>
        <w:rPr>
          <w:color w:val="232121"/>
        </w:rPr>
        <w:t> còn dự đoán, bạn sẽ nhận được một phần thưởng về tiền bạc trong tương lai. Lời khuyên là nên chi tiêu một cách hợp lý hơn, ưu tiên những nhu cầu chi tiêu cấp thiết trước. Ngoài ra, bạn nên chi tiền chăm sóc bản thân nhiều hơn nếu đang dư dả. Lá bài còn gợi ý rằng những cuộc gặp mặt hoặc buổi tiệc có thể đem lại cho bạn những mối quan hệ, mối làm ăn béo bở sau này. Đừng ngại kết giao và chi tiêu cho các cuộc hẹn với đối tác trong giai đoạn này.</w:t>
      </w:r>
    </w:p>
    <w:p w:rsidR="00E3760C" w:rsidRDefault="00E3760C" w:rsidP="00C00156">
      <w:pPr>
        <w:pStyle w:val="NormalWeb"/>
        <w:shd w:val="clear" w:color="auto" w:fill="FFFFFF"/>
        <w:spacing w:before="0" w:beforeAutospacing="0" w:after="0" w:afterAutospacing="0"/>
        <w:jc w:val="both"/>
        <w:rPr>
          <w:color w:val="232121"/>
        </w:rPr>
      </w:pPr>
    </w:p>
    <w:p w:rsidR="00C00156" w:rsidRDefault="00C00156" w:rsidP="00C00156">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sức khỏe</w:t>
      </w:r>
    </w:p>
    <w:p w:rsidR="00C00156" w:rsidRDefault="00C00156" w:rsidP="00C00156">
      <w:pPr>
        <w:pStyle w:val="NormalWeb"/>
        <w:shd w:val="clear" w:color="auto" w:fill="FFFFFF"/>
        <w:spacing w:before="0" w:beforeAutospacing="0" w:after="0" w:afterAutospacing="0"/>
        <w:jc w:val="both"/>
        <w:rPr>
          <w:color w:val="232121"/>
        </w:rPr>
      </w:pPr>
      <w:r>
        <w:rPr>
          <w:rStyle w:val="Strong"/>
          <w:color w:val="232121"/>
        </w:rPr>
        <w:t>Three of Cups</w:t>
      </w:r>
      <w:r>
        <w:rPr>
          <w:color w:val="232121"/>
        </w:rPr>
        <w:t> dự báo nếu bạn đang có vấn đề về sức khỏe thì bạn sẽ sớm gặp được một người thầy thuốc giỏi có thể chữa bệnh cho bạn. Một số tai nạn xảy ra trước đó sẽ sớm hồi phục, đây là giai đoạn bạn lên nghỉ ngơi sau chấn thương. Tuy đây là bài mang tín hiệu tích cực đối với tình trạng sức khỏe nhưng bạn không nên chủ quan, tự chăm sóc bản thân và sinh hoạt lành mạnh là cách duy nhất để đảm bảo sức khỏe.</w:t>
      </w:r>
    </w:p>
    <w:p w:rsidR="00E3760C" w:rsidRDefault="00E3760C" w:rsidP="00C00156">
      <w:pPr>
        <w:pStyle w:val="NormalWeb"/>
        <w:shd w:val="clear" w:color="auto" w:fill="FFFFFF"/>
        <w:spacing w:before="0" w:beforeAutospacing="0" w:after="0" w:afterAutospacing="0"/>
        <w:jc w:val="both"/>
        <w:rPr>
          <w:color w:val="232121"/>
        </w:rPr>
      </w:pPr>
    </w:p>
    <w:p w:rsidR="00C00156" w:rsidRDefault="00C00156" w:rsidP="00C00156">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Ý nghĩa lá bài Three of Cups xuôi</w:t>
      </w:r>
    </w:p>
    <w:p w:rsidR="00274FF0" w:rsidRDefault="00C00156" w:rsidP="00C00156">
      <w:pPr>
        <w:pStyle w:val="NormalWeb"/>
        <w:shd w:val="clear" w:color="auto" w:fill="FFFFFF"/>
        <w:spacing w:before="0" w:beforeAutospacing="0" w:after="0" w:afterAutospacing="0"/>
        <w:jc w:val="both"/>
        <w:rPr>
          <w:color w:val="232121"/>
        </w:rPr>
      </w:pPr>
      <w:r>
        <w:rPr>
          <w:color w:val="232121"/>
        </w:rPr>
        <w:t>Lá bài mô tả ba cô gái đang nâng cốc ăn mừng với nhau trong một buổi tiệc chúc mừng. Trên đầu mỗi người đều đội những vòng hoa tượng trưng cho sự thỏa mãn và vui vẻ. Họ đứng trên mảnh đất đầy hoa lá tốt tươi, mỉm cười tượng trưng cho sự trưởng thành, vẻ đẹp tâm hồn đang vào kỳ nở rộ. </w:t>
      </w:r>
    </w:p>
    <w:p w:rsidR="00274FF0" w:rsidRDefault="00274FF0" w:rsidP="00C00156">
      <w:pPr>
        <w:pStyle w:val="NormalWeb"/>
        <w:shd w:val="clear" w:color="auto" w:fill="FFFFFF"/>
        <w:spacing w:before="0" w:beforeAutospacing="0" w:after="0" w:afterAutospacing="0"/>
        <w:jc w:val="both"/>
        <w:rPr>
          <w:color w:val="232121"/>
        </w:rPr>
      </w:pPr>
    </w:p>
    <w:p w:rsidR="00C00156" w:rsidRDefault="00C00156" w:rsidP="00C00156">
      <w:pPr>
        <w:pStyle w:val="NormalWeb"/>
        <w:shd w:val="clear" w:color="auto" w:fill="FFFFFF"/>
        <w:spacing w:before="0" w:beforeAutospacing="0" w:after="0" w:afterAutospacing="0"/>
        <w:jc w:val="both"/>
        <w:rPr>
          <w:color w:val="232121"/>
        </w:rPr>
      </w:pPr>
      <w:r>
        <w:rPr>
          <w:rStyle w:val="Strong"/>
          <w:color w:val="232121"/>
        </w:rPr>
        <w:t>Lá bài Three of Cups xuôi</w:t>
      </w:r>
      <w:r>
        <w:rPr>
          <w:color w:val="232121"/>
        </w:rPr>
        <w:t> dự đoán một giai đoạn hạnh phúc. Bạn sẽ tạm gác lại những chuyện không vui và dành thời gian tận hưởng cuộc sống bên bạn bè và gia đình. Lá bài còn thể hiện cuộc hội ngộ hạnh phúc với một người bạn thân, người thân trong gia đình.</w:t>
      </w:r>
    </w:p>
    <w:p w:rsidR="00274FF0" w:rsidRDefault="00274FF0" w:rsidP="00C00156">
      <w:pPr>
        <w:pStyle w:val="NormalWeb"/>
        <w:shd w:val="clear" w:color="auto" w:fill="FFFFFF"/>
        <w:spacing w:before="0" w:beforeAutospacing="0" w:after="0" w:afterAutospacing="0"/>
        <w:jc w:val="both"/>
        <w:rPr>
          <w:color w:val="232121"/>
        </w:rPr>
      </w:pPr>
    </w:p>
    <w:p w:rsidR="00C00156" w:rsidRDefault="00C00156" w:rsidP="00C00156">
      <w:pPr>
        <w:pStyle w:val="NormalWeb"/>
        <w:shd w:val="clear" w:color="auto" w:fill="FFFFFF"/>
        <w:spacing w:before="0" w:beforeAutospacing="0" w:after="255" w:afterAutospacing="0"/>
        <w:jc w:val="both"/>
        <w:rPr>
          <w:color w:val="232121"/>
        </w:rPr>
      </w:pPr>
      <w:r>
        <w:rPr>
          <w:color w:val="232121"/>
        </w:rPr>
        <w:t>Lá bài có biểu thị một lễ ăn mừng, một dịp kỉ niệm đang đến gần.Nói về việc bạn dành thời gian ở cạnh người bạn có tình cảm trong cuộc sống. Ba người phụ nữ đại diện cho một nhóm bạn chơi thân với nhau, giai đoạn này bạn sẽ nhận được nhiều sự hỗ trợ và quan tâm từ bạn bè hoặc đồng nghiệp. Nếu bạn đang mắc kẹt trong những rắc rối thì lá bài mang đến tín hiệu thời kỳ đen tối sắp kết thúc, hãy suy ngẫm thật kỹ thì bạn sẽ tìm thấy lối ra.</w:t>
      </w:r>
    </w:p>
    <w:p w:rsidR="00C00156" w:rsidRDefault="00C00156"/>
    <w:p w:rsidR="009C1A40" w:rsidRDefault="009C1A40"/>
    <w:p w:rsidR="009C1A40" w:rsidRDefault="009C1A40" w:rsidP="009C1A40">
      <w:pPr>
        <w:pStyle w:val="Heading1"/>
        <w:shd w:val="clear" w:color="auto" w:fill="FFFFFF"/>
        <w:spacing w:before="0"/>
        <w:jc w:val="center"/>
        <w:rPr>
          <w:rFonts w:ascii="Arial" w:hAnsi="Arial" w:cs="Arial"/>
          <w:caps/>
          <w:color w:val="D81515"/>
          <w:spacing w:val="15"/>
          <w:sz w:val="30"/>
          <w:szCs w:val="30"/>
        </w:rPr>
      </w:pPr>
      <w:r>
        <w:rPr>
          <w:rFonts w:ascii="Arial" w:hAnsi="Arial" w:cs="Arial"/>
          <w:caps/>
          <w:color w:val="D81515"/>
          <w:spacing w:val="15"/>
          <w:sz w:val="30"/>
          <w:szCs w:val="30"/>
        </w:rPr>
        <w:t>Ý NGHĨA LÁ BÀI FOUR OF CUPS – CHÁN NẢN, BẾ TẮC</w:t>
      </w:r>
    </w:p>
    <w:p w:rsidR="009C1A40" w:rsidRDefault="009C1A40" w:rsidP="009C1A40">
      <w:pPr>
        <w:pStyle w:val="NormalWeb"/>
        <w:shd w:val="clear" w:color="auto" w:fill="FFFFFF"/>
        <w:spacing w:before="0" w:beforeAutospacing="0" w:after="0" w:afterAutospacing="0"/>
        <w:jc w:val="both"/>
        <w:rPr>
          <w:ins w:id="87" w:author="Unknown"/>
          <w:color w:val="232121"/>
        </w:rPr>
      </w:pPr>
      <w:ins w:id="88" w:author="Unknown">
        <w:r>
          <w:rPr>
            <w:color w:val="232121"/>
          </w:rPr>
          <w:t>[</w:t>
        </w:r>
        <w:r>
          <w:rPr>
            <w:rStyle w:val="Strong"/>
            <w:color w:val="232121"/>
          </w:rPr>
          <w:fldChar w:fldCharType="begin"/>
        </w:r>
        <w:r>
          <w:rPr>
            <w:rStyle w:val="Strong"/>
            <w:color w:val="232121"/>
          </w:rPr>
          <w:instrText xml:space="preserve"> HYPERLINK "https://meozodiac.com/xem-boi-bai-tarot-online" </w:instrText>
        </w:r>
        <w:r>
          <w:rPr>
            <w:rStyle w:val="Strong"/>
            <w:color w:val="232121"/>
          </w:rPr>
          <w:fldChar w:fldCharType="separate"/>
        </w:r>
        <w:r>
          <w:rPr>
            <w:rStyle w:val="Hyperlink"/>
            <w:b/>
            <w:bCs/>
            <w:color w:val="DD3333"/>
          </w:rPr>
          <w:t>Bói bài tarot tình yêu</w:t>
        </w:r>
        <w:r>
          <w:rPr>
            <w:rStyle w:val="Strong"/>
            <w:color w:val="232121"/>
          </w:rPr>
          <w:fldChar w:fldCharType="end"/>
        </w:r>
        <w:r>
          <w:rPr>
            <w:color w:val="232121"/>
          </w:rPr>
          <w:t>] </w:t>
        </w:r>
        <w:r>
          <w:rPr>
            <w:rStyle w:val="Strong"/>
            <w:color w:val="232121"/>
          </w:rPr>
          <w:t>Four of Cups</w:t>
        </w:r>
        <w:r>
          <w:rPr>
            <w:color w:val="232121"/>
          </w:rPr>
          <w:t> đại diện cho sự chán nản, lá bài này xuất hiện khi bạn đang thấy không vui và không có động lực làm bất cứ điều gì. Bạn đang nhàm chán với cuộc sống hiện tại và không tìm ra hướng đi nào. Lá bài dự báo rằng sẽ không có bất kỳ sự hài lòng nào xảy ra khi bạn không có hành động để thay đổi.</w:t>
        </w:r>
      </w:ins>
    </w:p>
    <w:p w:rsidR="009C1A40" w:rsidRDefault="009C1A40"/>
    <w:p w:rsidR="009C1A40" w:rsidRDefault="009C1A40" w:rsidP="009C1A40">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Tổng quan về lá bài Four of Cups</w:t>
      </w:r>
    </w:p>
    <w:p w:rsidR="009C1A40" w:rsidRDefault="009C1A40" w:rsidP="009C1A40">
      <w:pPr>
        <w:pStyle w:val="NormalWeb"/>
        <w:shd w:val="clear" w:color="auto" w:fill="FFFFFF"/>
        <w:spacing w:before="0" w:beforeAutospacing="0" w:after="0" w:afterAutospacing="0"/>
        <w:jc w:val="both"/>
        <w:rPr>
          <w:color w:val="232121"/>
        </w:rPr>
      </w:pPr>
      <w:r>
        <w:rPr>
          <w:noProof/>
          <w:color w:val="232121"/>
        </w:rPr>
        <w:drawing>
          <wp:inline distT="0" distB="0" distL="0" distR="0">
            <wp:extent cx="1666875" cy="2857500"/>
            <wp:effectExtent l="0" t="0" r="9525" b="0"/>
            <wp:docPr id="42" name="Picture 42" descr="https://meozodiac.com/wp-content/uploads/2019/04/4four-of-cups-175x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https://meozodiac.com/wp-content/uploads/2019/04/4four-of-cups-175x300.jpg"/>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666875" cy="2857500"/>
                    </a:xfrm>
                    <a:prstGeom prst="rect">
                      <a:avLst/>
                    </a:prstGeom>
                    <a:noFill/>
                    <a:ln>
                      <a:noFill/>
                    </a:ln>
                  </pic:spPr>
                </pic:pic>
              </a:graphicData>
            </a:graphic>
          </wp:inline>
        </w:drawing>
      </w:r>
      <w:hyperlink r:id="rId76" w:history="1">
        <w:r>
          <w:rPr>
            <w:rStyle w:val="Strong"/>
            <w:color w:val="DD3333"/>
          </w:rPr>
          <w:t>Ý nghĩa lá bài Four of Cups</w:t>
        </w:r>
      </w:hyperlink>
      <w:r>
        <w:rPr>
          <w:color w:val="232121"/>
        </w:rPr>
        <w:t> dự đoán cuộc sống hiện tại và tương lai của bạn khá nhàm chán. Công việc kinh doanh sẽ gặp rắc rối hoặc trì hoãn dẫn đến thâm hụt lợi nhuận hoặc các mối quan hệ đang dần mất thú vị là những điều bạn sẽ phải đối mặt. Đôi khi, lá bài đại diện cho giai đoạn khủng hoảng, bế tắc trong cuộc đời. Việc duy nhất bạn có thể làm là thèm muốn sống cuộc đời của người khác, sự so sánh và ghen tị che lấp lý trí. Nhưng đôi khi, sự ghen ghét khiến bạn lấy đó làm động lực để tốt hơn từng ngày.</w:t>
      </w:r>
    </w:p>
    <w:p w:rsidR="00E3760C" w:rsidRDefault="00E3760C" w:rsidP="009C1A40">
      <w:pPr>
        <w:pStyle w:val="NormalWeb"/>
        <w:shd w:val="clear" w:color="auto" w:fill="FFFFFF"/>
        <w:spacing w:before="0" w:beforeAutospacing="0" w:after="0" w:afterAutospacing="0"/>
        <w:jc w:val="both"/>
        <w:rPr>
          <w:color w:val="232121"/>
        </w:rPr>
      </w:pPr>
    </w:p>
    <w:p w:rsidR="009C1A40" w:rsidRDefault="009C1A40" w:rsidP="009C1A40">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tình yêu</w:t>
      </w:r>
    </w:p>
    <w:p w:rsidR="009C1A40" w:rsidRDefault="009C1A40" w:rsidP="009C1A40">
      <w:pPr>
        <w:pStyle w:val="NormalWeb"/>
        <w:shd w:val="clear" w:color="auto" w:fill="FFFFFF"/>
        <w:spacing w:before="0" w:beforeAutospacing="0" w:after="0" w:afterAutospacing="0"/>
        <w:jc w:val="both"/>
        <w:rPr>
          <w:color w:val="232121"/>
        </w:rPr>
      </w:pPr>
      <w:r>
        <w:rPr>
          <w:color w:val="232121"/>
        </w:rPr>
        <w:t>Nếu bạn đang trong một mối quan hệ thì lá bài </w:t>
      </w:r>
      <w:r>
        <w:rPr>
          <w:rStyle w:val="Strong"/>
          <w:color w:val="232121"/>
        </w:rPr>
        <w:t>Four of Cups trong tình yêu</w:t>
      </w:r>
      <w:r>
        <w:rPr>
          <w:color w:val="232121"/>
        </w:rPr>
        <w:t> dự đoán những tranh cãi khiến hai bạn mệt mỏi, sự im lặng kéo dài khiến cả hai ngày càng xa nhau. Bạn hoặc đối phương cố tìm hiểu nhau nhưng dường như khoảng cách giữa hai người ngày càng lớn. Lời khuyên từ lá bài hãy dành thời gian suy nghĩ lại bản thân. suy nghĩ lại khoảng thời gian ngọt ngào đã từng có để có thể để bắt đầu lại.</w:t>
      </w:r>
    </w:p>
    <w:p w:rsidR="009C1A40" w:rsidRDefault="009C1A40" w:rsidP="009C1A40">
      <w:pPr>
        <w:pStyle w:val="NormalWeb"/>
        <w:shd w:val="clear" w:color="auto" w:fill="FFFFFF"/>
        <w:spacing w:before="0" w:beforeAutospacing="0" w:after="255" w:afterAutospacing="0"/>
        <w:jc w:val="both"/>
        <w:rPr>
          <w:color w:val="232121"/>
        </w:rPr>
      </w:pPr>
      <w:r>
        <w:rPr>
          <w:color w:val="232121"/>
        </w:rPr>
        <w:t>Nếu bạn đang độc thân thì đây không phải là một giai đoạn thích hợp bắt đầu một mối quan hệ, mặc dù sẽ có khá nhiều cơ hội đến trong giai đoạn này. Bạn nên xem xét mình có thực sự sẵn sàng để bước vào một mối quan hệ hay không.</w:t>
      </w:r>
    </w:p>
    <w:p w:rsidR="00E3760C" w:rsidRDefault="00E3760C" w:rsidP="009C1A40">
      <w:pPr>
        <w:pStyle w:val="NormalWeb"/>
        <w:shd w:val="clear" w:color="auto" w:fill="FFFFFF"/>
        <w:spacing w:before="0" w:beforeAutospacing="0" w:after="255" w:afterAutospacing="0"/>
        <w:jc w:val="both"/>
        <w:rPr>
          <w:color w:val="232121"/>
        </w:rPr>
      </w:pPr>
    </w:p>
    <w:p w:rsidR="00E3760C" w:rsidRDefault="00E3760C" w:rsidP="009C1A40">
      <w:pPr>
        <w:pStyle w:val="NormalWeb"/>
        <w:shd w:val="clear" w:color="auto" w:fill="FFFFFF"/>
        <w:spacing w:before="0" w:beforeAutospacing="0" w:after="255" w:afterAutospacing="0"/>
        <w:jc w:val="both"/>
        <w:rPr>
          <w:color w:val="232121"/>
        </w:rPr>
      </w:pPr>
    </w:p>
    <w:p w:rsidR="009C1A40" w:rsidRDefault="009C1A40" w:rsidP="009C1A40">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công việc</w:t>
      </w:r>
    </w:p>
    <w:p w:rsidR="009C1A40" w:rsidRDefault="009C1A40" w:rsidP="009C1A40">
      <w:pPr>
        <w:pStyle w:val="NormalWeb"/>
        <w:shd w:val="clear" w:color="auto" w:fill="FFFFFF"/>
        <w:spacing w:before="0" w:beforeAutospacing="0" w:after="0" w:afterAutospacing="0"/>
        <w:jc w:val="both"/>
        <w:rPr>
          <w:color w:val="232121"/>
        </w:rPr>
      </w:pPr>
      <w:r>
        <w:rPr>
          <w:color w:val="232121"/>
        </w:rPr>
        <w:t>Lá bài </w:t>
      </w:r>
      <w:r>
        <w:rPr>
          <w:rStyle w:val="Strong"/>
          <w:color w:val="232121"/>
        </w:rPr>
        <w:t>Four of Cups</w:t>
      </w:r>
      <w:r>
        <w:rPr>
          <w:color w:val="232121"/>
        </w:rPr>
        <w:t> dự đoán những thay đổi mới trong công việc có thể khiến bạn bất ngờ. Nên xem xét cẩn thận, điều tra kỹ càng trước khi bắt đầu ký kết một hợp đồng hoặc đầu tư kinh doanh riêng. Mặt khác, lá bài là dấu hiệu tốt chứng tỏ đây là giai đoạn phù hợp để tự khởi nghiệp hoặc kinh doanh. Nên lên kế hoạch kỹ càng để tránh những bất cứ rắc rối phát sinh nào trong quá trình thực hiện. Lời khuyên duy nhất là hãy làm việc và nghiên cứu một cách từ từ và kỹ càng , sự đường đột và cẩu thả có thể làm hỏng việc.</w:t>
      </w:r>
    </w:p>
    <w:p w:rsidR="00E3760C" w:rsidRDefault="00E3760C" w:rsidP="009C1A40">
      <w:pPr>
        <w:pStyle w:val="NormalWeb"/>
        <w:shd w:val="clear" w:color="auto" w:fill="FFFFFF"/>
        <w:spacing w:before="0" w:beforeAutospacing="0" w:after="0" w:afterAutospacing="0"/>
        <w:jc w:val="both"/>
        <w:rPr>
          <w:color w:val="232121"/>
        </w:rPr>
      </w:pPr>
    </w:p>
    <w:p w:rsidR="009C1A40" w:rsidRDefault="009C1A40" w:rsidP="009C1A40">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tiền bạc</w:t>
      </w:r>
    </w:p>
    <w:p w:rsidR="009C1A40" w:rsidRDefault="009C1A40" w:rsidP="009C1A40">
      <w:pPr>
        <w:pStyle w:val="NormalWeb"/>
        <w:shd w:val="clear" w:color="auto" w:fill="FFFFFF"/>
        <w:spacing w:before="0" w:beforeAutospacing="0" w:after="255" w:afterAutospacing="0"/>
        <w:jc w:val="both"/>
        <w:rPr>
          <w:color w:val="232121"/>
        </w:rPr>
      </w:pPr>
      <w:r>
        <w:rPr>
          <w:color w:val="232121"/>
        </w:rPr>
        <w:t>Lá bài ám chỉ những khó khăn về tài chính sẽ xảy ra nhưng bạn sẽ được giúp đỡ bởi chính những người thân. Nên cân nhắc thật kỹ trước khi chi tiêu, giai đoạn này bạn nên tiết kiệm là tốt nhất. Nếu bạn đang có ý định vay mượn thì lá bài khuyên rằng điều này chưa cần thiết, khả năng tài chính của bạn vẫn có thể duy trì được tới khi tiền bạc ổn định trở lại, hãy hạn chế vay mượn từ bên ngoài.</w:t>
      </w:r>
    </w:p>
    <w:p w:rsidR="009C1A40" w:rsidRDefault="009C1A40" w:rsidP="009C1A40">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sức khỏe</w:t>
      </w:r>
    </w:p>
    <w:p w:rsidR="009C1A40" w:rsidRDefault="009C1A40" w:rsidP="009C1A40">
      <w:pPr>
        <w:pStyle w:val="NormalWeb"/>
        <w:shd w:val="clear" w:color="auto" w:fill="FFFFFF"/>
        <w:spacing w:before="0" w:beforeAutospacing="0" w:after="255" w:afterAutospacing="0"/>
        <w:jc w:val="both"/>
        <w:rPr>
          <w:color w:val="232121"/>
        </w:rPr>
      </w:pPr>
      <w:r>
        <w:rPr>
          <w:color w:val="232121"/>
        </w:rPr>
        <w:t>Bạn đang xem thường những cảnh báo của cơ thể, một cơn đau bất chợt hoặc những dấu hiệu bất thường có thể là biểu hiện của những căn bệnh nguy hiểm. Nên đi kiểm tra sức khỏe định kỳ và xin lời tư vấn của bác sĩ trong trường hợp cần thiết. Nếu bạn đang điều trị Four of Cups dự đoán những tác động về tâm lý sẽ ảnh hưởng rất nhiều tới hiệu quả điều trị. Không nên chán nản, buông xuôi. Sự động viên và ủng hộ từ phía gia đình và bạn bè sẽ là nguồn động viên to lớn giúp bạn vượt qua giai đoạn này.</w:t>
      </w:r>
    </w:p>
    <w:p w:rsidR="009C1A40" w:rsidRDefault="009C1A40" w:rsidP="009C1A40">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Ý nghĩa lá bài Four of Cups xuôi</w:t>
      </w:r>
    </w:p>
    <w:p w:rsidR="009C1A40" w:rsidRDefault="009C1A40" w:rsidP="009C1A40">
      <w:pPr>
        <w:pStyle w:val="NormalWeb"/>
        <w:shd w:val="clear" w:color="auto" w:fill="FFFFFF"/>
        <w:spacing w:before="0" w:beforeAutospacing="0" w:after="255" w:afterAutospacing="0"/>
        <w:jc w:val="both"/>
        <w:rPr>
          <w:color w:val="232121"/>
        </w:rPr>
      </w:pPr>
      <w:r>
        <w:rPr>
          <w:color w:val="232121"/>
        </w:rPr>
        <w:t>Hình ảnh được mô tả trong lá bài là một chàng thanh niên ngồi dưới gốc cây, anh đang đang suy nghĩ điều gì đó. Dưới đất là ba chiếc cốc và trên không lơ lửng một chiếc cốc khác. Ánh mắt anh ta chỉ tập trung nhìn ba chiếc cốc dưới đất mà không hề hay biết chỉ cần duỗi tay sẽ có chiếc cốc của riêng mình.</w:t>
      </w:r>
    </w:p>
    <w:p w:rsidR="009C1A40" w:rsidRDefault="009C1A40" w:rsidP="009C1A40">
      <w:pPr>
        <w:pStyle w:val="NormalWeb"/>
        <w:shd w:val="clear" w:color="auto" w:fill="FFFFFF"/>
        <w:spacing w:before="0" w:beforeAutospacing="0" w:after="0" w:afterAutospacing="0"/>
        <w:jc w:val="both"/>
        <w:rPr>
          <w:color w:val="232121"/>
        </w:rPr>
      </w:pPr>
      <w:r>
        <w:rPr>
          <w:rStyle w:val="Strong"/>
          <w:color w:val="232121"/>
        </w:rPr>
        <w:t>Lá bài Four of Cups xuôi</w:t>
      </w:r>
      <w:r>
        <w:rPr>
          <w:color w:val="232121"/>
        </w:rPr>
        <w:t> nói rằng bạn đang mất động lực sống, con đường phía trước dường như không có hướng đi nào. Cuộc sống hiện tại bị trì trệ và bạn chán nản với tất cả đam mê thuở ban đầu. Bất cứ điều gì xảy ra hiện tại đều không khiến bạn quan tâm, thái độ thờ ơ với tất cả là tình trạng hiện tại của bạn.</w:t>
      </w:r>
    </w:p>
    <w:p w:rsidR="00274FF0" w:rsidRDefault="00274FF0" w:rsidP="009C1A40">
      <w:pPr>
        <w:pStyle w:val="NormalWeb"/>
        <w:shd w:val="clear" w:color="auto" w:fill="FFFFFF"/>
        <w:spacing w:before="0" w:beforeAutospacing="0" w:after="0" w:afterAutospacing="0"/>
        <w:jc w:val="both"/>
        <w:rPr>
          <w:color w:val="232121"/>
        </w:rPr>
      </w:pPr>
    </w:p>
    <w:p w:rsidR="009C1A40" w:rsidRDefault="009C1A40" w:rsidP="009C1A40">
      <w:pPr>
        <w:pStyle w:val="NormalWeb"/>
        <w:shd w:val="clear" w:color="auto" w:fill="FFFFFF"/>
        <w:spacing w:before="0" w:beforeAutospacing="0" w:after="255" w:afterAutospacing="0"/>
        <w:jc w:val="both"/>
        <w:rPr>
          <w:ins w:id="89" w:author="Unknown"/>
          <w:color w:val="232121"/>
        </w:rPr>
      </w:pPr>
      <w:ins w:id="90" w:author="Unknown">
        <w:r>
          <w:rPr>
            <w:color w:val="232121"/>
          </w:rPr>
          <w:t>Lá bài ám chỉ chỉ cần quan sát và nhìn lên sẽ thấy một giải pháp cho mọi vấn đề, bạn đang có lối thoát nhưng lại bướng bỉnh không chịu tìm hiểu. Lá bài khuyên rằng bạn nên lấy lại thái độ sống tích cực, mọi vấn đề đều có cách giải quyết. Cuộc sống luôn có những lúc thăng trầm, việc của chúng ta là tự tạo niềm vui cho mình.</w:t>
        </w:r>
      </w:ins>
    </w:p>
    <w:p w:rsidR="009C1A40" w:rsidRDefault="009C1A40"/>
    <w:p w:rsidR="0044406F" w:rsidRDefault="0044406F"/>
    <w:p w:rsidR="0044406F" w:rsidRDefault="0044406F" w:rsidP="0044406F">
      <w:pPr>
        <w:pStyle w:val="Heading1"/>
        <w:shd w:val="clear" w:color="auto" w:fill="FFFFFF"/>
        <w:spacing w:before="0"/>
        <w:jc w:val="center"/>
        <w:rPr>
          <w:rFonts w:ascii="Arial" w:hAnsi="Arial" w:cs="Arial"/>
          <w:caps/>
          <w:color w:val="D81515"/>
          <w:spacing w:val="15"/>
          <w:sz w:val="30"/>
          <w:szCs w:val="30"/>
        </w:rPr>
      </w:pPr>
      <w:r>
        <w:rPr>
          <w:rFonts w:ascii="Arial" w:hAnsi="Arial" w:cs="Arial"/>
          <w:caps/>
          <w:color w:val="D81515"/>
          <w:spacing w:val="15"/>
          <w:sz w:val="30"/>
          <w:szCs w:val="30"/>
        </w:rPr>
        <w:t>Ý NGHĨA LÁ BÀI FIVE OF CUPS – THẤT VỌNG, MỆT MỎI</w:t>
      </w:r>
    </w:p>
    <w:p w:rsidR="0044406F" w:rsidRDefault="0044406F" w:rsidP="0044406F">
      <w:pPr>
        <w:pStyle w:val="NormalWeb"/>
        <w:shd w:val="clear" w:color="auto" w:fill="FFFFFF"/>
        <w:spacing w:before="0" w:beforeAutospacing="0" w:after="0" w:afterAutospacing="0"/>
        <w:jc w:val="both"/>
        <w:rPr>
          <w:ins w:id="91" w:author="Unknown"/>
          <w:color w:val="232121"/>
        </w:rPr>
      </w:pPr>
      <w:ins w:id="92" w:author="Unknown">
        <w:r>
          <w:rPr>
            <w:rStyle w:val="Strong"/>
            <w:color w:val="232121"/>
          </w:rPr>
          <w:fldChar w:fldCharType="begin"/>
        </w:r>
        <w:r>
          <w:rPr>
            <w:rStyle w:val="Strong"/>
            <w:color w:val="232121"/>
          </w:rPr>
          <w:instrText xml:space="preserve"> HYPERLINK "https://meozodiac.com/tarot/y-nghia-la-bai-five-of-cups.html" </w:instrText>
        </w:r>
        <w:r>
          <w:rPr>
            <w:rStyle w:val="Strong"/>
            <w:color w:val="232121"/>
          </w:rPr>
          <w:fldChar w:fldCharType="separate"/>
        </w:r>
        <w:r>
          <w:rPr>
            <w:rStyle w:val="Hyperlink"/>
            <w:b/>
            <w:bCs/>
            <w:color w:val="DD3333"/>
          </w:rPr>
          <w:t>Lá bài Five of Cup</w:t>
        </w:r>
        <w:r>
          <w:rPr>
            <w:rStyle w:val="Strong"/>
            <w:color w:val="232121"/>
          </w:rPr>
          <w:fldChar w:fldCharType="end"/>
        </w:r>
        <w:r>
          <w:rPr>
            <w:color w:val="232121"/>
          </w:rPr>
          <w:t> tượng trưng cho sự thất vọng, bạn sẽ cảm thấy mình đang ở giai đoạn bất lực với mọi thứ. Lá bài Five of Cup thường xuất hiện khi chấm dứt mối hệ tình cảm. Bạn đang chìm đắm trong quá khứ và hối tiếc những kỉ niệm cũ, sự day dứt và dằn vặt khiến bạn mất toàn bộ động lực để làm lại từ đầu. Đôi khi lá bài có nghĩa tích cực hơn, những sai lầm trong quá khứ sẽ là bài học quý giá cho sau này.</w:t>
        </w:r>
      </w:ins>
    </w:p>
    <w:p w:rsidR="0044406F" w:rsidRDefault="0044406F"/>
    <w:p w:rsidR="0044406F" w:rsidRDefault="0044406F" w:rsidP="0044406F">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Tổng quan về lá bài Five of Cups</w:t>
      </w:r>
    </w:p>
    <w:p w:rsidR="0044406F" w:rsidRDefault="0044406F" w:rsidP="0044406F">
      <w:pPr>
        <w:pStyle w:val="NormalWeb"/>
        <w:shd w:val="clear" w:color="auto" w:fill="FFFFFF"/>
        <w:spacing w:before="0" w:beforeAutospacing="0" w:after="255" w:afterAutospacing="0"/>
        <w:jc w:val="both"/>
        <w:rPr>
          <w:color w:val="232121"/>
        </w:rPr>
      </w:pPr>
      <w:r>
        <w:rPr>
          <w:noProof/>
          <w:color w:val="232121"/>
        </w:rPr>
        <w:drawing>
          <wp:inline distT="0" distB="0" distL="0" distR="0">
            <wp:extent cx="1666875" cy="2857500"/>
            <wp:effectExtent l="0" t="0" r="9525" b="0"/>
            <wp:docPr id="43" name="Picture 43" descr="https://meozodiac.com/wp-content/uploads/2019/04/5five-of-cups-175x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https://meozodiac.com/wp-content/uploads/2019/04/5five-of-cups-175x300.jpg"/>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666875" cy="2857500"/>
                    </a:xfrm>
                    <a:prstGeom prst="rect">
                      <a:avLst/>
                    </a:prstGeom>
                    <a:noFill/>
                    <a:ln>
                      <a:noFill/>
                    </a:ln>
                  </pic:spPr>
                </pic:pic>
              </a:graphicData>
            </a:graphic>
          </wp:inline>
        </w:drawing>
      </w:r>
    </w:p>
    <w:p w:rsidR="0044406F" w:rsidRDefault="0044406F" w:rsidP="0044406F">
      <w:pPr>
        <w:pStyle w:val="NormalWeb"/>
        <w:shd w:val="clear" w:color="auto" w:fill="FFFFFF"/>
        <w:spacing w:before="0" w:beforeAutospacing="0" w:after="0" w:afterAutospacing="0"/>
        <w:jc w:val="both"/>
        <w:rPr>
          <w:color w:val="232121"/>
        </w:rPr>
      </w:pPr>
      <w:r>
        <w:rPr>
          <w:color w:val="232121"/>
        </w:rPr>
        <w:t>[</w:t>
      </w:r>
      <w:hyperlink r:id="rId78" w:history="1">
        <w:r>
          <w:rPr>
            <w:rStyle w:val="Hyperlink"/>
            <w:b/>
            <w:bCs/>
            <w:color w:val="DD3333"/>
          </w:rPr>
          <w:t>Bói bài tarot hằng ngày</w:t>
        </w:r>
      </w:hyperlink>
      <w:r>
        <w:rPr>
          <w:color w:val="232121"/>
        </w:rPr>
        <w:t>] </w:t>
      </w:r>
      <w:r>
        <w:rPr>
          <w:rStyle w:val="Strong"/>
          <w:color w:val="232121"/>
        </w:rPr>
        <w:t>Ý nghĩa lá bài Five of Cups</w:t>
      </w:r>
      <w:r>
        <w:rPr>
          <w:color w:val="232121"/>
        </w:rPr>
        <w:t> thường có nghĩa là nỗi buồn và thất vọng. Giai đoạn này bạn gặp trục trặc lớn trong chuyện tình cảm, đôi khi là sự chia tay. Nhưng Five of Cups hứa hẹn nếu chịu bỏ qua quá khứ bạn sẽ gặp được nửa kia phù hợp hơn. Mặt khác, lá bài dự đoán sự chán nản này sẽ không chấm dứt nếu bạn tự xử lý một mình, sự giúp đỡ từ người khác là cần thiết. Công việc hoặc các dự án thường thất bại ngay từ khi bắt đầu nhưng sẽ là bài học kinh nghiệm quý báu. Lá bài Five of Cups không có nghĩa rằng bạn sẽ mất mọi thứ, ý nghĩa chính của lá bài là bạn hoàn toàn có thể đứng lên từ thất bại và thành công nếu đủ quyết tâm.</w:t>
      </w:r>
    </w:p>
    <w:p w:rsidR="00E3760C" w:rsidRDefault="00E3760C" w:rsidP="0044406F">
      <w:pPr>
        <w:pStyle w:val="NormalWeb"/>
        <w:shd w:val="clear" w:color="auto" w:fill="FFFFFF"/>
        <w:spacing w:before="0" w:beforeAutospacing="0" w:after="0" w:afterAutospacing="0"/>
        <w:jc w:val="both"/>
        <w:rPr>
          <w:color w:val="232121"/>
        </w:rPr>
      </w:pPr>
    </w:p>
    <w:p w:rsidR="0044406F" w:rsidRDefault="0044406F" w:rsidP="0044406F">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tình yêu</w:t>
      </w:r>
    </w:p>
    <w:p w:rsidR="0044406F" w:rsidRDefault="0044406F" w:rsidP="0044406F">
      <w:pPr>
        <w:pStyle w:val="NormalWeb"/>
        <w:shd w:val="clear" w:color="auto" w:fill="FFFFFF"/>
        <w:spacing w:before="0" w:beforeAutospacing="0" w:after="0" w:afterAutospacing="0"/>
        <w:jc w:val="both"/>
        <w:rPr>
          <w:color w:val="232121"/>
        </w:rPr>
      </w:pPr>
      <w:r>
        <w:rPr>
          <w:rStyle w:val="Strong"/>
          <w:color w:val="232121"/>
        </w:rPr>
        <w:t>Lá bài Five of Cups trong tình yêu</w:t>
      </w:r>
      <w:r>
        <w:rPr>
          <w:color w:val="232121"/>
        </w:rPr>
        <w:t xml:space="preserve"> không mấy tốt đẹp đối với chuyện tình cảm, giai đoạn này bạn không nên bước vào một mối quan hệ mới, là bài cho rằng bạn vẫn bị ám ảnh bởi những vết thương từ quá khứ. Khi bắt đầu một mối quan hệ tình cảm, nên nhớ khi đối phương không có tình cảm với mình thì mọi cố gắng chỉ là dư thừa và nên dành thời gian cho những người thật sự xứng đáng. Nhiều tình huống bạn sẽ phải chấp nhận buông bỏ dù rất nuối tiếc, đây sẽ là giai </w:t>
      </w:r>
      <w:r>
        <w:rPr>
          <w:color w:val="232121"/>
        </w:rPr>
        <w:lastRenderedPageBreak/>
        <w:t>đoạn căng thẳng. Thậm chí hai bạn không muốn nhìn mặt nhau, nhưng nếu có đủ quyết tâm và mạnh mẽ vượt qua thì tình cảm sẽ bền chặt hơn rất nhiều.</w:t>
      </w:r>
    </w:p>
    <w:p w:rsidR="00274FF0" w:rsidRDefault="00274FF0" w:rsidP="0044406F">
      <w:pPr>
        <w:pStyle w:val="NormalWeb"/>
        <w:shd w:val="clear" w:color="auto" w:fill="FFFFFF"/>
        <w:spacing w:before="0" w:beforeAutospacing="0" w:after="0" w:afterAutospacing="0"/>
        <w:jc w:val="both"/>
        <w:rPr>
          <w:color w:val="232121"/>
        </w:rPr>
      </w:pPr>
    </w:p>
    <w:p w:rsidR="0044406F" w:rsidRDefault="0044406F" w:rsidP="0044406F">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công việc</w:t>
      </w:r>
    </w:p>
    <w:p w:rsidR="0044406F" w:rsidRDefault="0044406F" w:rsidP="0044406F">
      <w:pPr>
        <w:pStyle w:val="NormalWeb"/>
        <w:shd w:val="clear" w:color="auto" w:fill="FFFFFF"/>
        <w:spacing w:before="0" w:beforeAutospacing="0" w:after="255" w:afterAutospacing="0"/>
        <w:jc w:val="both"/>
        <w:rPr>
          <w:color w:val="232121"/>
        </w:rPr>
      </w:pPr>
      <w:r>
        <w:rPr>
          <w:color w:val="232121"/>
        </w:rPr>
        <w:t>Tình hình kinh doanh trong giai đoạn này không khả quan, những rắc rối liên tiếp đến. Tuy nhiên, rắc rối kết thúc nhanh hay chậm phụ thuộc rất nhiều vào cách xử lý và đọc tình huống của bạn. Những thử thách có thể là động lực giúp bạn tiến về phía trước chính phục giới hạn do chính bản thân mình đặt ra. Five of Cups khuyên rằng nên cẩn thận với những dự án và cơ hội bất ngờ trong thời điểm này.</w:t>
      </w:r>
    </w:p>
    <w:p w:rsidR="0044406F" w:rsidRDefault="0044406F" w:rsidP="0044406F">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tiền bạc</w:t>
      </w:r>
    </w:p>
    <w:p w:rsidR="0044406F" w:rsidRDefault="0044406F" w:rsidP="0044406F">
      <w:pPr>
        <w:pStyle w:val="NormalWeb"/>
        <w:shd w:val="clear" w:color="auto" w:fill="FFFFFF"/>
        <w:spacing w:before="0" w:beforeAutospacing="0" w:after="255" w:afterAutospacing="0"/>
        <w:jc w:val="both"/>
        <w:rPr>
          <w:color w:val="232121"/>
        </w:rPr>
      </w:pPr>
      <w:r>
        <w:rPr>
          <w:color w:val="232121"/>
        </w:rPr>
        <w:t>Đây là thời điểm sẽ xảy ra những tranh cãi liên quan đến tiền bạc, bạn có thể sẽ mất đi những mối quan hệ vì những tranh cãi này. Nếu bạn đang có ý định đầu tư thì ý nghĩa của Five of Cups khuyên rằng nên biết điểm dừng, tránh tham lam vì lợi nhuận trước mắt mà mạo hiểm. Những mối quan hệ thân thiết có thể rạn nứt hoặc chấm hết vì những bê bối xoay quanh tiền bạc, bạn không nên mà bất chấp thủ đoạn để kiếm được tiền vì tiền thì có thể kiếm lại được nhưng bằng hữu thì không.</w:t>
      </w:r>
    </w:p>
    <w:p w:rsidR="0044406F" w:rsidRDefault="0044406F" w:rsidP="0044406F">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sức khỏe</w:t>
      </w:r>
    </w:p>
    <w:p w:rsidR="0044406F" w:rsidRDefault="0044406F" w:rsidP="0044406F">
      <w:pPr>
        <w:pStyle w:val="NormalWeb"/>
        <w:shd w:val="clear" w:color="auto" w:fill="FFFFFF"/>
        <w:spacing w:before="0" w:beforeAutospacing="0" w:after="0" w:afterAutospacing="0"/>
        <w:jc w:val="both"/>
        <w:rPr>
          <w:color w:val="232121"/>
        </w:rPr>
      </w:pPr>
      <w:r>
        <w:rPr>
          <w:color w:val="232121"/>
        </w:rPr>
        <w:t>Những áp lực từ công việc và tiền bạc có thể khiến bạn mất sức, cơ thể sẽ xuất hiện những dấu hiệu bất thường do chế độ sinh hoạt, ngủ nghỉ thiếu hợp lý. Đồng thời, </w:t>
      </w:r>
      <w:r>
        <w:rPr>
          <w:rStyle w:val="Strong"/>
          <w:color w:val="232121"/>
        </w:rPr>
        <w:t>Five of Cups</w:t>
      </w:r>
      <w:r>
        <w:rPr>
          <w:color w:val="232121"/>
        </w:rPr>
        <w:t> cảnh báo một vài căn bệnh cũ có thể tái phát trong giai đoạn này. Lá bài cho rằng tinh thần là liều thuốc duy nhất có thể chữa bệnh đồng thời cũng có thể là nhân tố gây bệnh. Điều duy nhất bạn có thể làm là tự đứng dậy, tự động viên mình vượt qua giai đoạn khó khăn này.</w:t>
      </w:r>
    </w:p>
    <w:p w:rsidR="00E3760C" w:rsidRDefault="00E3760C" w:rsidP="0044406F">
      <w:pPr>
        <w:pStyle w:val="NormalWeb"/>
        <w:shd w:val="clear" w:color="auto" w:fill="FFFFFF"/>
        <w:spacing w:before="0" w:beforeAutospacing="0" w:after="0" w:afterAutospacing="0"/>
        <w:jc w:val="both"/>
        <w:rPr>
          <w:color w:val="232121"/>
        </w:rPr>
      </w:pPr>
    </w:p>
    <w:p w:rsidR="0044406F" w:rsidRDefault="0044406F" w:rsidP="0044406F">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Ý nghĩa lá bài Five of Cups xuôi</w:t>
      </w:r>
    </w:p>
    <w:p w:rsidR="0044406F" w:rsidRDefault="0044406F" w:rsidP="0044406F">
      <w:pPr>
        <w:pStyle w:val="NormalWeb"/>
        <w:shd w:val="clear" w:color="auto" w:fill="FFFFFF"/>
        <w:spacing w:before="0" w:beforeAutospacing="0" w:after="255" w:afterAutospacing="0"/>
        <w:jc w:val="both"/>
        <w:rPr>
          <w:color w:val="232121"/>
        </w:rPr>
      </w:pPr>
      <w:r>
        <w:rPr>
          <w:color w:val="232121"/>
        </w:rPr>
        <w:t>Lá bài thể hiện sự mất mát và chi ly. Hình ảnh là người đàn ông mặc áo choàng đen quay lưng lại, mặt anh ta bị che khuất nhưng dễ dàng đoán được nỗi buồn trong cái cúi đầu đó. Có tất cả năm chiếc cốc xuất hiện, ba chiếc đổ gục chiếm trọn sự chú ý của người đàn ông. Trong khi hai chiếc cốc phía sau vẫn đứng chắc chắn.</w:t>
      </w:r>
    </w:p>
    <w:p w:rsidR="0044406F" w:rsidRDefault="0044406F" w:rsidP="0044406F">
      <w:pPr>
        <w:pStyle w:val="NormalWeb"/>
        <w:shd w:val="clear" w:color="auto" w:fill="FFFFFF"/>
        <w:spacing w:before="0" w:beforeAutospacing="0" w:after="0" w:afterAutospacing="0"/>
        <w:jc w:val="both"/>
        <w:rPr>
          <w:color w:val="232121"/>
        </w:rPr>
      </w:pPr>
      <w:r>
        <w:rPr>
          <w:rStyle w:val="Strong"/>
          <w:color w:val="232121"/>
        </w:rPr>
        <w:t>Lá bài Five of Cups xuôi</w:t>
      </w:r>
      <w:r>
        <w:rPr>
          <w:color w:val="232121"/>
        </w:rPr>
        <w:t> dự đoán rằng thay vì hướng tới viễn cảnh tích cực hơn, bạn đang chìm sâu trong quá khứ và cảm thấy tiếc nuối. Lá bài xuôi cho rằng bạn phải buông bỏ quá khứ, lãng quên những thứ đã vỡ tan thì mới có thể hạnh phúc. Bạn hoàn toàn có thể tiến về phía trước nếu chịu quay đầu nhìn lại. Tích cực hơn thì những sai lầm, đổ vỡ của những chiếc cốc chính là bài học lớn cho bạn, kinh nghiệm quý giá tích lũy từ sai lầm này sẽ giúp bạn mạnh mẽ hơn.</w:t>
      </w:r>
    </w:p>
    <w:p w:rsidR="0044406F" w:rsidRDefault="0044406F"/>
    <w:p w:rsidR="00BF2195" w:rsidRDefault="00BF2195"/>
    <w:p w:rsidR="00BF2195" w:rsidRDefault="00BF2195"/>
    <w:p w:rsidR="00BF2195" w:rsidRDefault="00BF2195"/>
    <w:p w:rsidR="00BF2195" w:rsidRDefault="00BF2195" w:rsidP="00BF2195">
      <w:pPr>
        <w:pStyle w:val="Heading1"/>
        <w:shd w:val="clear" w:color="auto" w:fill="FFFFFF"/>
        <w:spacing w:before="0"/>
        <w:jc w:val="center"/>
        <w:rPr>
          <w:rFonts w:ascii="Arial" w:hAnsi="Arial" w:cs="Arial"/>
          <w:caps/>
          <w:color w:val="D81515"/>
          <w:spacing w:val="15"/>
          <w:sz w:val="30"/>
          <w:szCs w:val="30"/>
        </w:rPr>
      </w:pPr>
      <w:r>
        <w:rPr>
          <w:rFonts w:ascii="Arial" w:hAnsi="Arial" w:cs="Arial"/>
          <w:caps/>
          <w:color w:val="D81515"/>
          <w:spacing w:val="15"/>
          <w:sz w:val="30"/>
          <w:szCs w:val="30"/>
        </w:rPr>
        <w:lastRenderedPageBreak/>
        <w:t>Ý NGHĨA LÁ BÀI SIX OF CUPS – KÝ ỨC QUAY VỀ</w:t>
      </w:r>
    </w:p>
    <w:p w:rsidR="00BF2195" w:rsidRDefault="00BF2195" w:rsidP="00BF2195">
      <w:pPr>
        <w:pStyle w:val="NormalWeb"/>
        <w:shd w:val="clear" w:color="auto" w:fill="FFFFFF"/>
        <w:spacing w:before="0" w:beforeAutospacing="0" w:after="0" w:afterAutospacing="0"/>
        <w:jc w:val="both"/>
        <w:rPr>
          <w:ins w:id="93" w:author="Unknown"/>
          <w:color w:val="232121"/>
        </w:rPr>
      </w:pPr>
      <w:ins w:id="94" w:author="Unknown">
        <w:r>
          <w:rPr>
            <w:rStyle w:val="Strong"/>
            <w:color w:val="232121"/>
          </w:rPr>
          <w:fldChar w:fldCharType="begin"/>
        </w:r>
        <w:r>
          <w:rPr>
            <w:rStyle w:val="Strong"/>
            <w:color w:val="232121"/>
          </w:rPr>
          <w:instrText xml:space="preserve"> HYPERLINK "https://meozodiac.com/tarot/y-nghia-la-bai-six-of-cups.html" </w:instrText>
        </w:r>
        <w:r>
          <w:rPr>
            <w:rStyle w:val="Strong"/>
            <w:color w:val="232121"/>
          </w:rPr>
          <w:fldChar w:fldCharType="separate"/>
        </w:r>
        <w:r>
          <w:rPr>
            <w:rStyle w:val="Hyperlink"/>
            <w:b/>
            <w:bCs/>
            <w:color w:val="DD3333"/>
          </w:rPr>
          <w:t>Ý nghĩa lá bài Six of Cups</w:t>
        </w:r>
        <w:r>
          <w:rPr>
            <w:rStyle w:val="Strong"/>
            <w:color w:val="232121"/>
          </w:rPr>
          <w:fldChar w:fldCharType="end"/>
        </w:r>
        <w:r>
          <w:rPr>
            <w:color w:val="232121"/>
          </w:rPr>
          <w:t> đại diện cho hồi ức, thời điểm này một điều đó từ quá khứ có thể trở lại. Điều này có thể là những ký ức tuổi thơ hạnh phúc sẽ quay trở lại hoặc bạn sẽ gặp lại người thân cũ sau nhiều tháng ngày xa cách. Đây là một lá bài tốt khi nói về gia đình và sự hạnh phúc trong các mối quan hệ tình cảm.</w:t>
        </w:r>
      </w:ins>
    </w:p>
    <w:p w:rsidR="00BF2195" w:rsidRDefault="00BF2195"/>
    <w:p w:rsidR="00BF2195" w:rsidRDefault="00BF2195" w:rsidP="00BF2195">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Tổng quan về lá bài Six of Cups</w:t>
      </w:r>
    </w:p>
    <w:p w:rsidR="00BF2195" w:rsidRDefault="00BF2195" w:rsidP="00BF2195">
      <w:pPr>
        <w:pStyle w:val="NormalWeb"/>
        <w:shd w:val="clear" w:color="auto" w:fill="FFFFFF"/>
        <w:spacing w:before="0" w:beforeAutospacing="0" w:after="255" w:afterAutospacing="0"/>
        <w:jc w:val="both"/>
        <w:rPr>
          <w:color w:val="232121"/>
        </w:rPr>
      </w:pPr>
      <w:r>
        <w:rPr>
          <w:noProof/>
          <w:color w:val="232121"/>
        </w:rPr>
        <w:drawing>
          <wp:inline distT="0" distB="0" distL="0" distR="0">
            <wp:extent cx="1666875" cy="2857500"/>
            <wp:effectExtent l="0" t="0" r="9525" b="0"/>
            <wp:docPr id="44" name="Picture 44" descr="https://meozodiac.com/wp-content/uploads/2019/04/6six-of-cups-175x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https://meozodiac.com/wp-content/uploads/2019/04/6six-of-cups-175x300.jpg"/>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1666875" cy="2857500"/>
                    </a:xfrm>
                    <a:prstGeom prst="rect">
                      <a:avLst/>
                    </a:prstGeom>
                    <a:noFill/>
                    <a:ln>
                      <a:noFill/>
                    </a:ln>
                  </pic:spPr>
                </pic:pic>
              </a:graphicData>
            </a:graphic>
          </wp:inline>
        </w:drawing>
      </w:r>
    </w:p>
    <w:p w:rsidR="00BF2195" w:rsidRDefault="00BF2195" w:rsidP="00BF2195">
      <w:pPr>
        <w:pStyle w:val="NormalWeb"/>
        <w:shd w:val="clear" w:color="auto" w:fill="FFFFFF"/>
        <w:spacing w:before="0" w:beforeAutospacing="0" w:after="0" w:afterAutospacing="0"/>
        <w:jc w:val="both"/>
        <w:rPr>
          <w:color w:val="232121"/>
        </w:rPr>
      </w:pPr>
      <w:r>
        <w:rPr>
          <w:color w:val="232121"/>
        </w:rPr>
        <w:t>[</w:t>
      </w:r>
      <w:hyperlink r:id="rId80" w:history="1">
        <w:r>
          <w:rPr>
            <w:rStyle w:val="Hyperlink"/>
            <w:b/>
            <w:bCs/>
            <w:color w:val="DD3333"/>
          </w:rPr>
          <w:t>Bói bài tarot hôm nay</w:t>
        </w:r>
      </w:hyperlink>
      <w:r>
        <w:rPr>
          <w:color w:val="232121"/>
        </w:rPr>
        <w:t>] Six of Cups là một dấu hiệu tốt về hạnh phúc, những ký ức từ thời ấu thơ sẽ quay lại khiến bạn hạnh phúc tận hưởng. Mặc dù những điều ở quá khứ khiến bạn hạnh phúc và muốn trải nghiệm lại nhưng không phải tất cả chúng đều tốt, sẽ có cả ký ức xấu quay lại ám ảnh bạn. Lá bài đánh dấu giai đoạn bạn lạc mất những thứ mình trân quý, sự mất mát này không đến từ những việc bạn đã làm mà đến từ những thứ bạn chưa làm. Six of Cups dự báo sự bỏ bê sẽ khiến bạn trắng tay.</w:t>
      </w:r>
    </w:p>
    <w:p w:rsidR="00E3760C" w:rsidRDefault="00E3760C" w:rsidP="00BF2195">
      <w:pPr>
        <w:pStyle w:val="NormalWeb"/>
        <w:shd w:val="clear" w:color="auto" w:fill="FFFFFF"/>
        <w:spacing w:before="0" w:beforeAutospacing="0" w:after="0" w:afterAutospacing="0"/>
        <w:jc w:val="both"/>
        <w:rPr>
          <w:color w:val="232121"/>
        </w:rPr>
      </w:pPr>
    </w:p>
    <w:p w:rsidR="00BF2195" w:rsidRDefault="00BF2195" w:rsidP="00BF2195">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tình yêu</w:t>
      </w:r>
    </w:p>
    <w:p w:rsidR="00BF2195" w:rsidRDefault="00BF2195" w:rsidP="00BF2195">
      <w:pPr>
        <w:pStyle w:val="NormalWeb"/>
        <w:shd w:val="clear" w:color="auto" w:fill="FFFFFF"/>
        <w:spacing w:before="0" w:beforeAutospacing="0" w:after="0" w:afterAutospacing="0"/>
        <w:jc w:val="both"/>
        <w:rPr>
          <w:color w:val="232121"/>
        </w:rPr>
      </w:pPr>
      <w:r>
        <w:rPr>
          <w:color w:val="232121"/>
        </w:rPr>
        <w:t>Nếu bạn đang độc thân, đây là thời điểm thích hợp để bắt đầu một mối quan hệ mới. Nếu đã chia tay, </w:t>
      </w:r>
      <w:r>
        <w:rPr>
          <w:rStyle w:val="Strong"/>
          <w:color w:val="232121"/>
        </w:rPr>
        <w:t>lá bài Six of Cups trong tình yêu</w:t>
      </w:r>
      <w:r>
        <w:rPr>
          <w:color w:val="232121"/>
        </w:rPr>
        <w:t> cảnh báo bạn vẫn đang sống trong quá khứ, bạn chưa thể quên được người cũ, những ám ảnh bởi cuộc tình cũ quá sâu đậm khiến bạn chưa thể bắt đầu lại được. Bạn có thể gặp một vài rắc rối khi bắt đầu những mối quan hệ nhưng chúng sẽ nhanh chóng ổn định, những cuộc cãi vã nhỏ sẽ đến nhưng chúng chỉ là gia vị cần thiết để tạo nên một cuộc tình ngọt ngào. Hãy đón nhận những người mới và cơ hội mới khi bạn thật sự sẵn sàng.</w:t>
      </w:r>
    </w:p>
    <w:p w:rsidR="00E3760C" w:rsidRDefault="00E3760C" w:rsidP="00BF2195">
      <w:pPr>
        <w:pStyle w:val="NormalWeb"/>
        <w:shd w:val="clear" w:color="auto" w:fill="FFFFFF"/>
        <w:spacing w:before="0" w:beforeAutospacing="0" w:after="0" w:afterAutospacing="0"/>
        <w:jc w:val="both"/>
        <w:rPr>
          <w:color w:val="232121"/>
        </w:rPr>
      </w:pPr>
    </w:p>
    <w:p w:rsidR="00E3760C" w:rsidRDefault="00E3760C" w:rsidP="00BF2195">
      <w:pPr>
        <w:pStyle w:val="NormalWeb"/>
        <w:shd w:val="clear" w:color="auto" w:fill="FFFFFF"/>
        <w:spacing w:before="0" w:beforeAutospacing="0" w:after="0" w:afterAutospacing="0"/>
        <w:jc w:val="both"/>
        <w:rPr>
          <w:color w:val="232121"/>
        </w:rPr>
      </w:pPr>
    </w:p>
    <w:p w:rsidR="00E3760C" w:rsidRDefault="00E3760C" w:rsidP="00BF2195">
      <w:pPr>
        <w:pStyle w:val="NormalWeb"/>
        <w:shd w:val="clear" w:color="auto" w:fill="FFFFFF"/>
        <w:spacing w:before="0" w:beforeAutospacing="0" w:after="0" w:afterAutospacing="0"/>
        <w:jc w:val="both"/>
        <w:rPr>
          <w:color w:val="232121"/>
        </w:rPr>
      </w:pPr>
    </w:p>
    <w:p w:rsidR="00E3760C" w:rsidRDefault="00E3760C" w:rsidP="00BF2195">
      <w:pPr>
        <w:pStyle w:val="NormalWeb"/>
        <w:shd w:val="clear" w:color="auto" w:fill="FFFFFF"/>
        <w:spacing w:before="0" w:beforeAutospacing="0" w:after="0" w:afterAutospacing="0"/>
        <w:jc w:val="both"/>
        <w:rPr>
          <w:color w:val="232121"/>
        </w:rPr>
      </w:pPr>
    </w:p>
    <w:p w:rsidR="00BF2195" w:rsidRDefault="00BF2195" w:rsidP="00BF2195">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lastRenderedPageBreak/>
        <w:t>Về công việc</w:t>
      </w:r>
    </w:p>
    <w:p w:rsidR="00BF2195" w:rsidRDefault="00BF2195" w:rsidP="00BF2195">
      <w:pPr>
        <w:pStyle w:val="NormalWeb"/>
        <w:shd w:val="clear" w:color="auto" w:fill="FFFFFF"/>
        <w:spacing w:before="0" w:beforeAutospacing="0" w:after="255" w:afterAutospacing="0"/>
        <w:jc w:val="both"/>
        <w:rPr>
          <w:color w:val="232121"/>
        </w:rPr>
      </w:pPr>
      <w:r>
        <w:rPr>
          <w:color w:val="232121"/>
        </w:rPr>
        <w:t>Lá bài không mang tín hiệu tốt đối với công việc, dự án hoặc kế hoạch của bạn sẽ bị xoay chuyển theo một hướng hoàn toàn mới. Đồng thời những rủi ro có thể xảy ra, có thể là thất nghiệp, công ty phá sản, thanh lọc nhân sự, đổi địa điểm làm việc hoặc luân chuyển công tác. Có một điều Six of Cups chắc chắn là những thay đổi này không theo chiều hướng tích cực. Bạn nuối tiếc những điều đã qua và rất mong muốn có thể quay trở lại vị trí cũ. Lời khuyên từ lá bài là hãy chấp nhận vai trò mới của mình, bạn hoàn toàn có thể tìm được một cơ hội mới trong những biến cố này.</w:t>
      </w:r>
    </w:p>
    <w:p w:rsidR="00BF2195" w:rsidRDefault="00BF2195" w:rsidP="00BF2195">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tiền bạc</w:t>
      </w:r>
    </w:p>
    <w:p w:rsidR="00BF2195" w:rsidRDefault="00BF2195" w:rsidP="00BF2195">
      <w:pPr>
        <w:pStyle w:val="NormalWeb"/>
        <w:shd w:val="clear" w:color="auto" w:fill="FFFFFF"/>
        <w:spacing w:before="0" w:beforeAutospacing="0" w:after="255" w:afterAutospacing="0"/>
        <w:jc w:val="both"/>
        <w:rPr>
          <w:color w:val="232121"/>
        </w:rPr>
      </w:pPr>
      <w:r>
        <w:rPr>
          <w:color w:val="232121"/>
        </w:rPr>
        <w:t>Những khoản tiền trợ cấp sẽ bị cắt giảm hoặc biến mất hoàn toàn, những nguồn thu tiền từ các khoản đầu tư sẽ giảm dần. Đây là giai đoạn bạn sẽ lâm vào tình cảnh thiếu thốn nhưng không quá nghiêm trọng. Six of Cups khuyên rằng hãy tiết kiệm, để dành tiền phục vụ cho các tình huống xấu hơn sẽ xảy ra. Một kế hoạch chi tiêu mới sẽ là cần thiết trong giai đoạn này, bạn nên đưa ra những quy định mới để kiểm soát tiền bạc một cách chặt chẽ.</w:t>
      </w:r>
    </w:p>
    <w:p w:rsidR="00BF2195" w:rsidRDefault="00BF2195" w:rsidP="00BF2195">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sức khỏe</w:t>
      </w:r>
    </w:p>
    <w:p w:rsidR="00BF2195" w:rsidRDefault="00BF2195" w:rsidP="00BF2195">
      <w:pPr>
        <w:pStyle w:val="NormalWeb"/>
        <w:shd w:val="clear" w:color="auto" w:fill="FFFFFF"/>
        <w:spacing w:before="0" w:beforeAutospacing="0" w:after="255" w:afterAutospacing="0"/>
        <w:jc w:val="both"/>
        <w:rPr>
          <w:color w:val="232121"/>
        </w:rPr>
      </w:pPr>
      <w:r>
        <w:rPr>
          <w:color w:val="232121"/>
        </w:rPr>
        <w:t>Bạn thoải mái với cuộc sống ở môi trường cũ, tuy nhiên nếu thay đổi môi trường Six of Cups dự đoán bạn sẽ khó thích nghi. Có thể bạn sẽ bị dị ứng ứng với không gian sống mới, đừng quá lo lắng vì đây không phải vấn đề quá nghiêm trọng. Bạn cần phải vượt qua và nếm trải những khó khăn. Rèn luyện tại một môi trường vất vả và kỷ luật sẽ tạo nên tinh thần kiên cường không bao giờ gục ngã trước sóng gió cuộc đời.</w:t>
      </w:r>
    </w:p>
    <w:p w:rsidR="00BF2195" w:rsidRDefault="00BF2195" w:rsidP="00BF2195">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Ý nghĩa lá bài Six of Cups xuôi</w:t>
      </w:r>
    </w:p>
    <w:p w:rsidR="00BF2195" w:rsidRDefault="00BF2195" w:rsidP="00BF2195">
      <w:pPr>
        <w:pStyle w:val="NormalWeb"/>
        <w:shd w:val="clear" w:color="auto" w:fill="FFFFFF"/>
        <w:spacing w:before="0" w:beforeAutospacing="0" w:after="255" w:afterAutospacing="0"/>
        <w:jc w:val="both"/>
        <w:rPr>
          <w:color w:val="232121"/>
        </w:rPr>
      </w:pPr>
      <w:r>
        <w:rPr>
          <w:color w:val="232121"/>
        </w:rPr>
        <w:t>Lá bài Six of Cups bao gồm 6 chiếc cốc khác nhau. Hai đứa trẻ xuất hiện trong lá bài đang vui cười trao chiếc cốc cho nhau, điều này tượng trưng cho sự đoàn tụ và hạnh phúc. Xung quanh là nhà cửa quen thuộc đại diện cho sự an toàn và thoải mái. Lá bài xuôi đại diện cho sự hạnh phúc trong thời thơ ấu. Bạn đang nhớ về quá khứ với nhiều hồi ức tốt đẹp. Mặt khác, lá bài dự báo bạn sắp trở lại một nơi quen thuộc, đó có thể là quê cũ, trường học. Bạn tìm cách kết nối những người bạn cũ trong quá khứ.</w:t>
      </w:r>
    </w:p>
    <w:p w:rsidR="00BF2195" w:rsidRDefault="00BF2195" w:rsidP="00BF2195">
      <w:pPr>
        <w:pStyle w:val="NormalWeb"/>
        <w:shd w:val="clear" w:color="auto" w:fill="FFFFFF"/>
        <w:spacing w:before="0" w:beforeAutospacing="0" w:after="0" w:afterAutospacing="0"/>
        <w:jc w:val="both"/>
        <w:rPr>
          <w:color w:val="232121"/>
        </w:rPr>
      </w:pPr>
      <w:r>
        <w:rPr>
          <w:color w:val="232121"/>
        </w:rPr>
        <w:t>Ngoài ra, </w:t>
      </w:r>
      <w:r>
        <w:rPr>
          <w:rStyle w:val="Strong"/>
          <w:color w:val="232121"/>
        </w:rPr>
        <w:t>lá bài Six of Cups xuôi</w:t>
      </w:r>
      <w:r>
        <w:rPr>
          <w:color w:val="232121"/>
        </w:rPr>
        <w:t> dự báo bạn đã phải trải qua khoảng thời gian mất mát và đau đớn và đây là lúc bạn muốn quay trở về nhà. Sự thoải mái và ấm áp từ những người yêu bạn vô điều kiện tạo cho bạn sức mạnh vượt qua khó khăn. Đây còn là giai đoạn những cơ hội từng xuất hiện trong quá khứ nhưng bị bỏ lỡ sẽ quay lại.</w:t>
      </w:r>
    </w:p>
    <w:p w:rsidR="00BF2195" w:rsidRDefault="00BF2195"/>
    <w:p w:rsidR="00B11A2A" w:rsidRDefault="00B11A2A"/>
    <w:p w:rsidR="00B11A2A" w:rsidRDefault="00B11A2A"/>
    <w:p w:rsidR="00B11A2A" w:rsidRDefault="00B11A2A" w:rsidP="00B11A2A">
      <w:pPr>
        <w:pStyle w:val="Heading1"/>
        <w:shd w:val="clear" w:color="auto" w:fill="FFFFFF"/>
        <w:spacing w:before="0"/>
        <w:jc w:val="center"/>
        <w:rPr>
          <w:rFonts w:ascii="Arial" w:hAnsi="Arial" w:cs="Arial"/>
          <w:caps/>
          <w:color w:val="D81515"/>
          <w:spacing w:val="15"/>
          <w:sz w:val="30"/>
          <w:szCs w:val="30"/>
        </w:rPr>
      </w:pPr>
      <w:r>
        <w:rPr>
          <w:rFonts w:ascii="Arial" w:hAnsi="Arial" w:cs="Arial"/>
          <w:caps/>
          <w:color w:val="D81515"/>
          <w:spacing w:val="15"/>
          <w:sz w:val="30"/>
          <w:szCs w:val="30"/>
        </w:rPr>
        <w:lastRenderedPageBreak/>
        <w:t>Ý NGHĨA LÁ BÀI SEVEN OF CUPS – QUÁ NHIỀU LỰA CHỌN</w:t>
      </w:r>
    </w:p>
    <w:p w:rsidR="00B11A2A" w:rsidRDefault="00B11A2A" w:rsidP="00B11A2A">
      <w:pPr>
        <w:pStyle w:val="NormalWeb"/>
        <w:shd w:val="clear" w:color="auto" w:fill="FFFFFF"/>
        <w:spacing w:before="0" w:beforeAutospacing="0" w:after="0" w:afterAutospacing="0"/>
        <w:jc w:val="both"/>
        <w:rPr>
          <w:ins w:id="95" w:author="Unknown"/>
          <w:color w:val="232121"/>
        </w:rPr>
      </w:pPr>
      <w:ins w:id="96" w:author="Unknown">
        <w:r>
          <w:rPr>
            <w:color w:val="232121"/>
          </w:rPr>
          <w:fldChar w:fldCharType="begin"/>
        </w:r>
        <w:r>
          <w:rPr>
            <w:color w:val="232121"/>
          </w:rPr>
          <w:instrText xml:space="preserve"> HYPERLINK "https://meozodiac.com/tarot/y-nghia-la-bai-seven-of-cups.html" </w:instrText>
        </w:r>
        <w:r>
          <w:rPr>
            <w:color w:val="232121"/>
          </w:rPr>
          <w:fldChar w:fldCharType="separate"/>
        </w:r>
        <w:r>
          <w:rPr>
            <w:rStyle w:val="Strong"/>
            <w:color w:val="DD3333"/>
          </w:rPr>
          <w:t>Lá bài Seven of Cups</w:t>
        </w:r>
        <w:r>
          <w:rPr>
            <w:color w:val="232121"/>
          </w:rPr>
          <w:fldChar w:fldCharType="end"/>
        </w:r>
        <w:r>
          <w:rPr>
            <w:color w:val="232121"/>
          </w:rPr>
          <w:t> mang ý nghĩa quyết định, giai đoạn này bạn sẽ có nhiều sự lựa chọn, mỗi một lựa chọn đều đem lại kết quả khác nhau. Tuy nhiên, phần lớn các lựa chọn đều bị giới hạn thời gian. Nếu bạn đắn đo các lựa chọn sẽ không còn hiệu lực. Thời gian này bạn cũng có thể nhận được nhiều lời khuyên từ những người khác nhau, bạn không nhất thiết phải tiếp thu tất cả chúng, hãy chọn lựa điều hợp lý nhất.</w:t>
        </w:r>
      </w:ins>
    </w:p>
    <w:p w:rsidR="00B11A2A" w:rsidRDefault="00B11A2A"/>
    <w:p w:rsidR="00B11A2A" w:rsidRDefault="00B11A2A" w:rsidP="00B11A2A">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Tổng quan lá bài Seven of Cups</w:t>
      </w:r>
    </w:p>
    <w:p w:rsidR="00B11A2A" w:rsidRDefault="00B11A2A" w:rsidP="00B11A2A">
      <w:pPr>
        <w:pStyle w:val="NormalWeb"/>
        <w:shd w:val="clear" w:color="auto" w:fill="FFFFFF"/>
        <w:spacing w:before="0" w:beforeAutospacing="0" w:after="0" w:afterAutospacing="0"/>
        <w:jc w:val="both"/>
        <w:rPr>
          <w:color w:val="232121"/>
        </w:rPr>
      </w:pPr>
      <w:r>
        <w:rPr>
          <w:b/>
          <w:bCs/>
          <w:noProof/>
          <w:color w:val="232121"/>
        </w:rPr>
        <w:drawing>
          <wp:inline distT="0" distB="0" distL="0" distR="0">
            <wp:extent cx="1666875" cy="2857500"/>
            <wp:effectExtent l="0" t="0" r="9525" b="0"/>
            <wp:docPr id="45" name="Picture 45" descr="https://meozodiac.com/wp-content/uploads/2019/04/7seven-of-cups-175x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https://meozodiac.com/wp-content/uploads/2019/04/7seven-of-cups-175x300.jpg"/>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666875" cy="2857500"/>
                    </a:xfrm>
                    <a:prstGeom prst="rect">
                      <a:avLst/>
                    </a:prstGeom>
                    <a:noFill/>
                    <a:ln>
                      <a:noFill/>
                    </a:ln>
                  </pic:spPr>
                </pic:pic>
              </a:graphicData>
            </a:graphic>
          </wp:inline>
        </w:drawing>
      </w:r>
    </w:p>
    <w:p w:rsidR="00B11A2A" w:rsidRDefault="00B11A2A" w:rsidP="00B11A2A">
      <w:pPr>
        <w:pStyle w:val="NormalWeb"/>
        <w:shd w:val="clear" w:color="auto" w:fill="FFFFFF"/>
        <w:spacing w:before="0" w:beforeAutospacing="0" w:after="0" w:afterAutospacing="0"/>
        <w:jc w:val="both"/>
        <w:rPr>
          <w:color w:val="232121"/>
        </w:rPr>
      </w:pPr>
      <w:r>
        <w:rPr>
          <w:color w:val="232121"/>
        </w:rPr>
        <w:t>[</w:t>
      </w:r>
      <w:hyperlink r:id="rId82" w:history="1">
        <w:r>
          <w:rPr>
            <w:rStyle w:val="Hyperlink"/>
            <w:b/>
            <w:bCs/>
            <w:color w:val="DD3333"/>
          </w:rPr>
          <w:t>Bói bài tarot về sự nghiệp</w:t>
        </w:r>
      </w:hyperlink>
      <w:r>
        <w:rPr>
          <w:color w:val="232121"/>
        </w:rPr>
        <w:t>] </w:t>
      </w:r>
      <w:r>
        <w:rPr>
          <w:rStyle w:val="Strong"/>
          <w:color w:val="232121"/>
        </w:rPr>
        <w:t>Ý nghĩa lá bài Seven of Cups</w:t>
      </w:r>
      <w:r>
        <w:rPr>
          <w:color w:val="232121"/>
        </w:rPr>
        <w:t> dự báo về những quyết định tại thời điểm hiện tại và tương lai. Bạn có thể rơi vào tình trạng tiến thoái lưỡng nan, do dự giữa các hướng đi khác nhau nhưng buộc phải ra một quyết định cuối cùng.</w:t>
      </w:r>
    </w:p>
    <w:p w:rsidR="00B11A2A" w:rsidRDefault="00B11A2A" w:rsidP="00B11A2A">
      <w:pPr>
        <w:pStyle w:val="NormalWeb"/>
        <w:shd w:val="clear" w:color="auto" w:fill="FFFFFF"/>
        <w:spacing w:before="0" w:beforeAutospacing="0" w:after="255" w:afterAutospacing="0"/>
        <w:jc w:val="both"/>
        <w:rPr>
          <w:color w:val="232121"/>
        </w:rPr>
      </w:pPr>
      <w:r>
        <w:rPr>
          <w:color w:val="232121"/>
        </w:rPr>
        <w:t>Trong trường hợp tiêu cực, lá bài ám chỉ không có gì là chắc chắn. Bạn sẽ gặp áp lực khi đưa ra lựa chọn, nếu bạn không lựa chọn một cách khôn ngoan, bạn sẽ bị rơi vào tình huống đầy rắc rối. Lá bài khẳng định rằng vận mệnh của tương lai đều nằm trong lòng bàn tay của bạn, lựa chọn của bạn có thể quyết định tất cả.</w:t>
      </w:r>
    </w:p>
    <w:p w:rsidR="00B11A2A" w:rsidRDefault="00B11A2A" w:rsidP="00B11A2A">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tình yêu</w:t>
      </w:r>
    </w:p>
    <w:p w:rsidR="00B11A2A" w:rsidRDefault="00B11A2A" w:rsidP="00B11A2A">
      <w:pPr>
        <w:pStyle w:val="NormalWeb"/>
        <w:shd w:val="clear" w:color="auto" w:fill="FFFFFF"/>
        <w:spacing w:before="0" w:beforeAutospacing="0" w:after="0" w:afterAutospacing="0"/>
        <w:jc w:val="both"/>
        <w:rPr>
          <w:color w:val="232121"/>
        </w:rPr>
      </w:pPr>
      <w:r>
        <w:rPr>
          <w:rStyle w:val="Strong"/>
          <w:color w:val="232121"/>
        </w:rPr>
        <w:t>Seven of Cups trong tình yêu</w:t>
      </w:r>
      <w:r>
        <w:rPr>
          <w:color w:val="232121"/>
        </w:rPr>
        <w:t> thể hiện sự bối rối của bạn về tình cảm hiện tại. Nếu bạn đang độc thân hoặc đã từng yêu và đang muốn bắt đầu tìm kiếm người bạn đời của mình thì nên suy nghĩ thật kỹ, xác định bạn muốn gì rồi hãy lên kế hoạch thực hiện.</w:t>
      </w:r>
    </w:p>
    <w:p w:rsidR="00B11A2A" w:rsidRDefault="00B11A2A" w:rsidP="00B11A2A">
      <w:pPr>
        <w:pStyle w:val="NormalWeb"/>
        <w:shd w:val="clear" w:color="auto" w:fill="FFFFFF"/>
        <w:spacing w:before="0" w:beforeAutospacing="0" w:after="255" w:afterAutospacing="0"/>
        <w:jc w:val="both"/>
        <w:rPr>
          <w:color w:val="232121"/>
        </w:rPr>
      </w:pPr>
      <w:r>
        <w:rPr>
          <w:color w:val="232121"/>
        </w:rPr>
        <w:t>Trong chuyện tình yêu, thay vì suy diễn quá nhiều thì bạn và người ấy lên ngồi nói chuyện với nhau để có thể chia sẻ những điều đang dồn nén trong lòng. Quân bà cho rằng đây là giai đoạn phải đưa ra những lựa chọn, nên cẩn trọng bởi những quyết định này có thể ảnh hưởng tới tương lai.</w:t>
      </w:r>
    </w:p>
    <w:p w:rsidR="00E3760C" w:rsidRDefault="00E3760C" w:rsidP="00B11A2A">
      <w:pPr>
        <w:pStyle w:val="NormalWeb"/>
        <w:shd w:val="clear" w:color="auto" w:fill="FFFFFF"/>
        <w:spacing w:before="0" w:beforeAutospacing="0" w:after="255" w:afterAutospacing="0"/>
        <w:jc w:val="both"/>
        <w:rPr>
          <w:color w:val="232121"/>
        </w:rPr>
      </w:pPr>
    </w:p>
    <w:p w:rsidR="00B11A2A" w:rsidRDefault="00B11A2A" w:rsidP="00B11A2A">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lastRenderedPageBreak/>
        <w:t>Về công việc</w:t>
      </w:r>
    </w:p>
    <w:p w:rsidR="00B11A2A" w:rsidRDefault="00B11A2A" w:rsidP="00B11A2A">
      <w:pPr>
        <w:pStyle w:val="NormalWeb"/>
        <w:shd w:val="clear" w:color="auto" w:fill="FFFFFF"/>
        <w:spacing w:before="0" w:beforeAutospacing="0" w:after="0" w:afterAutospacing="0"/>
        <w:jc w:val="both"/>
        <w:rPr>
          <w:color w:val="232121"/>
        </w:rPr>
      </w:pPr>
      <w:r>
        <w:rPr>
          <w:color w:val="232121"/>
        </w:rPr>
        <w:t>Bạn đang đánh giá quá cao bản thân mình. Nếu bạn đang chuẩn bị tìm việc hoặc bắt đầu kinh doanh thì nên cân nhắc năng lực hiện tại tránh quá sức. </w:t>
      </w:r>
      <w:r>
        <w:rPr>
          <w:rStyle w:val="Strong"/>
          <w:color w:val="232121"/>
        </w:rPr>
        <w:t>Seven of Cups</w:t>
      </w:r>
      <w:r>
        <w:rPr>
          <w:color w:val="232121"/>
        </w:rPr>
        <w:t> cho rằng sự ảo tưởng quá lớn về năng lực bản thân có thể khiến bạn phải gánh những khoản nợ nần.</w:t>
      </w:r>
    </w:p>
    <w:p w:rsidR="00B11A2A" w:rsidRDefault="00B11A2A" w:rsidP="00B11A2A">
      <w:pPr>
        <w:pStyle w:val="NormalWeb"/>
        <w:shd w:val="clear" w:color="auto" w:fill="FFFFFF"/>
        <w:spacing w:before="0" w:beforeAutospacing="0" w:after="255" w:afterAutospacing="0"/>
        <w:jc w:val="both"/>
        <w:rPr>
          <w:color w:val="232121"/>
        </w:rPr>
      </w:pPr>
      <w:r>
        <w:rPr>
          <w:color w:val="232121"/>
        </w:rPr>
        <w:t>Ngoài ra, mơ mộng về những thứ quá tốt đẹp và phi thực tế sẽ khiến bạn chìm đắm và thiếu linh hoạt khi xử lý các tình huống huống nguy hiểm. Dự báo thách thức và cơ hội hoàn toàn có thể đến cùng một lúc và sự tỉnh táo cùng thông minh sẽ là yếu tố quyết định công việc của bạn sẽ đi về đâu.</w:t>
      </w:r>
    </w:p>
    <w:p w:rsidR="00B11A2A" w:rsidRDefault="00B11A2A" w:rsidP="00B11A2A">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tiền bạc</w:t>
      </w:r>
    </w:p>
    <w:p w:rsidR="00B11A2A" w:rsidRDefault="00B11A2A" w:rsidP="00B11A2A">
      <w:pPr>
        <w:pStyle w:val="NormalWeb"/>
        <w:shd w:val="clear" w:color="auto" w:fill="FFFFFF"/>
        <w:spacing w:before="0" w:beforeAutospacing="0" w:after="0" w:afterAutospacing="0"/>
        <w:jc w:val="both"/>
        <w:rPr>
          <w:color w:val="232121"/>
        </w:rPr>
      </w:pPr>
      <w:r>
        <w:rPr>
          <w:rStyle w:val="Strong"/>
          <w:color w:val="232121"/>
        </w:rPr>
        <w:t>Lá bài Seven of Cups</w:t>
      </w:r>
      <w:r>
        <w:rPr>
          <w:color w:val="232121"/>
        </w:rPr>
        <w:t> mang ý nghĩa báo hiệu về lòng tham, không nên chỉ nhìn cái lợi trước mắt mà mạo hiểm đầu tư quá nhiều tiền. Lá bài cũng cảnh báo một vài mối quan hệ gắn liền với lợi ích liên quan đến tài chính đang tồn tại. Bạn hoàn toàn có thể đánh mất những mối quan hệ lâu năm bởi các rắc rối liên quan đến tiền bạc. Không nên tham lam và khôn lỏi khi hợp tác chung. Giai đoạn này, bạn nên cẩn thận với những lời mời gọi hợp tác hoặc kinh doanh. Những khoản vay mượn cũng nên hạn chế.</w:t>
      </w:r>
    </w:p>
    <w:p w:rsidR="00274FF0" w:rsidRDefault="00274FF0" w:rsidP="00B11A2A">
      <w:pPr>
        <w:pStyle w:val="NormalWeb"/>
        <w:shd w:val="clear" w:color="auto" w:fill="FFFFFF"/>
        <w:spacing w:before="0" w:beforeAutospacing="0" w:after="0" w:afterAutospacing="0"/>
        <w:jc w:val="both"/>
        <w:rPr>
          <w:color w:val="232121"/>
        </w:rPr>
      </w:pPr>
    </w:p>
    <w:p w:rsidR="00B11A2A" w:rsidRDefault="00B11A2A" w:rsidP="00B11A2A">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sức khỏe</w:t>
      </w:r>
    </w:p>
    <w:p w:rsidR="00B11A2A" w:rsidRDefault="00B11A2A" w:rsidP="00B11A2A">
      <w:pPr>
        <w:pStyle w:val="NormalWeb"/>
        <w:shd w:val="clear" w:color="auto" w:fill="FFFFFF"/>
        <w:spacing w:before="0" w:beforeAutospacing="0" w:after="255" w:afterAutospacing="0"/>
        <w:jc w:val="both"/>
        <w:rPr>
          <w:color w:val="232121"/>
        </w:rPr>
      </w:pPr>
      <w:r>
        <w:rPr>
          <w:color w:val="232121"/>
        </w:rPr>
        <w:t>Lá bài ám chỉ những áp lực về công việc có thể khiến bạn kiệt sức và mất tập trung. Thời gian dành để chăm sóc bản thân dường như bị bó hẹp, một vài rắc rối về tâm lý có thể xảy ra. Lá bài khuyên rằng nên tham gia các hoạt động ngoài trời hoặc một số bộ môn tốt cho sức khỏe như Yoga hoặc thiền. Bạn nên để đầu óc thư thái, tránh những tác động bên ngoài và hạn chế tối đa các cuộc nhậu nhẹt, vui chơi.</w:t>
      </w:r>
    </w:p>
    <w:p w:rsidR="00B11A2A" w:rsidRDefault="00B11A2A" w:rsidP="00B11A2A">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Ý nghĩa lá bài lá bài Seven of Cups xuôi</w:t>
      </w:r>
    </w:p>
    <w:p w:rsidR="00B11A2A" w:rsidRDefault="00B11A2A" w:rsidP="00B11A2A">
      <w:pPr>
        <w:pStyle w:val="NormalWeb"/>
        <w:shd w:val="clear" w:color="auto" w:fill="FFFFFF"/>
        <w:spacing w:before="0" w:beforeAutospacing="0" w:after="0" w:afterAutospacing="0"/>
        <w:jc w:val="both"/>
        <w:rPr>
          <w:color w:val="232121"/>
        </w:rPr>
      </w:pPr>
      <w:r>
        <w:rPr>
          <w:color w:val="232121"/>
        </w:rPr>
        <w:t>Hình ảnh lá bài mô tả một người đang quay lưng, phía trước là 7 chiếc cốc khác nhau, mỗi chiếc cốc đại diện cho một điều khác nhau như giấc mơ, ảo ảnh… </w:t>
      </w:r>
      <w:r>
        <w:rPr>
          <w:rStyle w:val="Strong"/>
          <w:color w:val="232121"/>
        </w:rPr>
        <w:t>Seven of Cups xuôi</w:t>
      </w:r>
      <w:r>
        <w:rPr>
          <w:color w:val="232121"/>
        </w:rPr>
        <w:t> chính là lá bài của sự lựa chọn và trí tưởng tượng. Lá bài đưa ra cảnh báo rằng bạn nên cẩn thận trước những suy nghĩ và tưởng tượng của bản thân, mỗi một lựa chọn đưa ra đều nên đắn đo kỹ lưỡng.</w:t>
      </w:r>
    </w:p>
    <w:p w:rsidR="00B11A2A" w:rsidRDefault="00B11A2A" w:rsidP="00B11A2A">
      <w:pPr>
        <w:pStyle w:val="NormalWeb"/>
        <w:shd w:val="clear" w:color="auto" w:fill="FFFFFF"/>
        <w:spacing w:before="0" w:beforeAutospacing="0" w:after="255" w:afterAutospacing="0"/>
        <w:jc w:val="both"/>
        <w:rPr>
          <w:color w:val="232121"/>
        </w:rPr>
      </w:pPr>
      <w:r>
        <w:rPr>
          <w:color w:val="232121"/>
        </w:rPr>
        <w:t>Mặc khác, nó chỉ ra rằng bạn là người thích mơ mộng, điều này vừa tốt vừa không. Thật tốt khi sống có mơ ước, có hy vọng nhưng tốt hơn cả là hành động để đạt được nó. Đây là giai đoạn nên ngừng mơ mộng và hành động thực tế để hiện thực hóa ước mơ. Lá bài xuôi cho rằng đây là giai đoạn bạn loay hoay trước quá nhiều lựa chọn, hãy thận trọng khi đưa ra quyết định. Vì những thứ xuất hiện trong chiếc cốc có cả may mắn lẫn xui xẻo. Lời khuyên từ Seven of Cups là nên sống thực tế hơn, hạn chế mơ mộng quá mức, hãy hiện thực hóa những giấc mơ của mình thay vì ngồi tưởng tượng.</w:t>
      </w:r>
    </w:p>
    <w:p w:rsidR="00B11A2A" w:rsidRDefault="00B11A2A"/>
    <w:p w:rsidR="00B11A2A" w:rsidRDefault="00B11A2A"/>
    <w:p w:rsidR="00B11A2A" w:rsidRDefault="00B11A2A"/>
    <w:p w:rsidR="00B11A2A" w:rsidRDefault="00B11A2A" w:rsidP="00B11A2A">
      <w:pPr>
        <w:pStyle w:val="Heading1"/>
        <w:shd w:val="clear" w:color="auto" w:fill="FFFFFF"/>
        <w:spacing w:before="0"/>
        <w:jc w:val="center"/>
        <w:rPr>
          <w:rFonts w:ascii="Arial" w:hAnsi="Arial" w:cs="Arial"/>
          <w:caps/>
          <w:color w:val="D81515"/>
          <w:spacing w:val="15"/>
          <w:sz w:val="30"/>
          <w:szCs w:val="30"/>
        </w:rPr>
      </w:pPr>
      <w:r>
        <w:rPr>
          <w:rFonts w:ascii="Arial" w:hAnsi="Arial" w:cs="Arial"/>
          <w:caps/>
          <w:color w:val="D81515"/>
          <w:spacing w:val="15"/>
          <w:sz w:val="30"/>
          <w:szCs w:val="30"/>
        </w:rPr>
        <w:lastRenderedPageBreak/>
        <w:t>Ý NGHĨA LÁ BÀI EIGHT OF CUPS – TỪ BỎ MỌI THỨ</w:t>
      </w:r>
    </w:p>
    <w:p w:rsidR="00B11A2A" w:rsidRDefault="00B11A2A" w:rsidP="00B11A2A">
      <w:pPr>
        <w:pStyle w:val="NormalWeb"/>
        <w:shd w:val="clear" w:color="auto" w:fill="FFFFFF"/>
        <w:spacing w:before="0" w:beforeAutospacing="0" w:after="0" w:afterAutospacing="0"/>
        <w:jc w:val="both"/>
        <w:rPr>
          <w:ins w:id="97" w:author="Unknown"/>
          <w:color w:val="232121"/>
        </w:rPr>
      </w:pPr>
      <w:ins w:id="98" w:author="Unknown">
        <w:r>
          <w:rPr>
            <w:color w:val="232121"/>
          </w:rPr>
          <w:t>[</w:t>
        </w:r>
        <w:r>
          <w:rPr>
            <w:rStyle w:val="Strong"/>
            <w:color w:val="232121"/>
          </w:rPr>
          <w:fldChar w:fldCharType="begin"/>
        </w:r>
        <w:r>
          <w:rPr>
            <w:rStyle w:val="Strong"/>
            <w:color w:val="232121"/>
          </w:rPr>
          <w:instrText xml:space="preserve"> HYPERLINK "https://meozodiac.com/xem-boi-bai-tarot-online" </w:instrText>
        </w:r>
        <w:r>
          <w:rPr>
            <w:rStyle w:val="Strong"/>
            <w:color w:val="232121"/>
          </w:rPr>
          <w:fldChar w:fldCharType="separate"/>
        </w:r>
        <w:r>
          <w:rPr>
            <w:rStyle w:val="Hyperlink"/>
            <w:b/>
            <w:bCs/>
            <w:color w:val="DD3333"/>
          </w:rPr>
          <w:t>Bói bài tarot online mien phi</w:t>
        </w:r>
        <w:r>
          <w:rPr>
            <w:rStyle w:val="Strong"/>
            <w:color w:val="232121"/>
          </w:rPr>
          <w:fldChar w:fldCharType="end"/>
        </w:r>
        <w:r>
          <w:rPr>
            <w:color w:val="232121"/>
          </w:rPr>
          <w:t>] Lá bài </w:t>
        </w:r>
        <w:r>
          <w:rPr>
            <w:color w:val="232121"/>
          </w:rPr>
          <w:fldChar w:fldCharType="begin"/>
        </w:r>
        <w:r>
          <w:rPr>
            <w:color w:val="232121"/>
          </w:rPr>
          <w:instrText xml:space="preserve"> HYPERLINK "https://meozodiac.com/tarot/y-nghia-la-bai-eight-of-cups.html" </w:instrText>
        </w:r>
        <w:r>
          <w:rPr>
            <w:color w:val="232121"/>
          </w:rPr>
          <w:fldChar w:fldCharType="separate"/>
        </w:r>
        <w:r>
          <w:rPr>
            <w:rStyle w:val="Strong"/>
            <w:color w:val="DD3333"/>
          </w:rPr>
          <w:t>Eight of Cups</w:t>
        </w:r>
        <w:r>
          <w:rPr>
            <w:color w:val="232121"/>
          </w:rPr>
          <w:fldChar w:fldCharType="end"/>
        </w:r>
        <w:r>
          <w:rPr>
            <w:color w:val="232121"/>
          </w:rPr>
          <w:t> có nghĩa là khởi hành. Lá bài dự đoán bạn sẽ phải rũ bỏ tất cả mọi thứ hiện tại và bắt đầu lại. Bạn phải rời bỏ một mối quan hệ, một nếp sống thân quen để bắt đầu một hành trình mới.</w:t>
        </w:r>
      </w:ins>
    </w:p>
    <w:p w:rsidR="00B11A2A" w:rsidRDefault="00B11A2A"/>
    <w:p w:rsidR="002D4F97" w:rsidRDefault="002D4F97" w:rsidP="002D4F97">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Tổng quan về lá bài Eight of Cups</w:t>
      </w:r>
    </w:p>
    <w:p w:rsidR="002D4F97" w:rsidRDefault="002D4F97" w:rsidP="002D4F97">
      <w:pPr>
        <w:pStyle w:val="NormalWeb"/>
        <w:shd w:val="clear" w:color="auto" w:fill="FFFFFF"/>
        <w:spacing w:before="0" w:beforeAutospacing="0" w:after="255" w:afterAutospacing="0"/>
        <w:jc w:val="both"/>
        <w:rPr>
          <w:color w:val="232121"/>
        </w:rPr>
      </w:pPr>
      <w:r>
        <w:rPr>
          <w:noProof/>
          <w:color w:val="232121"/>
        </w:rPr>
        <w:drawing>
          <wp:inline distT="0" distB="0" distL="0" distR="0">
            <wp:extent cx="1666875" cy="2857500"/>
            <wp:effectExtent l="0" t="0" r="9525" b="0"/>
            <wp:docPr id="46" name="Picture 46" descr="https://meozodiac.com/wp-content/uploads/2019/04/8eight-of-cups-175x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https://meozodiac.com/wp-content/uploads/2019/04/8eight-of-cups-175x300.jp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666875" cy="2857500"/>
                    </a:xfrm>
                    <a:prstGeom prst="rect">
                      <a:avLst/>
                    </a:prstGeom>
                    <a:noFill/>
                    <a:ln>
                      <a:noFill/>
                    </a:ln>
                  </pic:spPr>
                </pic:pic>
              </a:graphicData>
            </a:graphic>
          </wp:inline>
        </w:drawing>
      </w:r>
      <w:r>
        <w:rPr>
          <w:color w:val="232121"/>
        </w:rPr>
        <w:t>Eight of Cups thường mang nghĩa tiêu cực nhiều hơn. Giai đoạn này, bạn buộc phải rời khỏi một mối quan hệ, rút khỏi một dự án, chấm dứt một tình yêu hoặc một tình bạn. Cũng tại thời điểm này, bạn thường xuyên căng thẳng và mệt mỏi. Chỉ khi rũ bỏ những thứ đang gây cản trở, bạn mới có thể tiến về phía trước. Điều đáng mừng là bạn nhận thức được tình huống hiện tại và nỗ lực để có cuộc sống như mơ ước.</w:t>
      </w:r>
    </w:p>
    <w:p w:rsidR="002D4F97" w:rsidRDefault="002D4F97" w:rsidP="002D4F97">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tình yêu</w:t>
      </w:r>
    </w:p>
    <w:p w:rsidR="002D4F97" w:rsidRDefault="002D4F97" w:rsidP="002D4F97">
      <w:pPr>
        <w:pStyle w:val="NormalWeb"/>
        <w:shd w:val="clear" w:color="auto" w:fill="FFFFFF"/>
        <w:spacing w:before="0" w:beforeAutospacing="0" w:after="0" w:afterAutospacing="0"/>
        <w:jc w:val="both"/>
        <w:rPr>
          <w:color w:val="232121"/>
        </w:rPr>
      </w:pPr>
      <w:r>
        <w:rPr>
          <w:color w:val="232121"/>
        </w:rPr>
        <w:t>Nếu bạn đang trong mối quan hệ tình cảm thì giai đoạn này mối quan hệ sẽ trở nên nhàm chán. Sự tin tưởng của bạn và đối phương dành cho nhau đang có sự lung lay, dấu hiệu của sự phản bội đang bắt đầu manh nha xuất hiện, hãy hết sức cảnh giác.</w:t>
      </w:r>
      <w:r>
        <w:rPr>
          <w:rStyle w:val="Strong"/>
          <w:color w:val="232121"/>
        </w:rPr>
        <w:t> Eight of Cups trong tình yêu</w:t>
      </w:r>
      <w:r>
        <w:rPr>
          <w:color w:val="232121"/>
        </w:rPr>
        <w:t> nói rằng : nếu bạn cảm thấy mình và người ấy thật sự còn tình cảm, hãy can đảm nói chuyện thẳng thắn với nhau. Chỉ khi nào, bạn hoặc người ấy chịu nhường nhịn và tin tưởng nhau thì chiến tranh lạnh mới chấm dứt.</w:t>
      </w:r>
    </w:p>
    <w:p w:rsidR="00E3760C" w:rsidRDefault="00E3760C" w:rsidP="002D4F97">
      <w:pPr>
        <w:pStyle w:val="NormalWeb"/>
        <w:shd w:val="clear" w:color="auto" w:fill="FFFFFF"/>
        <w:spacing w:before="0" w:beforeAutospacing="0" w:after="0" w:afterAutospacing="0"/>
        <w:jc w:val="both"/>
        <w:rPr>
          <w:color w:val="232121"/>
        </w:rPr>
      </w:pPr>
    </w:p>
    <w:p w:rsidR="002D4F97" w:rsidRDefault="002D4F97" w:rsidP="002D4F97">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công việc</w:t>
      </w:r>
    </w:p>
    <w:p w:rsidR="002D4F97" w:rsidRDefault="002D4F97" w:rsidP="002D4F97">
      <w:pPr>
        <w:pStyle w:val="NormalWeb"/>
        <w:shd w:val="clear" w:color="auto" w:fill="FFFFFF"/>
        <w:spacing w:before="0" w:beforeAutospacing="0" w:after="0" w:afterAutospacing="0"/>
        <w:jc w:val="both"/>
        <w:rPr>
          <w:color w:val="232121"/>
        </w:rPr>
      </w:pPr>
      <w:r>
        <w:rPr>
          <w:color w:val="232121"/>
        </w:rPr>
        <w:t>Công việc hiện tại bắt đầu thu hoạch được những trái ngọt đầu tiên sau những vất vả nhưng dường như bạn không thấy thỏa mãn về nó. </w:t>
      </w:r>
      <w:r>
        <w:rPr>
          <w:rStyle w:val="Strong"/>
          <w:color w:val="232121"/>
        </w:rPr>
        <w:t>Ý nghĩa lá bài Eight of Cups</w:t>
      </w:r>
      <w:r>
        <w:rPr>
          <w:color w:val="232121"/>
        </w:rPr>
        <w:t> khuyên rằng nếu bạn cảm thấy không tin tưởng vào con đường mình đang đi thì hãy bắt đầu tìm một hướng đi khác, không nên quanh quẩn với những thứ không mang lại lợi ích cho mình. Chịu từ bỏ những thành quả cũ bạn sẽ nhận được phần thưởng lớn hơn.</w:t>
      </w:r>
    </w:p>
    <w:p w:rsidR="002D4F97" w:rsidRDefault="002D4F97" w:rsidP="002D4F97">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lastRenderedPageBreak/>
        <w:t>Về tiền bạc</w:t>
      </w:r>
    </w:p>
    <w:p w:rsidR="002D4F97" w:rsidRDefault="002D4F97" w:rsidP="002D4F97">
      <w:pPr>
        <w:pStyle w:val="NormalWeb"/>
        <w:shd w:val="clear" w:color="auto" w:fill="FFFFFF"/>
        <w:spacing w:before="0" w:beforeAutospacing="0" w:after="255" w:afterAutospacing="0"/>
        <w:jc w:val="both"/>
        <w:rPr>
          <w:color w:val="232121"/>
        </w:rPr>
      </w:pPr>
      <w:r>
        <w:rPr>
          <w:color w:val="232121"/>
        </w:rPr>
        <w:t>Lá bài Eight of Cups thông báo rằng tình hình tài chính đang ở giai đoạn ổn định. Bạn hoàn  toàn có thể đầu tư vào một lĩnh vực mới, những cơ hội luôn xuất hiện ở phía trước. Mặt khác, lá bài gợi ý rằng nên thử dùng tiền theo cách mới, dự án lạ biết đâu bạn sẽ nhận được những phần thưởng lớn. Ngoài ra, bạn có thể quyên góp tiền cho các dự án xã hội vừa tạo ra lợi nhuận mà vẫn có thể giúp đỡ những người có hoàn cảnh khó khăn hơn.</w:t>
      </w:r>
    </w:p>
    <w:p w:rsidR="002D4F97" w:rsidRDefault="002D4F97" w:rsidP="002D4F97">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sức khỏe</w:t>
      </w:r>
    </w:p>
    <w:p w:rsidR="002D4F97" w:rsidRDefault="002D4F97" w:rsidP="002D4F97">
      <w:pPr>
        <w:pStyle w:val="NormalWeb"/>
        <w:shd w:val="clear" w:color="auto" w:fill="FFFFFF"/>
        <w:spacing w:before="0" w:beforeAutospacing="0" w:after="255" w:afterAutospacing="0"/>
        <w:jc w:val="both"/>
        <w:rPr>
          <w:color w:val="232121"/>
        </w:rPr>
      </w:pPr>
      <w:r>
        <w:rPr>
          <w:color w:val="232121"/>
        </w:rPr>
        <w:t>Lá bài không mang bất kỳ một dấu hiệu bất lợi nào với sức khỏe hiện tại. Nếu có chỉ là những căng thẳng thông thường do công việc tạo ra, không nên quá lo lắng. Ngoài ra, sự bất an và thiếu lòng tin khiến bạn hay bồn chồn không yên, gợi ý của Eight of Cups là hãy tham gia những lớp học thiền hoặc Yoga để lấy lại sự cân bằng.</w:t>
      </w:r>
    </w:p>
    <w:p w:rsidR="002D4F97" w:rsidRDefault="002D4F97" w:rsidP="002D4F97">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Ý nghĩa lá bài Eight of Cups xuôi</w:t>
      </w:r>
    </w:p>
    <w:p w:rsidR="002D4F97" w:rsidRDefault="002D4F97" w:rsidP="002D4F97">
      <w:pPr>
        <w:pStyle w:val="NormalWeb"/>
        <w:shd w:val="clear" w:color="auto" w:fill="FFFFFF"/>
        <w:spacing w:before="0" w:beforeAutospacing="0" w:after="255" w:afterAutospacing="0"/>
        <w:jc w:val="both"/>
        <w:rPr>
          <w:color w:val="232121"/>
        </w:rPr>
      </w:pPr>
      <w:r>
        <w:rPr>
          <w:color w:val="232121"/>
        </w:rPr>
        <w:t>Lá bài xuôi mô tả một người đàn ông đang bước đi trên vùng đất cằn cỗi, phía sau anh ta là tám chiếc cốc vàng. Anh ra mệt mỏi bước đi bỏ lại những chiếc cốc mình đã nhọc công thu thập và tìm kiếm một thứ gì đó cao xa hơn. Lá bài là kết quả của sự buồn chán, bạn nhận ra những gì mình từng mong muốn và kiếm tìm không mang lại cảm giác thỏa mãn như tưởng tượng. Vùng đất cằn cỗi mà người đàn ông đi qua thể hiện những thách thức trong cuộc đời. Nó cũng cho thấy sự tách biệt bản thân khỏi những người khác để tự phát triển và hoàn thiện bản thân.</w:t>
      </w:r>
    </w:p>
    <w:p w:rsidR="002D4F97" w:rsidRDefault="002D4F97" w:rsidP="002D4F97">
      <w:pPr>
        <w:pStyle w:val="NormalWeb"/>
        <w:shd w:val="clear" w:color="auto" w:fill="FFFFFF"/>
        <w:spacing w:before="0" w:beforeAutospacing="0" w:after="0" w:afterAutospacing="0"/>
        <w:jc w:val="both"/>
        <w:rPr>
          <w:color w:val="232121"/>
        </w:rPr>
      </w:pPr>
      <w:r>
        <w:rPr>
          <w:rStyle w:val="Strong"/>
          <w:color w:val="232121"/>
        </w:rPr>
        <w:t>Lá bài Eight of Cups xuôi</w:t>
      </w:r>
      <w:r>
        <w:rPr>
          <w:color w:val="232121"/>
        </w:rPr>
        <w:t> biểu thị thời gian của sự chuyển đổi. Đây là giai đoạn sau khi quá mệt mỏi sau hành trình dài, người ta sẽ chiêm nghiệm ra những triết lý sống mới. Bạn không hài lòng với cuộc sống hiện tại và muốn thử sức với những thứ mới lạ. Bạn chuyển từ lựa chọn này sang lựa chọn khác, nếm rượu ở từng chiếc cốc khác nhau. Bạn nhận ra rằng mình buộc phải rời khỏi những thứ quen thuộc để hoàn thiện bản thân.</w:t>
      </w:r>
    </w:p>
    <w:p w:rsidR="002D4F97" w:rsidRDefault="002D4F97"/>
    <w:p w:rsidR="00876BE7" w:rsidRDefault="00876BE7"/>
    <w:p w:rsidR="00876BE7" w:rsidRDefault="00876BE7"/>
    <w:p w:rsidR="00876BE7" w:rsidRDefault="00876BE7"/>
    <w:p w:rsidR="00876BE7" w:rsidRDefault="00876BE7"/>
    <w:p w:rsidR="00876BE7" w:rsidRDefault="00876BE7"/>
    <w:p w:rsidR="00876BE7" w:rsidRDefault="00876BE7"/>
    <w:p w:rsidR="00876BE7" w:rsidRDefault="00876BE7"/>
    <w:p w:rsidR="00876BE7" w:rsidRDefault="00876BE7"/>
    <w:p w:rsidR="00876BE7" w:rsidRDefault="00876BE7" w:rsidP="00876BE7">
      <w:pPr>
        <w:pStyle w:val="Heading1"/>
        <w:shd w:val="clear" w:color="auto" w:fill="FFFFFF"/>
        <w:spacing w:before="0"/>
        <w:jc w:val="center"/>
        <w:rPr>
          <w:rFonts w:ascii="Arial" w:hAnsi="Arial" w:cs="Arial"/>
          <w:caps/>
          <w:color w:val="D81515"/>
          <w:spacing w:val="15"/>
          <w:sz w:val="30"/>
          <w:szCs w:val="30"/>
        </w:rPr>
      </w:pPr>
      <w:r>
        <w:rPr>
          <w:rFonts w:ascii="Arial" w:hAnsi="Arial" w:cs="Arial"/>
          <w:caps/>
          <w:color w:val="D81515"/>
          <w:spacing w:val="15"/>
          <w:sz w:val="30"/>
          <w:szCs w:val="30"/>
        </w:rPr>
        <w:lastRenderedPageBreak/>
        <w:t>Ý NGHĨA LÁ BÀI NINE OF CUPS – MƠ ƯỚC THÀNH HIỆN THỰC</w:t>
      </w:r>
    </w:p>
    <w:p w:rsidR="00876BE7" w:rsidRDefault="00876BE7" w:rsidP="00876BE7">
      <w:pPr>
        <w:pStyle w:val="NormalWeb"/>
        <w:shd w:val="clear" w:color="auto" w:fill="FFFFFF"/>
        <w:spacing w:before="0" w:beforeAutospacing="0" w:after="0" w:afterAutospacing="0"/>
        <w:jc w:val="both"/>
        <w:rPr>
          <w:ins w:id="99" w:author="Unknown"/>
          <w:color w:val="232121"/>
        </w:rPr>
      </w:pPr>
      <w:ins w:id="100" w:author="Unknown">
        <w:r>
          <w:rPr>
            <w:color w:val="232121"/>
          </w:rPr>
          <w:t>[</w:t>
        </w:r>
        <w:r>
          <w:rPr>
            <w:rStyle w:val="Strong"/>
            <w:color w:val="232121"/>
          </w:rPr>
          <w:fldChar w:fldCharType="begin"/>
        </w:r>
        <w:r>
          <w:rPr>
            <w:rStyle w:val="Strong"/>
            <w:color w:val="232121"/>
          </w:rPr>
          <w:instrText xml:space="preserve"> HYPERLINK "https://meozodiac.com/xem-boi-bai-tarot-online" </w:instrText>
        </w:r>
        <w:r>
          <w:rPr>
            <w:rStyle w:val="Strong"/>
            <w:color w:val="232121"/>
          </w:rPr>
          <w:fldChar w:fldCharType="separate"/>
        </w:r>
        <w:r>
          <w:rPr>
            <w:rStyle w:val="Hyperlink"/>
            <w:b/>
            <w:bCs/>
            <w:color w:val="DD3333"/>
          </w:rPr>
          <w:t>Xem tarot online</w:t>
        </w:r>
        <w:r>
          <w:rPr>
            <w:rStyle w:val="Strong"/>
            <w:color w:val="232121"/>
          </w:rPr>
          <w:fldChar w:fldCharType="end"/>
        </w:r>
        <w:r>
          <w:rPr>
            <w:color w:val="232121"/>
          </w:rPr>
          <w:t>] </w:t>
        </w:r>
        <w:r>
          <w:rPr>
            <w:rStyle w:val="Strong"/>
            <w:color w:val="232121"/>
          </w:rPr>
          <w:t>Nine of Cups</w:t>
        </w:r>
        <w:r>
          <w:rPr>
            <w:color w:val="232121"/>
          </w:rPr>
          <w:t> là lá bài của sự viên mãn. Đây là giai đoạn những ước mơ của bạn sẽ được thực hiện, bạn sẽ được tận hưởng cảm giác thỏa mãn khi có được thứ mình muốn. Lá bài dự đoán mọi vấn đề xung quanh bạn đang dần chuyển biến theo hướng tích cực.</w:t>
        </w:r>
      </w:ins>
    </w:p>
    <w:p w:rsidR="00876BE7" w:rsidRDefault="00876BE7"/>
    <w:p w:rsidR="00876BE7" w:rsidRDefault="00876BE7" w:rsidP="00876BE7">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Tổng quan về lá bài Nine of Cups</w:t>
      </w:r>
    </w:p>
    <w:p w:rsidR="00876BE7" w:rsidRDefault="00876BE7" w:rsidP="00876BE7">
      <w:pPr>
        <w:pStyle w:val="NormalWeb"/>
        <w:shd w:val="clear" w:color="auto" w:fill="FFFFFF"/>
        <w:spacing w:before="0" w:beforeAutospacing="0" w:after="0" w:afterAutospacing="0"/>
        <w:jc w:val="both"/>
        <w:rPr>
          <w:color w:val="232121"/>
        </w:rPr>
      </w:pPr>
      <w:r>
        <w:rPr>
          <w:noProof/>
          <w:color w:val="232121"/>
        </w:rPr>
        <w:drawing>
          <wp:inline distT="0" distB="0" distL="0" distR="0">
            <wp:extent cx="1666875" cy="2857500"/>
            <wp:effectExtent l="0" t="0" r="9525" b="0"/>
            <wp:docPr id="47" name="Picture 47" descr="https://meozodiac.com/wp-content/uploads/2019/04/9nine-of-cups-175x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https://meozodiac.com/wp-content/uploads/2019/04/9nine-of-cups-175x300.jp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666875" cy="2857500"/>
                    </a:xfrm>
                    <a:prstGeom prst="rect">
                      <a:avLst/>
                    </a:prstGeom>
                    <a:noFill/>
                    <a:ln>
                      <a:noFill/>
                    </a:ln>
                  </pic:spPr>
                </pic:pic>
              </a:graphicData>
            </a:graphic>
          </wp:inline>
        </w:drawing>
      </w:r>
      <w:r>
        <w:rPr>
          <w:color w:val="232121"/>
        </w:rPr>
        <w:t>Sự hài lòng và thỏa mãn là </w:t>
      </w:r>
      <w:hyperlink r:id="rId85" w:history="1">
        <w:r>
          <w:rPr>
            <w:rStyle w:val="Strong"/>
            <w:color w:val="DD3333"/>
          </w:rPr>
          <w:t>ý nghĩa lá bài Nine of Cups</w:t>
        </w:r>
      </w:hyperlink>
      <w:r>
        <w:rPr>
          <w:color w:val="232121"/>
        </w:rPr>
        <w:t> đề cập đến. Lá bài dự báo những tin vui sẽ đến trong thời điểm này, kế hoạch đầu tư kinh doanh sẽ được triển khai và mang lại kết quả như mong đợi. Mối quan hệ tình cảm và gia đình đang chuyển biến như bạn mong muốn. Lá bài chỉ ra rằng bạn sẽ nhận được mọi thứ mình thầm ao ước bấy lâu.</w:t>
      </w:r>
    </w:p>
    <w:p w:rsidR="00876BE7" w:rsidRDefault="00876BE7" w:rsidP="00876BE7">
      <w:pPr>
        <w:pStyle w:val="NormalWeb"/>
        <w:shd w:val="clear" w:color="auto" w:fill="FFFFFF"/>
        <w:spacing w:before="0" w:beforeAutospacing="0" w:after="255" w:afterAutospacing="0"/>
        <w:jc w:val="both"/>
        <w:rPr>
          <w:color w:val="232121"/>
        </w:rPr>
      </w:pPr>
      <w:r>
        <w:rPr>
          <w:color w:val="232121"/>
        </w:rPr>
        <w:t>Tuy bạn có thể đạt được danh vọng, thành công tại thời điểm này những không có nghĩa là tương lai cũng vậy, những điều đến vào giai đoạn này chưa thực sự là tốt nhất. Và bạn đang thỏa mãn quá sớm với những gì mình có được, đôi khi bạn mong muốn thành công, địa vị nhưng lại không chịu hy sinh để đạt được nó.</w:t>
      </w:r>
    </w:p>
    <w:p w:rsidR="00876BE7" w:rsidRDefault="00876BE7" w:rsidP="00876BE7">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tình yêu</w:t>
      </w:r>
    </w:p>
    <w:p w:rsidR="00876BE7" w:rsidRDefault="00876BE7" w:rsidP="00876BE7">
      <w:pPr>
        <w:pStyle w:val="NormalWeb"/>
        <w:shd w:val="clear" w:color="auto" w:fill="FFFFFF"/>
        <w:spacing w:before="0" w:beforeAutospacing="0" w:after="0" w:afterAutospacing="0"/>
        <w:jc w:val="both"/>
        <w:rPr>
          <w:color w:val="232121"/>
        </w:rPr>
      </w:pPr>
      <w:r>
        <w:rPr>
          <w:rStyle w:val="Strong"/>
          <w:color w:val="232121"/>
        </w:rPr>
        <w:t>Nine of Cups trong tình yêu</w:t>
      </w:r>
      <w:r>
        <w:rPr>
          <w:color w:val="232121"/>
        </w:rPr>
        <w:t> thông báo mối quan hệ tình cảm sẽ có nhiều phút giây lãng mạn vào giai đoạn này, hai bạn hoàn toàn có thể tiến xa hơn trong tương lai. Sau một khoảng thời gian của nhiều biến cố và giận hờn thì bạn và người ấy đã hiểu nhau hơn, sự đồng cảm và sẻ chia xuất hiện giữa hai người. Nếu bạn đang độc thân thì lúc này rất hợp lý để tìm kiếm một đối tác tình yêu trong mơ. Hãy gặp những người mới, tự tin thể hiện bản thân để thu hút đối phương.</w:t>
      </w:r>
    </w:p>
    <w:p w:rsidR="00E3760C" w:rsidRDefault="00E3760C" w:rsidP="00876BE7">
      <w:pPr>
        <w:pStyle w:val="NormalWeb"/>
        <w:shd w:val="clear" w:color="auto" w:fill="FFFFFF"/>
        <w:spacing w:before="0" w:beforeAutospacing="0" w:after="0" w:afterAutospacing="0"/>
        <w:jc w:val="both"/>
        <w:rPr>
          <w:color w:val="232121"/>
        </w:rPr>
      </w:pPr>
    </w:p>
    <w:p w:rsidR="00E3760C" w:rsidRDefault="00E3760C" w:rsidP="00876BE7">
      <w:pPr>
        <w:pStyle w:val="NormalWeb"/>
        <w:shd w:val="clear" w:color="auto" w:fill="FFFFFF"/>
        <w:spacing w:before="0" w:beforeAutospacing="0" w:after="0" w:afterAutospacing="0"/>
        <w:jc w:val="both"/>
        <w:rPr>
          <w:color w:val="232121"/>
        </w:rPr>
      </w:pPr>
    </w:p>
    <w:p w:rsidR="00E3760C" w:rsidRDefault="00E3760C" w:rsidP="00876BE7">
      <w:pPr>
        <w:pStyle w:val="NormalWeb"/>
        <w:shd w:val="clear" w:color="auto" w:fill="FFFFFF"/>
        <w:spacing w:before="0" w:beforeAutospacing="0" w:after="0" w:afterAutospacing="0"/>
        <w:jc w:val="both"/>
        <w:rPr>
          <w:color w:val="232121"/>
        </w:rPr>
      </w:pPr>
    </w:p>
    <w:p w:rsidR="00E3760C" w:rsidRDefault="00E3760C" w:rsidP="00876BE7">
      <w:pPr>
        <w:pStyle w:val="NormalWeb"/>
        <w:shd w:val="clear" w:color="auto" w:fill="FFFFFF"/>
        <w:spacing w:before="0" w:beforeAutospacing="0" w:after="0" w:afterAutospacing="0"/>
        <w:jc w:val="both"/>
        <w:rPr>
          <w:color w:val="232121"/>
        </w:rPr>
      </w:pPr>
    </w:p>
    <w:p w:rsidR="00876BE7" w:rsidRDefault="00876BE7" w:rsidP="00876BE7">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lastRenderedPageBreak/>
        <w:t>Về công việc</w:t>
      </w:r>
    </w:p>
    <w:p w:rsidR="00876BE7" w:rsidRDefault="00876BE7" w:rsidP="00876BE7">
      <w:pPr>
        <w:pStyle w:val="NormalWeb"/>
        <w:shd w:val="clear" w:color="auto" w:fill="FFFFFF"/>
        <w:spacing w:before="0" w:beforeAutospacing="0" w:after="0" w:afterAutospacing="0"/>
        <w:jc w:val="both"/>
        <w:rPr>
          <w:color w:val="232121"/>
        </w:rPr>
      </w:pPr>
      <w:r>
        <w:rPr>
          <w:color w:val="232121"/>
        </w:rPr>
        <w:t>Nếu bạn đang gặp khó khăn trong công việc và muốn buông bỏ thì đừng, những ao ước về một thành tích vẻ vang đang đến rất gần. Bạn sẽ sớm được công nhận và nhận được sự trọng dụng từ cấp trên cùng ánh mắt ngưỡng mộ của đồng nghiệp. Một vài thay đổi mới trong công việc sẽ diễn ra nhưng đó là điều tốt, đừng lo lắng mà hãy tập thích nghi. Thời điểm này, lên tăng tốc làm việc và thúc đẩy dự án đang trì trệ vì </w:t>
      </w:r>
      <w:r>
        <w:rPr>
          <w:rStyle w:val="Strong"/>
          <w:color w:val="232121"/>
        </w:rPr>
        <w:t>Nine of Cups</w:t>
      </w:r>
      <w:r>
        <w:rPr>
          <w:color w:val="232121"/>
        </w:rPr>
        <w:t> dự đoán đây là giai đoạn công việc sẽ đạt được thành công.</w:t>
      </w:r>
    </w:p>
    <w:p w:rsidR="00E3760C" w:rsidRDefault="00E3760C" w:rsidP="00876BE7">
      <w:pPr>
        <w:pStyle w:val="NormalWeb"/>
        <w:shd w:val="clear" w:color="auto" w:fill="FFFFFF"/>
        <w:spacing w:before="0" w:beforeAutospacing="0" w:after="0" w:afterAutospacing="0"/>
        <w:jc w:val="both"/>
        <w:rPr>
          <w:color w:val="232121"/>
        </w:rPr>
      </w:pPr>
    </w:p>
    <w:p w:rsidR="00876BE7" w:rsidRDefault="00876BE7" w:rsidP="00876BE7">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tiền bạc</w:t>
      </w:r>
    </w:p>
    <w:p w:rsidR="00876BE7" w:rsidRDefault="00876BE7" w:rsidP="00876BE7">
      <w:pPr>
        <w:pStyle w:val="NormalWeb"/>
        <w:shd w:val="clear" w:color="auto" w:fill="FFFFFF"/>
        <w:spacing w:before="0" w:beforeAutospacing="0" w:after="0" w:afterAutospacing="0"/>
        <w:jc w:val="both"/>
        <w:rPr>
          <w:color w:val="232121"/>
        </w:rPr>
      </w:pPr>
      <w:r>
        <w:rPr>
          <w:color w:val="232121"/>
        </w:rPr>
        <w:t>Những rắc rối liên quan tới tài chính sẽ sớm có chuyển biến tốt. Đầu tư cho một dự án mới sẽ gặt hái nhiều thành công trong giai đoạn này. Không nên tiêu pha hoang phí mà hãy học cách tiết kiệm, không nên để dòng tiền yên một chỗ mà hãy để tiền được lưu động. Những hy vọng về tài chính sẽ được đáp ứng sớm. Tuy nhiên, các kế hoạch đầu tư mạo hiểm phải được suy nghĩ kỹ càng, </w:t>
      </w:r>
      <w:r>
        <w:rPr>
          <w:rStyle w:val="Strong"/>
          <w:color w:val="232121"/>
        </w:rPr>
        <w:t>Nine of Cups</w:t>
      </w:r>
      <w:r>
        <w:rPr>
          <w:color w:val="232121"/>
        </w:rPr>
        <w:t> cảnh báo sự tham lam trong đầu tư có thể dẫn đến thiệt hại tài chính.</w:t>
      </w:r>
    </w:p>
    <w:p w:rsidR="00E3760C" w:rsidRDefault="00E3760C" w:rsidP="00876BE7">
      <w:pPr>
        <w:pStyle w:val="NormalWeb"/>
        <w:shd w:val="clear" w:color="auto" w:fill="FFFFFF"/>
        <w:spacing w:before="0" w:beforeAutospacing="0" w:after="0" w:afterAutospacing="0"/>
        <w:jc w:val="both"/>
        <w:rPr>
          <w:color w:val="232121"/>
        </w:rPr>
      </w:pPr>
    </w:p>
    <w:p w:rsidR="00876BE7" w:rsidRDefault="00876BE7" w:rsidP="00876BE7">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sức khỏe</w:t>
      </w:r>
    </w:p>
    <w:p w:rsidR="00876BE7" w:rsidRDefault="00876BE7" w:rsidP="00876BE7">
      <w:pPr>
        <w:pStyle w:val="NormalWeb"/>
        <w:shd w:val="clear" w:color="auto" w:fill="FFFFFF"/>
        <w:spacing w:before="0" w:beforeAutospacing="0" w:after="0" w:afterAutospacing="0"/>
        <w:jc w:val="both"/>
        <w:rPr>
          <w:color w:val="232121"/>
        </w:rPr>
      </w:pPr>
      <w:r>
        <w:rPr>
          <w:color w:val="232121"/>
        </w:rPr>
        <w:t>Lá bài thể hiện sự thỏa mãn về mặt tinh thần, tâm trạng của bạn khá lạc quan và vui vẻ trong giai đoạn này. Điều này giúp tình hình sức khỏe luôn ở mức đảm bảo, một vài cơn ốm vặt có thể ghé thăm, nhưng chúng chỉ cảnh báo nên chăm sóc sức khỏe tốt hơn mà thôi. Hãy loại bỏ một vài thói quen sinh hoạt xấu và tập sống lành mạnh hơn. Như trên, </w:t>
      </w:r>
      <w:r>
        <w:rPr>
          <w:rStyle w:val="Strong"/>
          <w:color w:val="232121"/>
        </w:rPr>
        <w:t>Nine of Cups</w:t>
      </w:r>
      <w:r>
        <w:rPr>
          <w:color w:val="232121"/>
        </w:rPr>
        <w:t> là lá bài của sự tận hưởng nên hãy giữ tâm trạng vui vẻ, tránh lo âu không cần thiết.</w:t>
      </w:r>
    </w:p>
    <w:p w:rsidR="00E3760C" w:rsidRDefault="00E3760C" w:rsidP="00876BE7">
      <w:pPr>
        <w:pStyle w:val="NormalWeb"/>
        <w:shd w:val="clear" w:color="auto" w:fill="FFFFFF"/>
        <w:spacing w:before="0" w:beforeAutospacing="0" w:after="0" w:afterAutospacing="0"/>
        <w:jc w:val="both"/>
        <w:rPr>
          <w:color w:val="232121"/>
        </w:rPr>
      </w:pPr>
    </w:p>
    <w:p w:rsidR="00876BE7" w:rsidRDefault="00876BE7" w:rsidP="00876BE7">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Ý nghĩa lá bài Nine of Cups xuôi</w:t>
      </w:r>
    </w:p>
    <w:p w:rsidR="00876BE7" w:rsidRDefault="00876BE7" w:rsidP="00876BE7">
      <w:pPr>
        <w:pStyle w:val="NormalWeb"/>
        <w:shd w:val="clear" w:color="auto" w:fill="FFFFFF"/>
        <w:spacing w:before="0" w:beforeAutospacing="0" w:after="255" w:afterAutospacing="0"/>
        <w:jc w:val="both"/>
        <w:rPr>
          <w:color w:val="232121"/>
        </w:rPr>
      </w:pPr>
      <w:r>
        <w:rPr>
          <w:color w:val="232121"/>
        </w:rPr>
        <w:t>Lá bài xuôi xuất hiện hình ảnh một người đàn ông ngồi trên kệ gỗ, hai tay khoanh lại và khuôn mặt anh ta thể hiện rõ sự hài lòng. Trên đầu anh ta vấn khăn màu đỏ, những chiếc cốc sau lưng được sắp xếp có trật tự thể hiện sự tự tin và thành công. Người đàn ông đang ở trạng thái thỏa mãn cả về vật chất và tinh thần.</w:t>
      </w:r>
    </w:p>
    <w:p w:rsidR="00876BE7" w:rsidRDefault="00876BE7" w:rsidP="00876BE7">
      <w:pPr>
        <w:pStyle w:val="NormalWeb"/>
        <w:shd w:val="clear" w:color="auto" w:fill="FFFFFF"/>
        <w:spacing w:before="0" w:beforeAutospacing="0" w:after="0" w:afterAutospacing="0"/>
        <w:jc w:val="both"/>
        <w:rPr>
          <w:color w:val="232121"/>
        </w:rPr>
      </w:pPr>
      <w:r>
        <w:rPr>
          <w:rStyle w:val="Strong"/>
          <w:color w:val="232121"/>
        </w:rPr>
        <w:t>Nine of Cups xuôi</w:t>
      </w:r>
      <w:r>
        <w:rPr>
          <w:color w:val="232121"/>
        </w:rPr>
        <w:t> thể hiện bạn sẽ có được thứ mình tìm kiếm sau một hành trình dài đầy chông gai và khó khăn. Bạn đã đấu tranh tìm lại những gì đánh mất, bạn nuông chiều bản thân sau chiến thắng đã giành được. Lá bài thường gắn liền với niềm hạnh phúc và sự hài lòng cao độ. Lá bài thể hiện mối quan hệ tình cảm hạnh phúc, niềm vui về tinh thần đạt trạng thái thỏa mãn cao nhất tại giai đoạn này.</w:t>
      </w:r>
    </w:p>
    <w:p w:rsidR="00876BE7" w:rsidRDefault="00876BE7"/>
    <w:p w:rsidR="00486F35" w:rsidRDefault="00486F35"/>
    <w:p w:rsidR="00486F35" w:rsidRDefault="00486F35"/>
    <w:p w:rsidR="00486F35" w:rsidRDefault="00486F35"/>
    <w:p w:rsidR="00486F35" w:rsidRDefault="00486F35" w:rsidP="00486F35">
      <w:pPr>
        <w:pStyle w:val="Heading1"/>
        <w:shd w:val="clear" w:color="auto" w:fill="FFFFFF"/>
        <w:spacing w:before="0"/>
        <w:jc w:val="center"/>
        <w:rPr>
          <w:rFonts w:ascii="Arial" w:hAnsi="Arial" w:cs="Arial"/>
          <w:caps/>
          <w:color w:val="D81515"/>
          <w:spacing w:val="15"/>
          <w:sz w:val="30"/>
          <w:szCs w:val="30"/>
        </w:rPr>
      </w:pPr>
      <w:r>
        <w:rPr>
          <w:rFonts w:ascii="Arial" w:hAnsi="Arial" w:cs="Arial"/>
          <w:caps/>
          <w:color w:val="D81515"/>
          <w:spacing w:val="15"/>
          <w:sz w:val="30"/>
          <w:szCs w:val="30"/>
        </w:rPr>
        <w:lastRenderedPageBreak/>
        <w:t>Ý NGHĨA LÁ BÀI TEN OF CUPS – KẾT THÚC VIÊN MÃN</w:t>
      </w:r>
    </w:p>
    <w:p w:rsidR="00486F35" w:rsidRDefault="00486F35" w:rsidP="00486F35">
      <w:pPr>
        <w:pStyle w:val="NormalWeb"/>
        <w:shd w:val="clear" w:color="auto" w:fill="FFFFFF"/>
        <w:spacing w:before="0" w:beforeAutospacing="0" w:after="0" w:afterAutospacing="0"/>
        <w:jc w:val="both"/>
        <w:rPr>
          <w:ins w:id="101" w:author="Unknown"/>
          <w:color w:val="232121"/>
        </w:rPr>
      </w:pPr>
      <w:ins w:id="102" w:author="Unknown">
        <w:r>
          <w:rPr>
            <w:color w:val="232121"/>
          </w:rPr>
          <w:t>[</w:t>
        </w:r>
        <w:r>
          <w:rPr>
            <w:rStyle w:val="Strong"/>
            <w:color w:val="232121"/>
          </w:rPr>
          <w:fldChar w:fldCharType="begin"/>
        </w:r>
        <w:r>
          <w:rPr>
            <w:rStyle w:val="Strong"/>
            <w:color w:val="232121"/>
          </w:rPr>
          <w:instrText xml:space="preserve"> HYPERLINK "https://meozodiac.com/xem-boi-bai-tarot-online" </w:instrText>
        </w:r>
        <w:r>
          <w:rPr>
            <w:rStyle w:val="Strong"/>
            <w:color w:val="232121"/>
          </w:rPr>
          <w:fldChar w:fldCharType="separate"/>
        </w:r>
        <w:r>
          <w:rPr>
            <w:rStyle w:val="Hyperlink"/>
            <w:b/>
            <w:bCs/>
            <w:color w:val="DD3333"/>
          </w:rPr>
          <w:t>Bói tarot online</w:t>
        </w:r>
        <w:r>
          <w:rPr>
            <w:rStyle w:val="Strong"/>
            <w:color w:val="232121"/>
          </w:rPr>
          <w:fldChar w:fldCharType="end"/>
        </w:r>
        <w:r>
          <w:rPr>
            <w:color w:val="232121"/>
          </w:rPr>
          <w:t>] Kết thúc có hậu,  mọi giấc mơ sẽ trở thành sự thật, cùng sự hài lòng là điều mà </w:t>
        </w:r>
        <w:r>
          <w:rPr>
            <w:color w:val="232121"/>
          </w:rPr>
          <w:fldChar w:fldCharType="begin"/>
        </w:r>
        <w:r>
          <w:rPr>
            <w:color w:val="232121"/>
          </w:rPr>
          <w:instrText xml:space="preserve"> HYPERLINK "https://meozodiac.com/tarot/y-nghia-la-bai-ten-of-cups.html" </w:instrText>
        </w:r>
        <w:r>
          <w:rPr>
            <w:color w:val="232121"/>
          </w:rPr>
          <w:fldChar w:fldCharType="separate"/>
        </w:r>
        <w:r>
          <w:rPr>
            <w:rStyle w:val="Strong"/>
            <w:color w:val="DD3333"/>
          </w:rPr>
          <w:t>Ten of Cups</w:t>
        </w:r>
        <w:r>
          <w:rPr>
            <w:color w:val="232121"/>
          </w:rPr>
          <w:fldChar w:fldCharType="end"/>
        </w:r>
        <w:r>
          <w:rPr>
            <w:color w:val="232121"/>
          </w:rPr>
          <w:t> gửi gắm. Lá bài dự đoán sự thỏa mãn sẽ đến với mối quan hệ tình yêu, tình cảm gia đình cùng công việc. Sau chặng hành trình dài tìm kiếm hạnh phúc bạn sẽ được đền đáp xứng đáng.</w:t>
        </w:r>
      </w:ins>
    </w:p>
    <w:p w:rsidR="00486F35" w:rsidRDefault="00486F35"/>
    <w:p w:rsidR="00486F35" w:rsidRDefault="00486F35" w:rsidP="00486F35">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Tổng quan về lá bài Ten of Cups</w:t>
      </w:r>
    </w:p>
    <w:p w:rsidR="00486F35" w:rsidRDefault="00486F35" w:rsidP="00486F35">
      <w:pPr>
        <w:pStyle w:val="NormalWeb"/>
        <w:shd w:val="clear" w:color="auto" w:fill="FFFFFF"/>
        <w:spacing w:before="0" w:beforeAutospacing="0" w:after="0" w:afterAutospacing="0"/>
        <w:jc w:val="both"/>
        <w:rPr>
          <w:color w:val="232121"/>
        </w:rPr>
      </w:pPr>
      <w:r>
        <w:rPr>
          <w:noProof/>
          <w:color w:val="232121"/>
        </w:rPr>
        <w:drawing>
          <wp:inline distT="0" distB="0" distL="0" distR="0">
            <wp:extent cx="1666875" cy="2857500"/>
            <wp:effectExtent l="0" t="0" r="9525" b="0"/>
            <wp:docPr id="48" name="Picture 48" descr="https://meozodiac.com/wp-content/uploads/2019/04/10ten-of-cups-175x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https://meozodiac.com/wp-content/uploads/2019/04/10ten-of-cups-175x300.jpg"/>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1666875" cy="2857500"/>
                    </a:xfrm>
                    <a:prstGeom prst="rect">
                      <a:avLst/>
                    </a:prstGeom>
                    <a:noFill/>
                    <a:ln>
                      <a:noFill/>
                    </a:ln>
                  </pic:spPr>
                </pic:pic>
              </a:graphicData>
            </a:graphic>
          </wp:inline>
        </w:drawing>
      </w:r>
      <w:r>
        <w:rPr>
          <w:rStyle w:val="Strong"/>
          <w:color w:val="232121"/>
        </w:rPr>
        <w:t>Ý nghĩa lá bài Ten of Cups</w:t>
      </w:r>
      <w:r>
        <w:rPr>
          <w:color w:val="232121"/>
        </w:rPr>
        <w:t> mang đến thông điệp rằng giấc mơ sẽ thành sự thật. Nếu bạn đã phải trải qua giai đoạn khó khăn, vất vả để tìm kiếm điều mình ao ước thì giai đoạn này bạn có thể quay trở lại, tận hưởng cuộc sống hiện tại với tâm thế thoải mái nhất. Rất hiếm khi lá bài xuất hiện theo nghĩa tiêu cực, nhưng không phải không bao giờ có.</w:t>
      </w:r>
    </w:p>
    <w:p w:rsidR="00486F35" w:rsidRDefault="00486F35" w:rsidP="00486F35">
      <w:pPr>
        <w:pStyle w:val="NormalWeb"/>
        <w:shd w:val="clear" w:color="auto" w:fill="FFFFFF"/>
        <w:spacing w:before="0" w:beforeAutospacing="0" w:after="255" w:afterAutospacing="0"/>
        <w:jc w:val="both"/>
        <w:rPr>
          <w:color w:val="232121"/>
        </w:rPr>
      </w:pPr>
      <w:r>
        <w:rPr>
          <w:color w:val="232121"/>
        </w:rPr>
        <w:t>Về tiêu cực, lá bài cảnh báo những thách thức, những điều bạn khao khát đã có được nhưng không khiến bạn hài lòng. Những điều bạn mong đợi không xảy ra theo kỳ vọng. Nên nhớ rằng khi bạn muốn có một điều gì đó bạn phải đáp ứng đủ yêu cầu để sở hữu nó.</w:t>
      </w:r>
    </w:p>
    <w:p w:rsidR="00486F35" w:rsidRDefault="00486F35" w:rsidP="00486F35">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tình yêu</w:t>
      </w:r>
    </w:p>
    <w:p w:rsidR="00486F35" w:rsidRDefault="00486F35" w:rsidP="00486F35">
      <w:pPr>
        <w:pStyle w:val="NormalWeb"/>
        <w:shd w:val="clear" w:color="auto" w:fill="FFFFFF"/>
        <w:spacing w:before="0" w:beforeAutospacing="0" w:after="0" w:afterAutospacing="0"/>
        <w:jc w:val="both"/>
        <w:rPr>
          <w:color w:val="232121"/>
        </w:rPr>
      </w:pPr>
      <w:r>
        <w:rPr>
          <w:rStyle w:val="Strong"/>
          <w:color w:val="232121"/>
        </w:rPr>
        <w:t>Ten of Cups trong tình yêu</w:t>
      </w:r>
      <w:r>
        <w:rPr>
          <w:color w:val="232121"/>
        </w:rPr>
        <w:t> lá bài hạnh phúc, tuy nhiên trong tình yêu nó mang một số nghĩa tiêu cực. Giai đoạn này, bạn có thể trải qua một vài biến cố trong chuyện tình cảm. Khi chúng qua đi để lại những cảm giác ngán ngẩm và mệt mỏi, cơn bão cảm xúc bùng nổ trong bạn. Vì vậy, không lên đường đột quyết định bất cứ thứ gì liên quan đến tình cảm vào lúc này. Hãy đợi cảm xúc lắng xuống, bạn có thể nhìn thấu bản thân mình và đưa ra những quyết định chính xác nhất. Lúc này, hành trình đi tìm hạnh phúc mới chính thức được bắt đầu.</w:t>
      </w:r>
    </w:p>
    <w:p w:rsidR="00E3760C" w:rsidRDefault="00E3760C" w:rsidP="00486F35">
      <w:pPr>
        <w:pStyle w:val="NormalWeb"/>
        <w:shd w:val="clear" w:color="auto" w:fill="FFFFFF"/>
        <w:spacing w:before="0" w:beforeAutospacing="0" w:after="0" w:afterAutospacing="0"/>
        <w:jc w:val="both"/>
        <w:rPr>
          <w:color w:val="232121"/>
        </w:rPr>
      </w:pPr>
    </w:p>
    <w:p w:rsidR="00E3760C" w:rsidRDefault="00E3760C" w:rsidP="00486F35">
      <w:pPr>
        <w:pStyle w:val="NormalWeb"/>
        <w:shd w:val="clear" w:color="auto" w:fill="FFFFFF"/>
        <w:spacing w:before="0" w:beforeAutospacing="0" w:after="0" w:afterAutospacing="0"/>
        <w:jc w:val="both"/>
        <w:rPr>
          <w:color w:val="232121"/>
        </w:rPr>
      </w:pPr>
    </w:p>
    <w:p w:rsidR="00E3760C" w:rsidRDefault="00E3760C" w:rsidP="00486F35">
      <w:pPr>
        <w:pStyle w:val="NormalWeb"/>
        <w:shd w:val="clear" w:color="auto" w:fill="FFFFFF"/>
        <w:spacing w:before="0" w:beforeAutospacing="0" w:after="0" w:afterAutospacing="0"/>
        <w:jc w:val="both"/>
        <w:rPr>
          <w:color w:val="232121"/>
        </w:rPr>
      </w:pPr>
    </w:p>
    <w:p w:rsidR="00E3760C" w:rsidRDefault="00E3760C" w:rsidP="00486F35">
      <w:pPr>
        <w:pStyle w:val="NormalWeb"/>
        <w:shd w:val="clear" w:color="auto" w:fill="FFFFFF"/>
        <w:spacing w:before="0" w:beforeAutospacing="0" w:after="0" w:afterAutospacing="0"/>
        <w:jc w:val="both"/>
        <w:rPr>
          <w:color w:val="232121"/>
        </w:rPr>
      </w:pPr>
    </w:p>
    <w:p w:rsidR="00E3760C" w:rsidRDefault="00E3760C" w:rsidP="00486F35">
      <w:pPr>
        <w:pStyle w:val="NormalWeb"/>
        <w:shd w:val="clear" w:color="auto" w:fill="FFFFFF"/>
        <w:spacing w:before="0" w:beforeAutospacing="0" w:after="0" w:afterAutospacing="0"/>
        <w:jc w:val="both"/>
        <w:rPr>
          <w:color w:val="232121"/>
        </w:rPr>
      </w:pPr>
    </w:p>
    <w:p w:rsidR="00486F35" w:rsidRDefault="00486F35" w:rsidP="00486F35">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lastRenderedPageBreak/>
        <w:t>Về công việc</w:t>
      </w:r>
    </w:p>
    <w:p w:rsidR="00486F35" w:rsidRDefault="00486F35" w:rsidP="00486F35">
      <w:pPr>
        <w:pStyle w:val="NormalWeb"/>
        <w:shd w:val="clear" w:color="auto" w:fill="FFFFFF"/>
        <w:spacing w:before="0" w:beforeAutospacing="0" w:after="255" w:afterAutospacing="0"/>
        <w:jc w:val="both"/>
        <w:rPr>
          <w:color w:val="232121"/>
        </w:rPr>
      </w:pPr>
      <w:r>
        <w:rPr>
          <w:color w:val="232121"/>
        </w:rPr>
        <w:t>Ten of Cups dự báo bạn có thể đang ở đỉnh cao của sự nghiệp, những tin vui sẽ xuất hiện như thăng chức, được thưởng… Giai đoạn này rất thích hợp để bắt đầu một công việc mới cũng như kế hoạch mới. Bạn nên có kế hoạch trước khi bắt tay vào bất kỳ một dự án nào. Mặt khác, lá bài cảnh báo những khó khăn có thể ập đến bất cứ lúc nào, bạn nên chuẩn bị tinh thần để đối mặt.</w:t>
      </w:r>
    </w:p>
    <w:p w:rsidR="00486F35" w:rsidRDefault="00486F35" w:rsidP="00486F35">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tiền bạc</w:t>
      </w:r>
    </w:p>
    <w:p w:rsidR="00486F35" w:rsidRDefault="00486F35" w:rsidP="00486F35">
      <w:pPr>
        <w:pStyle w:val="NormalWeb"/>
        <w:shd w:val="clear" w:color="auto" w:fill="FFFFFF"/>
        <w:spacing w:before="0" w:beforeAutospacing="0" w:after="0" w:afterAutospacing="0"/>
        <w:jc w:val="both"/>
        <w:rPr>
          <w:color w:val="232121"/>
        </w:rPr>
      </w:pPr>
      <w:r>
        <w:rPr>
          <w:color w:val="232121"/>
        </w:rPr>
        <w:t>Đây là giai đoạn sung túc về tiền bạc, bạn gần như không phải do về các khoản tài chính bạn. Thậm chí còn nhận được sự ủng hộ về tiền bạc từ những người thân yêu trong gia đình. Tuy </w:t>
      </w:r>
      <w:r>
        <w:rPr>
          <w:rStyle w:val="Strong"/>
          <w:color w:val="232121"/>
        </w:rPr>
        <w:t>Ten of Cups</w:t>
      </w:r>
      <w:r>
        <w:rPr>
          <w:color w:val="232121"/>
        </w:rPr>
        <w:t> là lá bài rất tốt về tiền bạc nhưng sự đầu tư lại không mang lại kết quả tốt trong giai đoạn này. Bạn chỉ nên tập trung vào một lĩnh vực, tránh tràn lan rồi không gặt hái được kết quả gì. Sự tính toán cũng như cân nhắc kỹ lưỡng là điều cần thiết.</w:t>
      </w:r>
    </w:p>
    <w:p w:rsidR="00E3760C" w:rsidRDefault="00E3760C" w:rsidP="00486F35">
      <w:pPr>
        <w:pStyle w:val="NormalWeb"/>
        <w:shd w:val="clear" w:color="auto" w:fill="FFFFFF"/>
        <w:spacing w:before="0" w:beforeAutospacing="0" w:after="0" w:afterAutospacing="0"/>
        <w:jc w:val="both"/>
        <w:rPr>
          <w:color w:val="232121"/>
        </w:rPr>
      </w:pPr>
    </w:p>
    <w:p w:rsidR="00486F35" w:rsidRDefault="00486F35" w:rsidP="00486F35">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sức khỏe</w:t>
      </w:r>
    </w:p>
    <w:p w:rsidR="00486F35" w:rsidRDefault="00486F35" w:rsidP="00486F35">
      <w:pPr>
        <w:pStyle w:val="NormalWeb"/>
        <w:shd w:val="clear" w:color="auto" w:fill="FFFFFF"/>
        <w:spacing w:before="0" w:beforeAutospacing="0" w:after="255" w:afterAutospacing="0"/>
        <w:jc w:val="both"/>
        <w:rPr>
          <w:color w:val="232121"/>
        </w:rPr>
      </w:pPr>
      <w:r>
        <w:rPr>
          <w:color w:val="232121"/>
        </w:rPr>
        <w:t>Lá bài Ten of Cups cảnh báo về sức khỏe của các thành viên trong gia đình, đặc biệt là trẻ em. Giai đoạn này, một vài căn bệnh di truyền có thể xảy ra hoặc thời tiết thay đổi cũng dẫn đến những chuyển biến xấu về sức khỏe. Bạn không nên coi thường bất kỳ dấu hiệu lạ nào trong thời điểm này. Bạn nên đến gặp bác sĩ khi cơ thể xuất hiện những dấu hiệu lạ, không dùng thuốc linh tinh khi không có chỉ định từ bác sĩ điều trị. Bạn nên sinh hoạt điều độ, ăn uống những thực phẩm rõ ràng nguồn gốc và giàu chất dinh dưỡng để đảm bảo sức khỏe.</w:t>
      </w:r>
    </w:p>
    <w:p w:rsidR="00486F35" w:rsidRDefault="00486F35" w:rsidP="00486F35">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Ý nghĩa lá bài Ten of Cups xuôi</w:t>
      </w:r>
    </w:p>
    <w:p w:rsidR="00486F35" w:rsidRDefault="00486F35" w:rsidP="00486F35">
      <w:pPr>
        <w:pStyle w:val="NormalWeb"/>
        <w:shd w:val="clear" w:color="auto" w:fill="FFFFFF"/>
        <w:spacing w:before="0" w:beforeAutospacing="0" w:after="255" w:afterAutospacing="0"/>
        <w:jc w:val="both"/>
        <w:rPr>
          <w:color w:val="232121"/>
        </w:rPr>
      </w:pPr>
      <w:r>
        <w:rPr>
          <w:color w:val="232121"/>
        </w:rPr>
        <w:t>Lá bài mô tả một cặp đôi đang cùng nhau hướng về ngôi nhà và mảnh vườn phía trước. Ngay bên cạnh là những đứa trẻ nô đùa vui vẻ, lá bài sự viên mãn của một gia đình hạnh phúc với những đứa con xinh xắn. Những chiếc cốc phía trên đại diện cho hạnh phúc, điềm lành. Cầu vồng xuất hiện như một lời khẳng định sau cơn mưa sẽ có cầu vồng, sẽ có những điều tốt đẹp.</w:t>
      </w:r>
    </w:p>
    <w:p w:rsidR="00486F35" w:rsidRDefault="00486F35" w:rsidP="00486F35">
      <w:pPr>
        <w:pStyle w:val="NormalWeb"/>
        <w:shd w:val="clear" w:color="auto" w:fill="FFFFFF"/>
        <w:spacing w:before="0" w:beforeAutospacing="0" w:after="0" w:afterAutospacing="0"/>
        <w:jc w:val="both"/>
        <w:rPr>
          <w:color w:val="232121"/>
        </w:rPr>
      </w:pPr>
      <w:r>
        <w:rPr>
          <w:rStyle w:val="Strong"/>
          <w:color w:val="232121"/>
        </w:rPr>
        <w:t>Lá bài Ten of Cups xuôi</w:t>
      </w:r>
      <w:r>
        <w:rPr>
          <w:color w:val="232121"/>
        </w:rPr>
        <w:t> thể hiện niềm hạnh phúc và sự hài lòng trong các mối quan hệ hiện tại. Hạnh phúc có được rất giản dị và đời thường nhưng khiến bạn có cảm giác như đang ở thiên đường. Hình ảnh mười chiếc cốc đại diện cho sự trọn vẹn trong cảm xúc, bạn không còn cô đơn, bạn được sẻ chia niềm hạnh phúc của mình với những gia đình.</w:t>
      </w:r>
    </w:p>
    <w:p w:rsidR="00486F35" w:rsidRDefault="00486F35"/>
    <w:p w:rsidR="000A6675" w:rsidRDefault="000A6675"/>
    <w:p w:rsidR="000A6675" w:rsidRDefault="000A6675"/>
    <w:p w:rsidR="000A6675" w:rsidRDefault="000A6675"/>
    <w:p w:rsidR="000A6675" w:rsidRDefault="000A6675"/>
    <w:p w:rsidR="000A6675" w:rsidRDefault="000A6675" w:rsidP="000A6675">
      <w:pPr>
        <w:pStyle w:val="Heading1"/>
        <w:shd w:val="clear" w:color="auto" w:fill="FFFFFF"/>
        <w:spacing w:before="0"/>
        <w:jc w:val="center"/>
        <w:rPr>
          <w:rFonts w:ascii="Arial" w:hAnsi="Arial" w:cs="Arial"/>
          <w:caps/>
          <w:color w:val="D81515"/>
          <w:spacing w:val="15"/>
          <w:sz w:val="30"/>
          <w:szCs w:val="30"/>
        </w:rPr>
      </w:pPr>
      <w:r>
        <w:rPr>
          <w:rFonts w:ascii="Arial" w:hAnsi="Arial" w:cs="Arial"/>
          <w:caps/>
          <w:color w:val="D81515"/>
          <w:spacing w:val="15"/>
          <w:sz w:val="30"/>
          <w:szCs w:val="30"/>
        </w:rPr>
        <w:lastRenderedPageBreak/>
        <w:t>Ý NGHĨA LÁ BÀI PAGE OF CUPS – MƠ MỘNG QUÁ MỨC</w:t>
      </w:r>
    </w:p>
    <w:p w:rsidR="000A6675" w:rsidRDefault="000A6675" w:rsidP="000A6675">
      <w:pPr>
        <w:pStyle w:val="NormalWeb"/>
        <w:shd w:val="clear" w:color="auto" w:fill="FFFFFF"/>
        <w:spacing w:before="0" w:beforeAutospacing="0" w:after="0" w:afterAutospacing="0"/>
        <w:jc w:val="both"/>
        <w:rPr>
          <w:ins w:id="103" w:author="Unknown"/>
          <w:color w:val="232121"/>
        </w:rPr>
      </w:pPr>
      <w:ins w:id="104" w:author="Unknown">
        <w:r>
          <w:rPr>
            <w:rStyle w:val="Strong"/>
            <w:color w:val="232121"/>
          </w:rPr>
          <w:fldChar w:fldCharType="begin"/>
        </w:r>
        <w:r>
          <w:rPr>
            <w:rStyle w:val="Strong"/>
            <w:color w:val="232121"/>
          </w:rPr>
          <w:instrText xml:space="preserve"> HYPERLINK "https://meozodiac.com/tarot/y-nghia-la-bai-page-of-cups.html" </w:instrText>
        </w:r>
        <w:r>
          <w:rPr>
            <w:rStyle w:val="Strong"/>
            <w:color w:val="232121"/>
          </w:rPr>
          <w:fldChar w:fldCharType="separate"/>
        </w:r>
        <w:r>
          <w:rPr>
            <w:rStyle w:val="Hyperlink"/>
            <w:b/>
            <w:bCs/>
            <w:color w:val="DD3333"/>
          </w:rPr>
          <w:t>Page of Cups</w:t>
        </w:r>
        <w:r>
          <w:rPr>
            <w:rStyle w:val="Strong"/>
            <w:color w:val="232121"/>
          </w:rPr>
          <w:fldChar w:fldCharType="end"/>
        </w:r>
        <w:r>
          <w:rPr>
            <w:color w:val="232121"/>
          </w:rPr>
          <w:t> đại diện cho sự nhạy cảm, giai đoạn này bạn đang sống trong sự mơ mộng quá mức và nhạy cảm với các vấn đề mà trước kia vẫn coi là bình thường. Đây là lá bài trung tính, xấu hay tốt phụ thuộc vào bối cảnh xảy ra. Điều chắc chắn là bạn có thể cáu gắt khó chịu với ai đó hoặc bạn cảm thấy rằng ai đó có thái độ không mấy thiện cảm với mình.</w:t>
        </w:r>
      </w:ins>
    </w:p>
    <w:p w:rsidR="000A6675" w:rsidRDefault="000A6675"/>
    <w:p w:rsidR="000A6675" w:rsidRDefault="000A6675" w:rsidP="000A6675">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Tổng quan về lá bài Page of Cups</w:t>
      </w:r>
    </w:p>
    <w:p w:rsidR="000A6675" w:rsidRDefault="000A6675" w:rsidP="000A6675">
      <w:pPr>
        <w:pStyle w:val="NormalWeb"/>
        <w:shd w:val="clear" w:color="auto" w:fill="FFFFFF"/>
        <w:spacing w:before="0" w:beforeAutospacing="0" w:after="255" w:afterAutospacing="0"/>
        <w:jc w:val="both"/>
        <w:rPr>
          <w:color w:val="232121"/>
        </w:rPr>
      </w:pPr>
      <w:r>
        <w:rPr>
          <w:noProof/>
          <w:color w:val="232121"/>
        </w:rPr>
        <w:drawing>
          <wp:inline distT="0" distB="0" distL="0" distR="0">
            <wp:extent cx="1666875" cy="2857500"/>
            <wp:effectExtent l="0" t="0" r="9525" b="0"/>
            <wp:docPr id="49" name="Picture 49" descr="https://meozodiac.com/wp-content/uploads/2019/04/page-of-cups-175x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https://meozodiac.com/wp-content/uploads/2019/04/page-of-cups-175x300.jpg"/>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666875" cy="2857500"/>
                    </a:xfrm>
                    <a:prstGeom prst="rect">
                      <a:avLst/>
                    </a:prstGeom>
                    <a:noFill/>
                    <a:ln>
                      <a:noFill/>
                    </a:ln>
                  </pic:spPr>
                </pic:pic>
              </a:graphicData>
            </a:graphic>
          </wp:inline>
        </w:drawing>
      </w:r>
    </w:p>
    <w:p w:rsidR="000A6675" w:rsidRDefault="000A6675" w:rsidP="000A6675">
      <w:pPr>
        <w:pStyle w:val="NormalWeb"/>
        <w:shd w:val="clear" w:color="auto" w:fill="FFFFFF"/>
        <w:spacing w:before="0" w:beforeAutospacing="0" w:after="0" w:afterAutospacing="0"/>
        <w:jc w:val="both"/>
        <w:rPr>
          <w:color w:val="232121"/>
        </w:rPr>
      </w:pPr>
      <w:r>
        <w:rPr>
          <w:color w:val="232121"/>
        </w:rPr>
        <w:t>[</w:t>
      </w:r>
      <w:hyperlink r:id="rId88" w:history="1">
        <w:r>
          <w:rPr>
            <w:rStyle w:val="Hyperlink"/>
            <w:b/>
            <w:bCs/>
            <w:color w:val="DD3333"/>
          </w:rPr>
          <w:t>Xem bói bài tarot online</w:t>
        </w:r>
      </w:hyperlink>
      <w:r>
        <w:rPr>
          <w:color w:val="232121"/>
        </w:rPr>
        <w:t>] </w:t>
      </w:r>
      <w:r>
        <w:rPr>
          <w:rStyle w:val="Strong"/>
          <w:color w:val="232121"/>
        </w:rPr>
        <w:t>Ý nghĩa Page of Cups</w:t>
      </w:r>
      <w:r>
        <w:rPr>
          <w:color w:val="232121"/>
        </w:rPr>
        <w:t> đại diện cho sự mơ mộng, bạn luôn để tâm trí mình trên mây. Sự mơ mộng này không chỉ trong tình yêu mà còn cả công việc lẫn các mối quan hệ khác. Điều này tốt cho việc nuôi dưỡng cảm xúc lạc quan và yêu đời.</w:t>
      </w:r>
    </w:p>
    <w:p w:rsidR="000A6675" w:rsidRDefault="000A6675" w:rsidP="000A6675">
      <w:pPr>
        <w:pStyle w:val="NormalWeb"/>
        <w:shd w:val="clear" w:color="auto" w:fill="FFFFFF"/>
        <w:spacing w:before="0" w:beforeAutospacing="0" w:after="255" w:afterAutospacing="0"/>
        <w:jc w:val="both"/>
        <w:rPr>
          <w:color w:val="232121"/>
        </w:rPr>
      </w:pPr>
      <w:r>
        <w:rPr>
          <w:color w:val="232121"/>
        </w:rPr>
        <w:t>Nhưng nhiều khi, điều này gây mất thời gian và khiến bạn thất vọng nếu hiện thực không diễn ra như những gì bạn mơ mộng. Đôi khi bạn hành xử khá trẻ con hơn độ tuổi của mình, bạn nhạy cảm và tiêu cực khi các rắc rối xảy ra.</w:t>
      </w:r>
    </w:p>
    <w:p w:rsidR="000A6675" w:rsidRDefault="000A6675" w:rsidP="000A6675">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tình yêu</w:t>
      </w:r>
    </w:p>
    <w:p w:rsidR="000A6675" w:rsidRDefault="000A6675" w:rsidP="000A6675">
      <w:pPr>
        <w:pStyle w:val="NormalWeb"/>
        <w:shd w:val="clear" w:color="auto" w:fill="FFFFFF"/>
        <w:spacing w:before="0" w:beforeAutospacing="0" w:after="255" w:afterAutospacing="0"/>
        <w:jc w:val="both"/>
        <w:rPr>
          <w:color w:val="232121"/>
        </w:rPr>
      </w:pPr>
      <w:r>
        <w:rPr>
          <w:color w:val="232121"/>
        </w:rPr>
        <w:t>Trong mối quan hệ tình cảm, bạn là người chu đáo và quan tâm đến đối phương. Bạn luôn mong muốn xây dựng một mối quan hệ lâu dài. Tuy nhiên, bạn gặp khó khăn trong việc bày tỏ tình cảm của mình. Nếu bạn đang có ý định tỏ tình thì hãy lấy hết can đảm, bạn sẽ thành công.</w:t>
      </w:r>
    </w:p>
    <w:p w:rsidR="000A6675" w:rsidRDefault="000A6675" w:rsidP="000A6675">
      <w:pPr>
        <w:pStyle w:val="NormalWeb"/>
        <w:shd w:val="clear" w:color="auto" w:fill="FFFFFF"/>
        <w:spacing w:before="0" w:beforeAutospacing="0" w:after="0" w:afterAutospacing="0"/>
        <w:jc w:val="both"/>
        <w:rPr>
          <w:color w:val="232121"/>
        </w:rPr>
      </w:pPr>
      <w:r>
        <w:rPr>
          <w:color w:val="232121"/>
        </w:rPr>
        <w:t>Bên cạnh đó, </w:t>
      </w:r>
      <w:r>
        <w:rPr>
          <w:rStyle w:val="Strong"/>
          <w:color w:val="232121"/>
        </w:rPr>
        <w:t>lá bài Page of Cups trong tình yêu</w:t>
      </w:r>
      <w:r>
        <w:rPr>
          <w:color w:val="232121"/>
        </w:rPr>
        <w:t> cho rằng bạn đang quá quan tâm tới công việc mà bỏ bê mối quan hệ yêu đương hiện tại. Sự vẹn toàn có thể đến đến bạn biết cân bằng giữa công việc và cuộc sống. Lá bài cảnh báo mối quan hệ tình cảm dựa trên sự lợi dụng lẫn nhau có thể xảy ra, hãy cẩn thận.</w:t>
      </w:r>
    </w:p>
    <w:p w:rsidR="00E3760C" w:rsidRDefault="00E3760C" w:rsidP="000A6675">
      <w:pPr>
        <w:pStyle w:val="NormalWeb"/>
        <w:shd w:val="clear" w:color="auto" w:fill="FFFFFF"/>
        <w:spacing w:before="0" w:beforeAutospacing="0" w:after="0" w:afterAutospacing="0"/>
        <w:jc w:val="both"/>
        <w:rPr>
          <w:color w:val="232121"/>
        </w:rPr>
      </w:pPr>
    </w:p>
    <w:p w:rsidR="00E3760C" w:rsidRDefault="00E3760C" w:rsidP="000A6675">
      <w:pPr>
        <w:pStyle w:val="NormalWeb"/>
        <w:shd w:val="clear" w:color="auto" w:fill="FFFFFF"/>
        <w:spacing w:before="0" w:beforeAutospacing="0" w:after="0" w:afterAutospacing="0"/>
        <w:jc w:val="both"/>
        <w:rPr>
          <w:color w:val="232121"/>
        </w:rPr>
      </w:pPr>
    </w:p>
    <w:p w:rsidR="00E3760C" w:rsidRDefault="00E3760C" w:rsidP="000A6675">
      <w:pPr>
        <w:pStyle w:val="NormalWeb"/>
        <w:shd w:val="clear" w:color="auto" w:fill="FFFFFF"/>
        <w:spacing w:before="0" w:beforeAutospacing="0" w:after="0" w:afterAutospacing="0"/>
        <w:jc w:val="both"/>
        <w:rPr>
          <w:color w:val="232121"/>
        </w:rPr>
      </w:pPr>
    </w:p>
    <w:p w:rsidR="000A6675" w:rsidRDefault="000A6675" w:rsidP="000A6675">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lastRenderedPageBreak/>
        <w:t>Về công việc</w:t>
      </w:r>
    </w:p>
    <w:p w:rsidR="000A6675" w:rsidRDefault="000A6675" w:rsidP="000A6675">
      <w:pPr>
        <w:pStyle w:val="NormalWeb"/>
        <w:shd w:val="clear" w:color="auto" w:fill="FFFFFF"/>
        <w:spacing w:before="0" w:beforeAutospacing="0" w:after="0" w:afterAutospacing="0"/>
        <w:jc w:val="both"/>
        <w:rPr>
          <w:color w:val="232121"/>
        </w:rPr>
      </w:pPr>
      <w:r>
        <w:rPr>
          <w:color w:val="232121"/>
        </w:rPr>
        <w:t>Công việc của bạn đang đi vào ổn định, sự nghiệp có thể đang trên đỉnh của thành công. Tuy nhiên tiến độ của công việc đang quá nhanh vì vậy tạo điều kiện cho những sai lầm xuất hiện. Bạn đang ích kỷ chỉ quan tâm đến lợi nhuận trong kinh doanh mà quên đi đạo đức kinh doanh. </w:t>
      </w:r>
      <w:r>
        <w:rPr>
          <w:rStyle w:val="Strong"/>
          <w:color w:val="232121"/>
        </w:rPr>
        <w:t>Page of Cups</w:t>
      </w:r>
      <w:r>
        <w:rPr>
          <w:color w:val="232121"/>
        </w:rPr>
        <w:t> cảnh báo, bạn đang bận bịu với công việc và đặt nó lên hàng đầu. Điều này có thể khiến bạn cảm thấy cô đơn khi thiếu thốn tình cảm. Lời khuyên là hãy sống chậm lại,  làm việc có chừng mực và không nên ôm quá nhiều việc cùng một lúc.</w:t>
      </w:r>
    </w:p>
    <w:p w:rsidR="00E3760C" w:rsidRDefault="00E3760C" w:rsidP="000A6675">
      <w:pPr>
        <w:pStyle w:val="NormalWeb"/>
        <w:shd w:val="clear" w:color="auto" w:fill="FFFFFF"/>
        <w:spacing w:before="0" w:beforeAutospacing="0" w:after="0" w:afterAutospacing="0"/>
        <w:jc w:val="both"/>
        <w:rPr>
          <w:color w:val="232121"/>
        </w:rPr>
      </w:pPr>
    </w:p>
    <w:p w:rsidR="000A6675" w:rsidRDefault="000A6675" w:rsidP="000A6675">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tiền bạc</w:t>
      </w:r>
    </w:p>
    <w:p w:rsidR="000A6675" w:rsidRDefault="000A6675" w:rsidP="000A6675">
      <w:pPr>
        <w:pStyle w:val="NormalWeb"/>
        <w:shd w:val="clear" w:color="auto" w:fill="FFFFFF"/>
        <w:spacing w:before="0" w:beforeAutospacing="0" w:after="255" w:afterAutospacing="0"/>
        <w:jc w:val="both"/>
        <w:rPr>
          <w:color w:val="232121"/>
        </w:rPr>
      </w:pPr>
      <w:r>
        <w:rPr>
          <w:color w:val="232121"/>
        </w:rPr>
        <w:t>Những cố gắng trong công việc khiến tình hình tài chính của bạn luôn ở mức tốt nhất, bạn gần như rất bận rộn với việc kiếm tiền. Tài chính dư dả trong thời gian này giúp bạn thoải mái trong chi tiêu. Tuy nhiên, tốc độ làm việc quá nhanh cùng tần suất dày đặc khiến bạn có thể vướng vào một số rắc rối do cẩu thả.</w:t>
      </w:r>
    </w:p>
    <w:p w:rsidR="000A6675" w:rsidRDefault="000A6675" w:rsidP="000A6675">
      <w:pPr>
        <w:pStyle w:val="NormalWeb"/>
        <w:shd w:val="clear" w:color="auto" w:fill="FFFFFF"/>
        <w:spacing w:before="0" w:beforeAutospacing="0" w:after="0" w:afterAutospacing="0"/>
        <w:jc w:val="both"/>
        <w:rPr>
          <w:color w:val="232121"/>
        </w:rPr>
      </w:pPr>
      <w:r>
        <w:rPr>
          <w:color w:val="232121"/>
        </w:rPr>
        <w:t>Hãy thư giãn bằng tiền kiếm được, dành thời gian lên kế hoạch cho việc chi tiêu. Mặc khác, nên để dòng tiền được lưu động. </w:t>
      </w:r>
      <w:r>
        <w:rPr>
          <w:rStyle w:val="Strong"/>
          <w:color w:val="232121"/>
        </w:rPr>
        <w:t>Page of Cups</w:t>
      </w:r>
      <w:r>
        <w:rPr>
          <w:color w:val="232121"/>
        </w:rPr>
        <w:t> khuyên bạn nên quan tâm tới những đãi ngộ về tài chính dành cho nhân viên nếu bạn đang đóng vai trò là cấp trên.</w:t>
      </w:r>
    </w:p>
    <w:p w:rsidR="00E3760C" w:rsidRDefault="00E3760C" w:rsidP="000A6675">
      <w:pPr>
        <w:pStyle w:val="NormalWeb"/>
        <w:shd w:val="clear" w:color="auto" w:fill="FFFFFF"/>
        <w:spacing w:before="0" w:beforeAutospacing="0" w:after="0" w:afterAutospacing="0"/>
        <w:jc w:val="both"/>
        <w:rPr>
          <w:color w:val="232121"/>
        </w:rPr>
      </w:pPr>
    </w:p>
    <w:p w:rsidR="000A6675" w:rsidRDefault="000A6675" w:rsidP="000A6675">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sức khỏe</w:t>
      </w:r>
    </w:p>
    <w:p w:rsidR="000A6675" w:rsidRDefault="000A6675" w:rsidP="000A6675">
      <w:pPr>
        <w:pStyle w:val="NormalWeb"/>
        <w:shd w:val="clear" w:color="auto" w:fill="FFFFFF"/>
        <w:spacing w:before="0" w:beforeAutospacing="0" w:after="0" w:afterAutospacing="0"/>
        <w:jc w:val="both"/>
        <w:rPr>
          <w:color w:val="232121"/>
        </w:rPr>
      </w:pPr>
      <w:r>
        <w:rPr>
          <w:color w:val="232121"/>
        </w:rPr>
        <w:t>Lịch làm việc với tần suất dày đặc có thể khiến một số vấn đề về sức khỏe xuất hiện. Tuy nhiên chúng không quá lớn và không nhiều gây ảnh hưởng. Đây là một lá bài tốt với sức khỏe ngoài một số cảnh báo về việc làm việc quá sức ra thì tình trạng sức khỏe của bạn khá tốt. </w:t>
      </w:r>
      <w:r>
        <w:rPr>
          <w:rStyle w:val="Strong"/>
          <w:color w:val="232121"/>
        </w:rPr>
        <w:t>Page of Cups</w:t>
      </w:r>
      <w:r>
        <w:rPr>
          <w:color w:val="232121"/>
        </w:rPr>
        <w:t> khuyên rằng nên tiếp tục duy trì thói quen ăn sinh hoạt lành mạnh.</w:t>
      </w:r>
    </w:p>
    <w:p w:rsidR="00E3760C" w:rsidRDefault="00E3760C" w:rsidP="000A6675">
      <w:pPr>
        <w:pStyle w:val="NormalWeb"/>
        <w:shd w:val="clear" w:color="auto" w:fill="FFFFFF"/>
        <w:spacing w:before="0" w:beforeAutospacing="0" w:after="0" w:afterAutospacing="0"/>
        <w:jc w:val="both"/>
        <w:rPr>
          <w:color w:val="232121"/>
        </w:rPr>
      </w:pPr>
    </w:p>
    <w:p w:rsidR="000A6675" w:rsidRDefault="000A6675" w:rsidP="000A6675">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Ý nghĩa lá bài Page of Cups xuôi</w:t>
      </w:r>
    </w:p>
    <w:p w:rsidR="000A6675" w:rsidRDefault="000A6675" w:rsidP="000A6675">
      <w:pPr>
        <w:pStyle w:val="NormalWeb"/>
        <w:shd w:val="clear" w:color="auto" w:fill="FFFFFF"/>
        <w:spacing w:before="0" w:beforeAutospacing="0" w:after="0" w:afterAutospacing="0"/>
        <w:jc w:val="both"/>
        <w:rPr>
          <w:color w:val="232121"/>
        </w:rPr>
      </w:pPr>
      <w:r>
        <w:rPr>
          <w:color w:val="232121"/>
        </w:rPr>
        <w:t>Hình ảnh một chàng trai đang đứng bên bờ biển. Anh ta mặc một chiếc áo dài xanh với các họa tiết hoa, tay cầm một chiếc cốc vàng. Anh ta ăn mặc khá phóng túng và dùng biểu cảm ngạc nhiên khi thấy một con cá nhảy ra khỏi cốc. </w:t>
      </w:r>
      <w:r>
        <w:rPr>
          <w:rStyle w:val="Strong"/>
          <w:color w:val="232121"/>
        </w:rPr>
        <w:t>Ý nghĩa lá bài Page of Cup xuôi</w:t>
      </w:r>
      <w:r>
        <w:rPr>
          <w:color w:val="232121"/>
        </w:rPr>
        <w:t> là sự non nớt và nhạy cảm. Bạn e dè và ngần ngại khi rắc rối hoặc một điều gì đó mới lạ xuất hiện.</w:t>
      </w:r>
    </w:p>
    <w:p w:rsidR="000A6675" w:rsidRDefault="000A6675" w:rsidP="000A6675">
      <w:pPr>
        <w:pStyle w:val="NormalWeb"/>
        <w:shd w:val="clear" w:color="auto" w:fill="FFFFFF"/>
        <w:spacing w:before="0" w:beforeAutospacing="0" w:after="255" w:afterAutospacing="0"/>
        <w:jc w:val="both"/>
        <w:rPr>
          <w:color w:val="232121"/>
        </w:rPr>
      </w:pPr>
      <w:r>
        <w:rPr>
          <w:color w:val="232121"/>
        </w:rPr>
        <w:t>Lời khuyên là bạn nên cởi mở với những ý tưởng mới. Khi bạn bám theo những ý tưởng mới và chấp nhận mở lòng đón nhận nhiều cánh cửa bí mật sẽ được mở ra. Lá bài kêu gọi bạn nên khai thác tính sáng tạo vào lĩnh vực mình mạnh nhất. Khi đối đầu với khó khăn nên hạn chế tối đa sự nhạy cảm và e ngại. Còn tượng trưng cho sự bền bỉ, nếu bạn kiên trì theo đuổi điều mình thật sự mong muốn với thái độ học hỏi, bạn sẽ thành công</w:t>
      </w:r>
    </w:p>
    <w:p w:rsidR="000A6675" w:rsidRDefault="000A6675"/>
    <w:p w:rsidR="00A51663" w:rsidRDefault="00A51663"/>
    <w:p w:rsidR="0082259B" w:rsidRDefault="0082259B"/>
    <w:p w:rsidR="0082259B" w:rsidRDefault="0082259B" w:rsidP="006E1175">
      <w:pPr>
        <w:pStyle w:val="Heading1"/>
        <w:shd w:val="clear" w:color="auto" w:fill="FFFFFF"/>
        <w:spacing w:before="0"/>
        <w:jc w:val="center"/>
        <w:rPr>
          <w:rFonts w:ascii="Arial" w:hAnsi="Arial" w:cs="Arial"/>
          <w:caps/>
          <w:color w:val="D81515"/>
          <w:spacing w:val="15"/>
          <w:sz w:val="30"/>
          <w:szCs w:val="30"/>
        </w:rPr>
      </w:pPr>
      <w:r>
        <w:rPr>
          <w:rFonts w:ascii="Arial" w:hAnsi="Arial" w:cs="Arial"/>
          <w:caps/>
          <w:color w:val="D81515"/>
          <w:spacing w:val="15"/>
          <w:sz w:val="30"/>
          <w:szCs w:val="30"/>
        </w:rPr>
        <w:lastRenderedPageBreak/>
        <w:t>Ý NGHĨA LÁ BÀI KNIGHT</w:t>
      </w:r>
      <w:r w:rsidR="00516D4A">
        <w:rPr>
          <w:rFonts w:ascii="Arial" w:hAnsi="Arial" w:cs="Arial"/>
          <w:caps/>
          <w:color w:val="D81515"/>
          <w:spacing w:val="15"/>
          <w:sz w:val="30"/>
          <w:szCs w:val="30"/>
        </w:rPr>
        <w:t xml:space="preserve"> OF CUPS</w:t>
      </w:r>
    </w:p>
    <w:p w:rsidR="00273AA6" w:rsidRDefault="00273AA6" w:rsidP="00273AA6">
      <w:r>
        <w:rPr>
          <w:rFonts w:ascii="Arial" w:hAnsi="Arial" w:cs="Arial"/>
          <w:noProof/>
          <w:color w:val="585858"/>
        </w:rPr>
        <w:drawing>
          <wp:inline distT="0" distB="0" distL="0" distR="0" wp14:anchorId="3A074755" wp14:editId="44484DA3">
            <wp:extent cx="1333500" cy="2314575"/>
            <wp:effectExtent l="0" t="0" r="0" b="9525"/>
            <wp:docPr id="78" name="Picture 78" descr="Knight of Cups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night of Cups icon"/>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1333500" cy="2314575"/>
                    </a:xfrm>
                    <a:prstGeom prst="rect">
                      <a:avLst/>
                    </a:prstGeom>
                    <a:noFill/>
                    <a:ln>
                      <a:noFill/>
                    </a:ln>
                  </pic:spPr>
                </pic:pic>
              </a:graphicData>
            </a:graphic>
          </wp:inline>
        </w:drawing>
      </w:r>
    </w:p>
    <w:p w:rsidR="00273AA6" w:rsidRPr="00273AA6" w:rsidRDefault="00273AA6" w:rsidP="00273AA6">
      <w:pPr>
        <w:pStyle w:val="Heading3"/>
        <w:shd w:val="clear" w:color="auto" w:fill="FFFFFF"/>
        <w:spacing w:before="0" w:beforeAutospacing="0" w:after="255" w:afterAutospacing="0" w:line="312" w:lineRule="atLeast"/>
        <w:rPr>
          <w:rFonts w:ascii="Arial" w:hAnsi="Arial" w:cs="Arial"/>
          <w:color w:val="1063FB"/>
          <w:sz w:val="29"/>
          <w:szCs w:val="29"/>
        </w:rPr>
      </w:pPr>
      <w:r w:rsidRPr="00273AA6">
        <w:rPr>
          <w:rFonts w:ascii="Arial" w:hAnsi="Arial" w:cs="Arial"/>
          <w:color w:val="1063FB"/>
          <w:sz w:val="29"/>
          <w:szCs w:val="29"/>
        </w:rPr>
        <w:t>Dẫn nhập: </w:t>
      </w:r>
    </w:p>
    <w:p w:rsidR="0057350B" w:rsidRPr="00273AA6" w:rsidRDefault="00273AA6" w:rsidP="00273AA6">
      <w:pPr>
        <w:pStyle w:val="NormalWeb"/>
        <w:shd w:val="clear" w:color="auto" w:fill="FFFFFF"/>
        <w:spacing w:before="0" w:beforeAutospacing="0" w:after="0" w:afterAutospacing="0"/>
        <w:jc w:val="both"/>
        <w:rPr>
          <w:color w:val="232121"/>
        </w:rPr>
      </w:pPr>
      <w:r w:rsidRPr="00273AA6">
        <w:rPr>
          <w:color w:val="232121"/>
        </w:rPr>
        <w:t>Knight of Cups giống như hầu hết các lá bài trong bộ Cups, là một lá bài tốt và mang tính lạc quan khi xuất hiện trong một giải bài. Giống như mọi lá Knight, Knight of Cups thường xuất hiện với những thông điệp. Đây thường là những thông điệp tốt mà chúng ta muốn đón nhận.</w:t>
      </w:r>
    </w:p>
    <w:p w:rsidR="00273AA6" w:rsidRDefault="00273AA6" w:rsidP="00273AA6">
      <w:pPr>
        <w:pStyle w:val="NormalWeb"/>
        <w:shd w:val="clear" w:color="auto" w:fill="FFFFFF"/>
        <w:spacing w:before="0" w:beforeAutospacing="0" w:after="0" w:afterAutospacing="0"/>
        <w:jc w:val="both"/>
        <w:rPr>
          <w:color w:val="232121"/>
        </w:rPr>
      </w:pPr>
      <w:r w:rsidRPr="00273AA6">
        <w:rPr>
          <w:color w:val="232121"/>
        </w:rPr>
        <w:t>Knight of Cups thường xuất hiện như một sứ giả, một lời mời hoặc sự xuất hiện của một ai đó hoặc một cái gì đó mang lại cảm xúc tốt đẹp. Chàng đưa ra một lời mời thú vị, kết quả là một trải nghiệm về mặt tình cảm sẽ mang lại năng lượng và đưa bạn vào một trạng thái phấn khởi. Ngoài vai trò cung cấp thông tin, Knight of Cups cũng có thể đại diện cho sự khôn ngoan đến từ những giấc mơ của bạn và giúp bạn vượt qua những trở ngại của cuộc sống.</w:t>
      </w:r>
    </w:p>
    <w:p w:rsidR="00273AA6" w:rsidRPr="00273AA6" w:rsidRDefault="00273AA6" w:rsidP="00273AA6">
      <w:pPr>
        <w:pStyle w:val="NormalWeb"/>
        <w:shd w:val="clear" w:color="auto" w:fill="FFFFFF"/>
        <w:spacing w:before="0" w:beforeAutospacing="0" w:after="0" w:afterAutospacing="0"/>
        <w:jc w:val="both"/>
        <w:rPr>
          <w:color w:val="232121"/>
        </w:rPr>
      </w:pPr>
    </w:p>
    <w:p w:rsidR="00273AA6" w:rsidRPr="00273AA6" w:rsidRDefault="00273AA6" w:rsidP="00273AA6">
      <w:pPr>
        <w:pStyle w:val="NormalWeb"/>
        <w:shd w:val="clear" w:color="auto" w:fill="FFFFFF"/>
        <w:spacing w:before="0" w:beforeAutospacing="0" w:after="0" w:afterAutospacing="0"/>
        <w:jc w:val="both"/>
        <w:rPr>
          <w:rFonts w:ascii="Arial" w:hAnsi="Arial" w:cs="Arial"/>
          <w:b/>
          <w:bCs/>
          <w:color w:val="1063FB"/>
          <w:sz w:val="29"/>
          <w:szCs w:val="29"/>
        </w:rPr>
      </w:pPr>
      <w:r w:rsidRPr="00273AA6">
        <w:rPr>
          <w:rFonts w:ascii="Arial" w:hAnsi="Arial" w:cs="Arial"/>
          <w:b/>
          <w:bCs/>
          <w:color w:val="1063FB"/>
          <w:sz w:val="29"/>
          <w:szCs w:val="29"/>
        </w:rPr>
        <w:t>Tổng quan: </w:t>
      </w:r>
    </w:p>
    <w:p w:rsidR="00273AA6" w:rsidRDefault="00273AA6" w:rsidP="00273AA6">
      <w:pPr>
        <w:pStyle w:val="NormalWeb"/>
        <w:shd w:val="clear" w:color="auto" w:fill="FFFFFF"/>
        <w:spacing w:before="0" w:beforeAutospacing="0" w:after="0" w:afterAutospacing="0"/>
        <w:jc w:val="both"/>
        <w:rPr>
          <w:color w:val="232121"/>
        </w:rPr>
      </w:pPr>
    </w:p>
    <w:p w:rsidR="00273AA6" w:rsidRDefault="00273AA6" w:rsidP="00273AA6">
      <w:pPr>
        <w:pStyle w:val="NormalWeb"/>
        <w:shd w:val="clear" w:color="auto" w:fill="FFFFFF"/>
        <w:spacing w:before="0" w:beforeAutospacing="0" w:after="0" w:afterAutospacing="0"/>
        <w:jc w:val="both"/>
        <w:rPr>
          <w:color w:val="232121"/>
        </w:rPr>
      </w:pPr>
      <w:r w:rsidRPr="00273AA6">
        <w:rPr>
          <w:color w:val="232121"/>
        </w:rPr>
        <w:t>Nhìn chung Knight of Cups sẽ cho bạn biết rằng mọi thứ sẽ trở nên tốt hơn. Bạn có thể cảm thấy tràn đầy năng lượng, sẵn sàng để hành động. Lá bài này thường có nghĩa rằng những tin tốt (đặc biệt trong thế giới nội tâm bạn) dường như sắp đến với bạn đấy.</w:t>
      </w:r>
    </w:p>
    <w:p w:rsidR="00273AA6" w:rsidRPr="00273AA6" w:rsidRDefault="00273AA6" w:rsidP="00273AA6">
      <w:pPr>
        <w:pStyle w:val="NormalWeb"/>
        <w:shd w:val="clear" w:color="auto" w:fill="FFFFFF"/>
        <w:spacing w:before="0" w:beforeAutospacing="0" w:after="0" w:afterAutospacing="0"/>
        <w:jc w:val="both"/>
        <w:rPr>
          <w:color w:val="232121"/>
        </w:rPr>
      </w:pPr>
    </w:p>
    <w:p w:rsidR="00273AA6" w:rsidRPr="00273AA6" w:rsidRDefault="00273AA6" w:rsidP="00273AA6">
      <w:pPr>
        <w:pStyle w:val="NormalWeb"/>
        <w:shd w:val="clear" w:color="auto" w:fill="FFFFFF"/>
        <w:spacing w:before="0" w:beforeAutospacing="0" w:after="0" w:afterAutospacing="0"/>
        <w:jc w:val="both"/>
        <w:rPr>
          <w:rFonts w:ascii="Arial" w:hAnsi="Arial" w:cs="Arial"/>
          <w:b/>
          <w:bCs/>
          <w:color w:val="1063FB"/>
          <w:sz w:val="29"/>
          <w:szCs w:val="29"/>
        </w:rPr>
      </w:pPr>
      <w:r w:rsidRPr="00273AA6">
        <w:rPr>
          <w:rFonts w:ascii="Arial" w:hAnsi="Arial" w:cs="Arial"/>
          <w:b/>
          <w:bCs/>
          <w:color w:val="1063FB"/>
          <w:sz w:val="29"/>
          <w:szCs w:val="29"/>
        </w:rPr>
        <w:t>Công việc: </w:t>
      </w:r>
    </w:p>
    <w:p w:rsidR="00273AA6" w:rsidRDefault="00273AA6" w:rsidP="00273AA6">
      <w:pPr>
        <w:pStyle w:val="NormalWeb"/>
        <w:shd w:val="clear" w:color="auto" w:fill="FFFFFF"/>
        <w:spacing w:before="0" w:beforeAutospacing="0" w:after="0" w:afterAutospacing="0"/>
        <w:jc w:val="both"/>
        <w:rPr>
          <w:color w:val="232121"/>
        </w:rPr>
      </w:pPr>
    </w:p>
    <w:p w:rsidR="00273AA6" w:rsidRDefault="00273AA6" w:rsidP="00273AA6">
      <w:pPr>
        <w:pStyle w:val="NormalWeb"/>
        <w:shd w:val="clear" w:color="auto" w:fill="FFFFFF"/>
        <w:spacing w:before="0" w:beforeAutospacing="0" w:after="0" w:afterAutospacing="0"/>
        <w:jc w:val="both"/>
        <w:rPr>
          <w:color w:val="232121"/>
        </w:rPr>
      </w:pPr>
      <w:r w:rsidRPr="00273AA6">
        <w:rPr>
          <w:color w:val="232121"/>
        </w:rPr>
        <w:t>Các dự án công việc gần như sẽ diễn ra theo hướng tích cực và sớm hơn bạn mong đợi khi lá bài này xuất hiện trong một lượt trải bài. Bạn nên tự hào về những thành quả và đóng góp của mình.</w:t>
      </w:r>
    </w:p>
    <w:p w:rsidR="00273AA6" w:rsidRPr="00273AA6" w:rsidRDefault="00273AA6" w:rsidP="00273AA6">
      <w:pPr>
        <w:pStyle w:val="NormalWeb"/>
        <w:shd w:val="clear" w:color="auto" w:fill="FFFFFF"/>
        <w:spacing w:before="0" w:beforeAutospacing="0" w:after="0" w:afterAutospacing="0"/>
        <w:jc w:val="both"/>
        <w:rPr>
          <w:color w:val="232121"/>
        </w:rPr>
      </w:pPr>
    </w:p>
    <w:p w:rsidR="00273AA6" w:rsidRPr="00273AA6" w:rsidRDefault="00273AA6" w:rsidP="00273AA6">
      <w:pPr>
        <w:pStyle w:val="NormalWeb"/>
        <w:shd w:val="clear" w:color="auto" w:fill="FFFFFF"/>
        <w:spacing w:before="0" w:beforeAutospacing="0" w:after="0" w:afterAutospacing="0"/>
        <w:jc w:val="both"/>
        <w:rPr>
          <w:rFonts w:ascii="Arial" w:hAnsi="Arial" w:cs="Arial"/>
          <w:b/>
          <w:bCs/>
          <w:color w:val="1063FB"/>
          <w:sz w:val="29"/>
          <w:szCs w:val="29"/>
        </w:rPr>
      </w:pPr>
      <w:r w:rsidRPr="00273AA6">
        <w:rPr>
          <w:rFonts w:ascii="Arial" w:hAnsi="Arial" w:cs="Arial"/>
          <w:b/>
          <w:bCs/>
          <w:color w:val="1063FB"/>
          <w:sz w:val="29"/>
          <w:szCs w:val="29"/>
        </w:rPr>
        <w:t>Tình yêu: </w:t>
      </w:r>
    </w:p>
    <w:p w:rsidR="00273AA6" w:rsidRDefault="00273AA6" w:rsidP="00273AA6">
      <w:pPr>
        <w:pStyle w:val="NormalWeb"/>
        <w:shd w:val="clear" w:color="auto" w:fill="FFFFFF"/>
        <w:spacing w:before="0" w:beforeAutospacing="0" w:after="0" w:afterAutospacing="0"/>
        <w:jc w:val="both"/>
        <w:rPr>
          <w:color w:val="232121"/>
        </w:rPr>
      </w:pPr>
    </w:p>
    <w:p w:rsidR="00273AA6" w:rsidRDefault="00273AA6" w:rsidP="00273AA6">
      <w:pPr>
        <w:pStyle w:val="NormalWeb"/>
        <w:shd w:val="clear" w:color="auto" w:fill="FFFFFF"/>
        <w:spacing w:before="0" w:beforeAutospacing="0" w:after="0" w:afterAutospacing="0"/>
        <w:jc w:val="both"/>
        <w:rPr>
          <w:color w:val="232121"/>
        </w:rPr>
      </w:pPr>
      <w:r w:rsidRPr="00273AA6">
        <w:rPr>
          <w:color w:val="232121"/>
        </w:rPr>
        <w:t>Đây là một lá bài cực kỳ tích cực khi xuất hiện trong lượt hỏi về tình yêu. Nếu bạn đang còn độc thân hay chưa có mối quan hệ tình cảm với ai, thì lá bài này thường hàm ý rằng một ai đó sắp gây được ấn tượng với bạn đấy. Còn nếu bạn đang trong một mối quan hệ, lá Knight này có thể hàm ý đến một lời cầu hôn / cuộc hôn nhân. Ít nhất là trong bối cảnh câu hỏi về tình yêu, lá bài này sẽ luôn mang những thông điệp tích cực, những điều mà bạn sẽ thích nghe. Hãy mở lòng khám phá những giảm giác của mình.</w:t>
      </w:r>
    </w:p>
    <w:p w:rsidR="00273AA6" w:rsidRPr="00273AA6" w:rsidRDefault="00273AA6" w:rsidP="00273AA6">
      <w:pPr>
        <w:pStyle w:val="NormalWeb"/>
        <w:shd w:val="clear" w:color="auto" w:fill="FFFFFF"/>
        <w:spacing w:before="0" w:beforeAutospacing="0" w:after="0" w:afterAutospacing="0"/>
        <w:jc w:val="both"/>
        <w:rPr>
          <w:color w:val="232121"/>
        </w:rPr>
      </w:pPr>
    </w:p>
    <w:p w:rsidR="00273AA6" w:rsidRPr="00273AA6" w:rsidRDefault="00273AA6" w:rsidP="00273AA6">
      <w:pPr>
        <w:pStyle w:val="NormalWeb"/>
        <w:shd w:val="clear" w:color="auto" w:fill="FFFFFF"/>
        <w:spacing w:before="0" w:beforeAutospacing="0" w:after="0" w:afterAutospacing="0"/>
        <w:jc w:val="both"/>
        <w:rPr>
          <w:rFonts w:ascii="Arial" w:hAnsi="Arial" w:cs="Arial"/>
          <w:b/>
          <w:bCs/>
          <w:color w:val="1063FB"/>
          <w:sz w:val="29"/>
          <w:szCs w:val="29"/>
        </w:rPr>
      </w:pPr>
      <w:r w:rsidRPr="00273AA6">
        <w:rPr>
          <w:rFonts w:ascii="Arial" w:hAnsi="Arial" w:cs="Arial"/>
          <w:b/>
          <w:bCs/>
          <w:color w:val="1063FB"/>
          <w:sz w:val="29"/>
          <w:szCs w:val="29"/>
        </w:rPr>
        <w:t>Tài chính: </w:t>
      </w:r>
    </w:p>
    <w:p w:rsidR="00273AA6" w:rsidRDefault="00273AA6" w:rsidP="00273AA6">
      <w:pPr>
        <w:pStyle w:val="NormalWeb"/>
        <w:shd w:val="clear" w:color="auto" w:fill="FFFFFF"/>
        <w:spacing w:before="0" w:beforeAutospacing="0" w:after="0" w:afterAutospacing="0"/>
        <w:jc w:val="both"/>
        <w:rPr>
          <w:color w:val="232121"/>
        </w:rPr>
      </w:pPr>
    </w:p>
    <w:p w:rsidR="00273AA6" w:rsidRDefault="00273AA6" w:rsidP="00273AA6">
      <w:pPr>
        <w:pStyle w:val="NormalWeb"/>
        <w:shd w:val="clear" w:color="auto" w:fill="FFFFFF"/>
        <w:spacing w:before="0" w:beforeAutospacing="0" w:after="0" w:afterAutospacing="0"/>
        <w:jc w:val="both"/>
        <w:rPr>
          <w:color w:val="232121"/>
        </w:rPr>
      </w:pPr>
      <w:r w:rsidRPr="00273AA6">
        <w:rPr>
          <w:color w:val="232121"/>
        </w:rPr>
        <w:t>Lá bài này có thể chỉ rằng bạn sẽ sớm nhận được tin tức tốt lành về vấn đề tài chính của bạn. Knight thường hàm ý những thông điệp đầy niềm vui và tích cực. Nếu bạn thắc mắc về vấn đề tài chính và rút được lá này trong trải bài, và nếu không có lá nào khác trong cùng lượt trải mang thông điệp gì khác cụ thể cho vấn đề tài chính của bạn, vậy thìtrường hợp này hầu như chắc chắn không xấu như bạn nghĩ.</w:t>
      </w:r>
    </w:p>
    <w:p w:rsidR="00273AA6" w:rsidRPr="00273AA6" w:rsidRDefault="00273AA6" w:rsidP="00273AA6">
      <w:pPr>
        <w:pStyle w:val="NormalWeb"/>
        <w:shd w:val="clear" w:color="auto" w:fill="FFFFFF"/>
        <w:spacing w:before="0" w:beforeAutospacing="0" w:after="0" w:afterAutospacing="0"/>
        <w:jc w:val="both"/>
        <w:rPr>
          <w:color w:val="232121"/>
        </w:rPr>
      </w:pPr>
    </w:p>
    <w:p w:rsidR="00273AA6" w:rsidRPr="00273AA6" w:rsidRDefault="00273AA6" w:rsidP="00273AA6">
      <w:pPr>
        <w:pStyle w:val="NormalWeb"/>
        <w:shd w:val="clear" w:color="auto" w:fill="FFFFFF"/>
        <w:spacing w:before="0" w:beforeAutospacing="0" w:after="0" w:afterAutospacing="0"/>
        <w:jc w:val="both"/>
        <w:rPr>
          <w:rFonts w:ascii="Arial" w:hAnsi="Arial" w:cs="Arial"/>
          <w:b/>
          <w:bCs/>
          <w:color w:val="1063FB"/>
          <w:sz w:val="29"/>
          <w:szCs w:val="29"/>
        </w:rPr>
      </w:pPr>
      <w:r w:rsidRPr="00273AA6">
        <w:rPr>
          <w:rFonts w:ascii="Arial" w:hAnsi="Arial" w:cs="Arial"/>
          <w:b/>
          <w:bCs/>
          <w:color w:val="1063FB"/>
          <w:sz w:val="29"/>
          <w:szCs w:val="29"/>
        </w:rPr>
        <w:t>Sức khỏe: </w:t>
      </w:r>
    </w:p>
    <w:p w:rsidR="00273AA6" w:rsidRDefault="00273AA6" w:rsidP="00273AA6">
      <w:pPr>
        <w:pStyle w:val="NormalWeb"/>
        <w:shd w:val="clear" w:color="auto" w:fill="FFFFFF"/>
        <w:spacing w:before="0" w:beforeAutospacing="0" w:after="0" w:afterAutospacing="0"/>
        <w:jc w:val="both"/>
        <w:rPr>
          <w:color w:val="232121"/>
        </w:rPr>
      </w:pPr>
    </w:p>
    <w:p w:rsidR="00273AA6" w:rsidRDefault="00273AA6" w:rsidP="00273AA6">
      <w:pPr>
        <w:pStyle w:val="NormalWeb"/>
        <w:shd w:val="clear" w:color="auto" w:fill="FFFFFF"/>
        <w:spacing w:before="0" w:beforeAutospacing="0" w:after="0" w:afterAutospacing="0"/>
        <w:jc w:val="both"/>
        <w:rPr>
          <w:color w:val="232121"/>
        </w:rPr>
      </w:pPr>
      <w:r w:rsidRPr="00273AA6">
        <w:rPr>
          <w:color w:val="232121"/>
        </w:rPr>
        <w:t>Nếu bạn đang chờ đợi kết quả xét nghiệm về sức khỏe và rút được lá bài này, hãy thư giãn và yên tâm rằng tin tức sắp tới sẽ rất khả quan. Nhìn chung về khía cạnh sức khỏe của bạn, lá Knight này có nghĩa rằng bạn sẽ sớm cảm thấy tốt hơn / thậm chí là khỏe mạnh hơn.</w:t>
      </w:r>
    </w:p>
    <w:p w:rsidR="00273AA6" w:rsidRPr="00273AA6" w:rsidRDefault="00273AA6" w:rsidP="00273AA6">
      <w:pPr>
        <w:pStyle w:val="NormalWeb"/>
        <w:shd w:val="clear" w:color="auto" w:fill="FFFFFF"/>
        <w:spacing w:before="0" w:beforeAutospacing="0" w:after="0" w:afterAutospacing="0"/>
        <w:jc w:val="both"/>
        <w:rPr>
          <w:color w:val="232121"/>
        </w:rPr>
      </w:pPr>
    </w:p>
    <w:p w:rsidR="00273AA6" w:rsidRPr="00273AA6" w:rsidRDefault="00273AA6" w:rsidP="00273AA6">
      <w:pPr>
        <w:pStyle w:val="NormalWeb"/>
        <w:shd w:val="clear" w:color="auto" w:fill="FFFFFF"/>
        <w:spacing w:before="0" w:beforeAutospacing="0" w:after="0" w:afterAutospacing="0"/>
        <w:jc w:val="both"/>
        <w:rPr>
          <w:rFonts w:ascii="Arial" w:hAnsi="Arial" w:cs="Arial"/>
          <w:b/>
          <w:bCs/>
          <w:color w:val="1063FB"/>
          <w:sz w:val="29"/>
          <w:szCs w:val="29"/>
        </w:rPr>
      </w:pPr>
      <w:r w:rsidRPr="00273AA6">
        <w:rPr>
          <w:rFonts w:ascii="Arial" w:hAnsi="Arial" w:cs="Arial"/>
          <w:b/>
          <w:bCs/>
          <w:color w:val="1063FB"/>
          <w:sz w:val="29"/>
          <w:szCs w:val="29"/>
        </w:rPr>
        <w:t>Tinh thần: </w:t>
      </w:r>
    </w:p>
    <w:p w:rsidR="00273AA6" w:rsidRDefault="00273AA6" w:rsidP="00273AA6">
      <w:pPr>
        <w:pStyle w:val="NormalWeb"/>
        <w:shd w:val="clear" w:color="auto" w:fill="FFFFFF"/>
        <w:spacing w:before="0" w:beforeAutospacing="0" w:after="0" w:afterAutospacing="0"/>
        <w:jc w:val="both"/>
        <w:rPr>
          <w:color w:val="232121"/>
        </w:rPr>
      </w:pPr>
    </w:p>
    <w:p w:rsidR="00273AA6" w:rsidRDefault="00273AA6" w:rsidP="00273AA6">
      <w:pPr>
        <w:pStyle w:val="NormalWeb"/>
        <w:shd w:val="clear" w:color="auto" w:fill="FFFFFF"/>
        <w:spacing w:before="0" w:beforeAutospacing="0" w:after="0" w:afterAutospacing="0"/>
        <w:jc w:val="both"/>
        <w:rPr>
          <w:color w:val="232121"/>
        </w:rPr>
      </w:pPr>
      <w:r w:rsidRPr="00273AA6">
        <w:rPr>
          <w:color w:val="232121"/>
        </w:rPr>
        <w:t>Bạn đã sẵn sàng để bước vào những lĩnh vực mới trên hành trình khám phá tâm linh của mình. Knight of Cups thường hàm ý rằng bạn sẽ sớm nhận được một tin tức tốt từ tinh thần (dù điều này đôi khi đến thông qua người khác) và điều này sẽ mở ra những hướng nhìn nhận mới dành cho bạn. Hãy chú ý những điềutrông có vẻ như xảy ra ngẫu nhiên. đó thường là cách mà tinh thần “mặc khải” với chúng ta.</w:t>
      </w:r>
    </w:p>
    <w:p w:rsidR="00273AA6" w:rsidRPr="00273AA6" w:rsidRDefault="00273AA6" w:rsidP="00273AA6">
      <w:pPr>
        <w:pStyle w:val="NormalWeb"/>
        <w:shd w:val="clear" w:color="auto" w:fill="FFFFFF"/>
        <w:spacing w:before="0" w:beforeAutospacing="0" w:after="0" w:afterAutospacing="0"/>
        <w:jc w:val="both"/>
        <w:rPr>
          <w:color w:val="232121"/>
        </w:rPr>
      </w:pPr>
    </w:p>
    <w:p w:rsidR="00273AA6" w:rsidRDefault="00273AA6" w:rsidP="00273AA6">
      <w:pPr>
        <w:pStyle w:val="NormalWeb"/>
        <w:shd w:val="clear" w:color="auto" w:fill="FFFFFF"/>
        <w:spacing w:before="0" w:beforeAutospacing="0" w:after="0" w:afterAutospacing="0"/>
        <w:jc w:val="both"/>
        <w:rPr>
          <w:color w:val="232121"/>
        </w:rPr>
      </w:pPr>
      <w:r w:rsidRPr="00273AA6">
        <w:rPr>
          <w:rFonts w:ascii="Arial" w:hAnsi="Arial" w:cs="Arial"/>
          <w:b/>
          <w:bCs/>
          <w:color w:val="1063FB"/>
          <w:sz w:val="29"/>
          <w:szCs w:val="29"/>
        </w:rPr>
        <w:t>Từ và Cụm từ khóa:</w:t>
      </w:r>
      <w:r w:rsidRPr="00273AA6">
        <w:rPr>
          <w:color w:val="232121"/>
        </w:rPr>
        <w:t> Một sự kiện quan trọng liên quan đến những mối quan hệ và những mối bận tâm về cảm xúc. Những trải nghiệm mới. Lời mời mang tính xã giao. Kỳ nghỉ với bạn bè. Lời đề xuất. Lời đề nghị. Một cơ hội mới. Người yêu mới. Sự quyến rũ. Sự tưởng tượng. Tính nhạy cảm. Nghệ thuật. Âm nhạc. Khiêu vũ. Giấc mơ. Trực giác. Sự tốt bụng. Sự thấu cảm. Sự đồng cảm. Theo đuổi ước mơ. Lăng kính màu hồng. Chăm sóc những người thiếu may mắn. Trạng thái buồn rầu. Tính tự yêu bản thân. Lời đề nghị hấp dẫn. Chủ nghĩa lý tưởng thiếu thực tế. Lời cầu hôn. Mơ những giấc mơ không thể nào thành hiện thực. Hãy làm điều bạn đam mê.</w:t>
      </w:r>
    </w:p>
    <w:p w:rsidR="00273AA6" w:rsidRPr="00273AA6" w:rsidRDefault="00273AA6" w:rsidP="00273AA6">
      <w:pPr>
        <w:pStyle w:val="NormalWeb"/>
        <w:shd w:val="clear" w:color="auto" w:fill="FFFFFF"/>
        <w:spacing w:before="0" w:beforeAutospacing="0" w:after="0" w:afterAutospacing="0"/>
        <w:jc w:val="both"/>
        <w:rPr>
          <w:color w:val="232121"/>
        </w:rPr>
      </w:pPr>
    </w:p>
    <w:p w:rsidR="00273AA6" w:rsidRPr="00273AA6" w:rsidRDefault="00273AA6" w:rsidP="00273AA6">
      <w:pPr>
        <w:pStyle w:val="NormalWeb"/>
        <w:shd w:val="clear" w:color="auto" w:fill="FFFFFF"/>
        <w:spacing w:before="0" w:beforeAutospacing="0" w:after="0" w:afterAutospacing="0"/>
        <w:jc w:val="both"/>
        <w:rPr>
          <w:color w:val="232121"/>
        </w:rPr>
      </w:pPr>
      <w:r w:rsidRPr="00273AA6">
        <w:rPr>
          <w:rFonts w:ascii="Arial" w:hAnsi="Arial" w:cs="Arial"/>
          <w:b/>
          <w:bCs/>
          <w:color w:val="1063FB"/>
          <w:sz w:val="29"/>
          <w:szCs w:val="29"/>
        </w:rPr>
        <w:t>Tình huống và Lời khuyên:</w:t>
      </w:r>
      <w:r w:rsidRPr="00273AA6">
        <w:rPr>
          <w:color w:val="232121"/>
        </w:rPr>
        <w:t> Bạn có thể gặp một người mới mà người đó sẽ cho bạn những trải nghiệm cảm xúc mới hoặc bạn sẽ yêu người đó. Một người nào đó có thể đưa ra cho bạn một lời mời khó chối từ. Bạn có thể tận hưởng kỳ nghỉ với bạn bè. Một lời mời hoặc một cơ hội cho mối quan hệ mới có thể đến trong tương lai gần. Hãy chắc chắn về cảm giác của bạn, để tránh việc bị người khác dắt mũi quá dễ dàng. Tài sản lớn nhất của bạn lúc này là sự hào hiệp, nhạy cảm và lý tưởng.</w:t>
      </w:r>
    </w:p>
    <w:p w:rsidR="00273AA6" w:rsidRPr="00273AA6" w:rsidRDefault="00273AA6" w:rsidP="00273AA6">
      <w:pPr>
        <w:pStyle w:val="NormalWeb"/>
        <w:shd w:val="clear" w:color="auto" w:fill="FFFFFF"/>
        <w:spacing w:before="0" w:beforeAutospacing="0" w:after="0" w:afterAutospacing="0"/>
        <w:jc w:val="both"/>
        <w:rPr>
          <w:color w:val="232121"/>
        </w:rPr>
      </w:pPr>
    </w:p>
    <w:p w:rsidR="0082259B" w:rsidRPr="00273AA6" w:rsidRDefault="0082259B" w:rsidP="00273AA6">
      <w:pPr>
        <w:pStyle w:val="NormalWeb"/>
        <w:shd w:val="clear" w:color="auto" w:fill="FFFFFF"/>
        <w:spacing w:before="0" w:beforeAutospacing="0" w:after="0" w:afterAutospacing="0"/>
        <w:jc w:val="both"/>
        <w:rPr>
          <w:color w:val="232121"/>
        </w:rPr>
      </w:pPr>
    </w:p>
    <w:p w:rsidR="0082259B" w:rsidRDefault="0082259B"/>
    <w:p w:rsidR="0082259B" w:rsidRDefault="0082259B"/>
    <w:p w:rsidR="0082259B" w:rsidRDefault="0082259B"/>
    <w:p w:rsidR="00A51663" w:rsidRDefault="008D5FCB" w:rsidP="00273AA6">
      <w:pPr>
        <w:pStyle w:val="Heading1"/>
        <w:shd w:val="clear" w:color="auto" w:fill="FFFFFF"/>
        <w:spacing w:before="0"/>
        <w:rPr>
          <w:rFonts w:ascii="Arial" w:hAnsi="Arial" w:cs="Arial"/>
          <w:caps/>
          <w:color w:val="D81515"/>
          <w:spacing w:val="15"/>
          <w:sz w:val="30"/>
          <w:szCs w:val="30"/>
        </w:rPr>
      </w:pPr>
      <w:r>
        <w:rPr>
          <w:rFonts w:asciiTheme="minorHAnsi" w:eastAsiaTheme="minorHAnsi" w:hAnsiTheme="minorHAnsi" w:cstheme="minorBidi"/>
          <w:b w:val="0"/>
          <w:bCs w:val="0"/>
          <w:color w:val="auto"/>
          <w:sz w:val="22"/>
          <w:szCs w:val="22"/>
        </w:rPr>
        <w:lastRenderedPageBreak/>
        <w:t xml:space="preserve">          </w:t>
      </w:r>
      <w:r w:rsidR="00273AA6">
        <w:rPr>
          <w:rFonts w:asciiTheme="minorHAnsi" w:eastAsiaTheme="minorHAnsi" w:hAnsiTheme="minorHAnsi" w:cstheme="minorBidi"/>
          <w:b w:val="0"/>
          <w:bCs w:val="0"/>
          <w:color w:val="auto"/>
          <w:sz w:val="22"/>
          <w:szCs w:val="22"/>
        </w:rPr>
        <w:t xml:space="preserve">   </w:t>
      </w:r>
      <w:r w:rsidR="00A51663">
        <w:rPr>
          <w:rFonts w:ascii="Arial" w:hAnsi="Arial" w:cs="Arial"/>
          <w:caps/>
          <w:color w:val="D81515"/>
          <w:spacing w:val="15"/>
          <w:sz w:val="30"/>
          <w:szCs w:val="30"/>
        </w:rPr>
        <w:t>Ý NGHĨA LÁ BÀI QUEEN OF CUPS – SỰ TỪNG TRẢI</w:t>
      </w:r>
    </w:p>
    <w:p w:rsidR="00A51663" w:rsidRDefault="00A51663" w:rsidP="00A51663">
      <w:pPr>
        <w:pStyle w:val="NormalWeb"/>
        <w:shd w:val="clear" w:color="auto" w:fill="FFFFFF"/>
        <w:spacing w:before="0" w:beforeAutospacing="0" w:after="0" w:afterAutospacing="0"/>
        <w:jc w:val="both"/>
        <w:rPr>
          <w:ins w:id="105" w:author="Unknown"/>
          <w:color w:val="232121"/>
        </w:rPr>
      </w:pPr>
      <w:ins w:id="106" w:author="Unknown">
        <w:r>
          <w:rPr>
            <w:color w:val="232121"/>
          </w:rPr>
          <w:fldChar w:fldCharType="begin"/>
        </w:r>
        <w:r>
          <w:rPr>
            <w:color w:val="232121"/>
          </w:rPr>
          <w:instrText xml:space="preserve"> HYPERLINK "https://meozodiac.com/tarot/y-nghia-la-bai-queen-of-cups.html" </w:instrText>
        </w:r>
        <w:r>
          <w:rPr>
            <w:color w:val="232121"/>
          </w:rPr>
          <w:fldChar w:fldCharType="separate"/>
        </w:r>
        <w:r>
          <w:rPr>
            <w:rStyle w:val="Strong"/>
            <w:color w:val="DD3333"/>
          </w:rPr>
          <w:t>Queen of Cups</w:t>
        </w:r>
        <w:r>
          <w:rPr>
            <w:color w:val="232121"/>
          </w:rPr>
          <w:fldChar w:fldCharType="end"/>
        </w:r>
        <w:r>
          <w:rPr>
            <w:color w:val="232121"/>
          </w:rPr>
          <w:t> là lá bài đại diện cho sự nhạy cảm, từ bi của một người từng trải. Người này có thể là mẹ, cấp trên, đồng nghiệp, người yêu hoặc chính bản thân bạn nếu bạn là nữ. Lá bài đại diện cho sự vực dậy của một tâm hồn từng trải qua những tổn thương sâu sắc.</w:t>
        </w:r>
      </w:ins>
    </w:p>
    <w:p w:rsidR="00A51663" w:rsidRDefault="00A51663"/>
    <w:p w:rsidR="00A51663" w:rsidRDefault="00A51663" w:rsidP="00A51663">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Tổng quan về lá bài Queen of Cups</w:t>
      </w:r>
    </w:p>
    <w:p w:rsidR="00A51663" w:rsidRDefault="00A51663" w:rsidP="00A51663">
      <w:pPr>
        <w:pStyle w:val="NormalWeb"/>
        <w:shd w:val="clear" w:color="auto" w:fill="FFFFFF"/>
        <w:spacing w:before="0" w:beforeAutospacing="0" w:after="255" w:afterAutospacing="0"/>
        <w:jc w:val="both"/>
        <w:rPr>
          <w:color w:val="232121"/>
        </w:rPr>
      </w:pPr>
      <w:r>
        <w:rPr>
          <w:noProof/>
          <w:color w:val="232121"/>
        </w:rPr>
        <w:drawing>
          <wp:inline distT="0" distB="0" distL="0" distR="0">
            <wp:extent cx="1666875" cy="2857500"/>
            <wp:effectExtent l="0" t="0" r="9525" b="0"/>
            <wp:docPr id="1" name="Picture 1" descr="https://meozodiac.com/wp-content/uploads/2019/04/queen-of-cups-175x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eozodiac.com/wp-content/uploads/2019/04/queen-of-cups-175x300.jpg"/>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1666875" cy="2857500"/>
                    </a:xfrm>
                    <a:prstGeom prst="rect">
                      <a:avLst/>
                    </a:prstGeom>
                    <a:noFill/>
                    <a:ln>
                      <a:noFill/>
                    </a:ln>
                  </pic:spPr>
                </pic:pic>
              </a:graphicData>
            </a:graphic>
          </wp:inline>
        </w:drawing>
      </w:r>
    </w:p>
    <w:p w:rsidR="00A51663" w:rsidRDefault="00A51663" w:rsidP="00A51663">
      <w:pPr>
        <w:pStyle w:val="NormalWeb"/>
        <w:shd w:val="clear" w:color="auto" w:fill="FFFFFF"/>
        <w:spacing w:before="0" w:beforeAutospacing="0" w:after="0" w:afterAutospacing="0"/>
        <w:jc w:val="both"/>
        <w:rPr>
          <w:color w:val="232121"/>
        </w:rPr>
      </w:pPr>
      <w:r>
        <w:rPr>
          <w:color w:val="232121"/>
        </w:rPr>
        <w:t>[</w:t>
      </w:r>
      <w:hyperlink r:id="rId91" w:history="1">
        <w:r>
          <w:rPr>
            <w:rStyle w:val="Hyperlink"/>
            <w:b/>
            <w:bCs/>
            <w:color w:val="DD3333"/>
          </w:rPr>
          <w:t>Bói bài tarot hàng ngày</w:t>
        </w:r>
      </w:hyperlink>
      <w:r>
        <w:rPr>
          <w:color w:val="232121"/>
        </w:rPr>
        <w:t>] </w:t>
      </w:r>
      <w:r>
        <w:rPr>
          <w:rStyle w:val="Strong"/>
          <w:color w:val="232121"/>
        </w:rPr>
        <w:t>Ý nghĩa Queen of Cups</w:t>
      </w:r>
      <w:r>
        <w:rPr>
          <w:color w:val="232121"/>
        </w:rPr>
        <w:t> tượng trưng cho người phụ nữ từng trải. Lá bài cho rằng giai đoạn này bạn đang cảm thấy cô đơn và khó thích nghi với môi trường xung quanh. Bạn đang có xu hướng đóng cửa trái tim và không muốn giao tiếp với mọi người.</w:t>
      </w:r>
    </w:p>
    <w:p w:rsidR="00A51663" w:rsidRDefault="00A51663" w:rsidP="00A51663">
      <w:pPr>
        <w:pStyle w:val="NormalWeb"/>
        <w:shd w:val="clear" w:color="auto" w:fill="FFFFFF"/>
        <w:spacing w:before="0" w:beforeAutospacing="0" w:after="255" w:afterAutospacing="0"/>
        <w:jc w:val="both"/>
        <w:rPr>
          <w:color w:val="232121"/>
        </w:rPr>
      </w:pPr>
      <w:r>
        <w:rPr>
          <w:color w:val="232121"/>
        </w:rPr>
        <w:t>Nhiều trường hợp lá bài đại diện cho sự nhạy cảm và lương thiện. Những tổn thương từ quá khứ khiến bạn khép mình nhưng lại mang đến cho bạn sự nhạy cảm, chín chắn và cẩn trọng từng lời ăn tiếng nói. Bạn là người cầu toàn nên luôn đặt ra những mục tiêu lớn trong công việc và bạn chăm chỉ để đạt được nó.</w:t>
      </w:r>
    </w:p>
    <w:p w:rsidR="00A51663" w:rsidRDefault="00A51663" w:rsidP="00A51663">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tình yêu</w:t>
      </w:r>
    </w:p>
    <w:p w:rsidR="00A51663" w:rsidRDefault="00A51663" w:rsidP="00A51663">
      <w:pPr>
        <w:pStyle w:val="NormalWeb"/>
        <w:shd w:val="clear" w:color="auto" w:fill="FFFFFF"/>
        <w:spacing w:before="0" w:beforeAutospacing="0" w:after="255" w:afterAutospacing="0"/>
        <w:jc w:val="both"/>
        <w:rPr>
          <w:color w:val="232121"/>
        </w:rPr>
      </w:pPr>
      <w:r>
        <w:rPr>
          <w:color w:val="232121"/>
        </w:rPr>
        <w:t>Nếu muốn bắt đầu một mối quan hệ bạn nên có sự tìm hiểu kỹ càng về đối phương để tránh vỡ mộng. Bạn luôn nhạy cảm với nhiều vấn đề trong chuyện tình cảm, điều này có thể gây ra những sứt mẻ về mặt cảm xúc.</w:t>
      </w:r>
    </w:p>
    <w:p w:rsidR="00A51663" w:rsidRDefault="00A51663" w:rsidP="00A51663">
      <w:pPr>
        <w:pStyle w:val="NormalWeb"/>
        <w:shd w:val="clear" w:color="auto" w:fill="FFFFFF"/>
        <w:spacing w:before="0" w:beforeAutospacing="0" w:after="0" w:afterAutospacing="0"/>
        <w:jc w:val="both"/>
        <w:rPr>
          <w:color w:val="232121"/>
        </w:rPr>
      </w:pPr>
      <w:r>
        <w:rPr>
          <w:rStyle w:val="Strong"/>
          <w:color w:val="232121"/>
        </w:rPr>
        <w:t>Lá bài Queen of Cups trong tình yêu</w:t>
      </w:r>
      <w:r>
        <w:rPr>
          <w:color w:val="232121"/>
        </w:rPr>
        <w:t> khuyên rằng nên thoải mái hơn, mở lòng với những mối quan hệ sẽ xoa dịu vết thương cũ. Tuổi còn trẻ nên bạn hãy tận dụng thời gian của mình để được tận hưởng dư vị ngọt ngào trong tình huống. Nếu bạn muốn biết người yêu hiện tại có là người bạn lý tưởng của mình không thì hãy nhìn những gì người đó làm chứ không phải những câu nói mật ngọt sáo rỗng.</w:t>
      </w:r>
    </w:p>
    <w:p w:rsidR="00E3760C" w:rsidRDefault="00E3760C" w:rsidP="00A51663">
      <w:pPr>
        <w:pStyle w:val="NormalWeb"/>
        <w:shd w:val="clear" w:color="auto" w:fill="FFFFFF"/>
        <w:spacing w:before="0" w:beforeAutospacing="0" w:after="0" w:afterAutospacing="0"/>
        <w:jc w:val="both"/>
        <w:rPr>
          <w:color w:val="232121"/>
        </w:rPr>
      </w:pPr>
    </w:p>
    <w:p w:rsidR="00E3760C" w:rsidRDefault="00E3760C" w:rsidP="00A51663">
      <w:pPr>
        <w:pStyle w:val="NormalWeb"/>
        <w:shd w:val="clear" w:color="auto" w:fill="FFFFFF"/>
        <w:spacing w:before="0" w:beforeAutospacing="0" w:after="0" w:afterAutospacing="0"/>
        <w:jc w:val="both"/>
        <w:rPr>
          <w:color w:val="232121"/>
        </w:rPr>
      </w:pPr>
    </w:p>
    <w:p w:rsidR="00A51663" w:rsidRDefault="00A51663" w:rsidP="00A51663">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lastRenderedPageBreak/>
        <w:t>Về công việc</w:t>
      </w:r>
    </w:p>
    <w:p w:rsidR="00A51663" w:rsidRDefault="00A51663" w:rsidP="00A51663">
      <w:pPr>
        <w:pStyle w:val="NormalWeb"/>
        <w:shd w:val="clear" w:color="auto" w:fill="FFFFFF"/>
        <w:spacing w:before="0" w:beforeAutospacing="0" w:after="255" w:afterAutospacing="0"/>
        <w:jc w:val="both"/>
        <w:rPr>
          <w:color w:val="232121"/>
        </w:rPr>
      </w:pPr>
      <w:r>
        <w:rPr>
          <w:color w:val="232121"/>
        </w:rPr>
        <w:t>Bạn là người có khả năng làm việc độc lập, bạn luôn nỗ lực hết mình vì mục tiêu của bản thân. Tuy nhiên, bạn lại không thích những công việc cố định, an nhàn. Bạn khao khát được làm việc trong môi trường được cống hiến và sáng tạo. Nên đừng đắn đo nếu bạn đang muốn nhảy việc. Lá bài còn cảnh báo những rắc rối có thể đến do cách xử lý công việc thiếu sự thận trọng. Mọi quyết định đưa ra trong giai đoạn này cần một sự dứt khoát, tránh vòng vo quanh quẩn để gây ra hậu quả.</w:t>
      </w:r>
    </w:p>
    <w:p w:rsidR="00A51663" w:rsidRDefault="00A51663" w:rsidP="00A51663">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tiền bạc</w:t>
      </w:r>
    </w:p>
    <w:p w:rsidR="00A51663" w:rsidRDefault="00A51663" w:rsidP="00A51663">
      <w:pPr>
        <w:pStyle w:val="NormalWeb"/>
        <w:shd w:val="clear" w:color="auto" w:fill="FFFFFF"/>
        <w:spacing w:before="0" w:beforeAutospacing="0" w:after="0" w:afterAutospacing="0"/>
        <w:jc w:val="both"/>
        <w:rPr>
          <w:color w:val="232121"/>
        </w:rPr>
      </w:pPr>
      <w:r>
        <w:rPr>
          <w:color w:val="232121"/>
        </w:rPr>
        <w:t>Nếu bạn đang gặp rắc rối về tài chính, bạn sẽ nhận được sự trợ giúp của những người thân quen. Hãy đón nhận sự giúp đỡ bằng thái độ biết ơn, đừng lẩn tránh sự quan tâm và giúp đỡ của người khác. Hãy mở lòng để tạo dựng những mối quan hệ, bạn sẽ được hỗ trợ về mặt tiền bạc từ những mối quan hệ này khi gặp khó khăn. Ngoài ra, </w:t>
      </w:r>
      <w:r>
        <w:rPr>
          <w:rStyle w:val="Strong"/>
          <w:color w:val="232121"/>
        </w:rPr>
        <w:t>Queen of Cups</w:t>
      </w:r>
      <w:r>
        <w:rPr>
          <w:color w:val="232121"/>
        </w:rPr>
        <w:t> cảnh báo sự ăn tiêu theo cảm tính sẽ khiến bạn sớm cháy túi. Hãy tiêu tiền và đầu tư một cách thông thái, tránh giữ quá nhiều tiền mặt bên người.</w:t>
      </w:r>
    </w:p>
    <w:p w:rsidR="00E3760C" w:rsidRDefault="00E3760C" w:rsidP="00A51663">
      <w:pPr>
        <w:pStyle w:val="NormalWeb"/>
        <w:shd w:val="clear" w:color="auto" w:fill="FFFFFF"/>
        <w:spacing w:before="0" w:beforeAutospacing="0" w:after="0" w:afterAutospacing="0"/>
        <w:jc w:val="both"/>
        <w:rPr>
          <w:color w:val="232121"/>
        </w:rPr>
      </w:pPr>
    </w:p>
    <w:p w:rsidR="00A51663" w:rsidRDefault="00A51663" w:rsidP="00A51663">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sức khỏe</w:t>
      </w:r>
    </w:p>
    <w:p w:rsidR="00A51663" w:rsidRDefault="00A51663" w:rsidP="00A51663">
      <w:pPr>
        <w:pStyle w:val="NormalWeb"/>
        <w:shd w:val="clear" w:color="auto" w:fill="FFFFFF"/>
        <w:spacing w:before="0" w:beforeAutospacing="0" w:after="255" w:afterAutospacing="0"/>
        <w:jc w:val="both"/>
        <w:rPr>
          <w:color w:val="232121"/>
        </w:rPr>
      </w:pPr>
      <w:r>
        <w:rPr>
          <w:color w:val="232121"/>
        </w:rPr>
        <w:t>Lá bài cảnh báo những căn bệnh cũ trong quá khứ có thể quay lại. Bạn nên điều trị triệt để, tránh gây tai họa về sau. Lá bài còn ám chỉ những ám ảnh của sự đổ vỡ tình cảm trong quá khứ khiến bạn dằn vặt và luôn buồn rầu. Hãy tham gia nhiều hoạt động tập thể để được thư giãn, nếu tình trạng kéo dài bạn nên đi gặp bác sĩ tâm lý để được tư vấn.</w:t>
      </w:r>
    </w:p>
    <w:p w:rsidR="00A51663" w:rsidRDefault="00A51663" w:rsidP="00A51663">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Ý nghĩa lá bài Queen of Cups xuôi</w:t>
      </w:r>
    </w:p>
    <w:p w:rsidR="00A51663" w:rsidRDefault="00A51663" w:rsidP="00A51663">
      <w:pPr>
        <w:pStyle w:val="NormalWeb"/>
        <w:shd w:val="clear" w:color="auto" w:fill="FFFFFF"/>
        <w:spacing w:before="0" w:beforeAutospacing="0" w:after="255" w:afterAutospacing="0"/>
        <w:jc w:val="both"/>
        <w:rPr>
          <w:color w:val="232121"/>
        </w:rPr>
      </w:pPr>
      <w:r>
        <w:rPr>
          <w:color w:val="232121"/>
        </w:rPr>
        <w:t>Lá bài mô tả một người phụ nữ đang ngồi trên ngai vàng, trước mắt cô ta là một dòng sống. Trên tay người phụ nữ cầm một chiếc cốc được đậy nắp, điều này đại diện cho những suy nghĩ sâu thẳm trong tâm hồn. Vị nữ hoàng ngồi một mình, bầu trời trong xanh tượng trưng cho tâm hồn thuần khiết.</w:t>
      </w:r>
    </w:p>
    <w:p w:rsidR="00A51663" w:rsidRDefault="00A51663" w:rsidP="00A51663">
      <w:pPr>
        <w:pStyle w:val="NormalWeb"/>
        <w:shd w:val="clear" w:color="auto" w:fill="FFFFFF"/>
        <w:spacing w:before="0" w:beforeAutospacing="0" w:after="0" w:afterAutospacing="0"/>
        <w:jc w:val="both"/>
        <w:rPr>
          <w:color w:val="232121"/>
        </w:rPr>
      </w:pPr>
      <w:r>
        <w:rPr>
          <w:rStyle w:val="Strong"/>
          <w:color w:val="232121"/>
        </w:rPr>
        <w:t>Lá bài Queen of Cups xuôi</w:t>
      </w:r>
      <w:r>
        <w:rPr>
          <w:color w:val="232121"/>
        </w:rPr>
        <w:t> đại diện cho tâm hồn nhạy cảm và sự nuôi dưỡng cảm xúc bên trong. Lá bài ám chỉ giai đoạn này bạn có thể nhận được sự giúp đỡ từ người khác. Đôi khi một người phụ nữ trong cuộc sống của bạn sẽ gây ảnh hưởng tới bạn. Lá bài ám chỉ một trực giác, tiếng nói nội tâm từ bên trong con người. Bạn sở hữu một trực giác nhạy bén, thông minh và một trái tim đầy tin cậy.</w:t>
      </w:r>
    </w:p>
    <w:p w:rsidR="00A51663" w:rsidRDefault="00A51663"/>
    <w:p w:rsidR="00A51663" w:rsidRDefault="00A51663"/>
    <w:p w:rsidR="00A51663" w:rsidRDefault="00A51663"/>
    <w:p w:rsidR="00A51663" w:rsidRDefault="00A51663"/>
    <w:p w:rsidR="00A51663" w:rsidRDefault="00A51663" w:rsidP="00A51663">
      <w:pPr>
        <w:pStyle w:val="Heading1"/>
        <w:shd w:val="clear" w:color="auto" w:fill="FFFFFF"/>
        <w:spacing w:before="0"/>
        <w:jc w:val="center"/>
        <w:rPr>
          <w:rFonts w:ascii="Arial" w:hAnsi="Arial" w:cs="Arial"/>
          <w:caps/>
          <w:color w:val="D81515"/>
          <w:spacing w:val="15"/>
          <w:sz w:val="30"/>
          <w:szCs w:val="30"/>
        </w:rPr>
      </w:pPr>
      <w:r>
        <w:rPr>
          <w:rFonts w:ascii="Arial" w:hAnsi="Arial" w:cs="Arial"/>
          <w:caps/>
          <w:color w:val="D81515"/>
          <w:spacing w:val="15"/>
          <w:sz w:val="30"/>
          <w:szCs w:val="30"/>
        </w:rPr>
        <w:lastRenderedPageBreak/>
        <w:t>Ý NGHĨA LÁ BÀI KING OF CUPS – TRƯỞNG THÀNH VỀ CẢM XÚC</w:t>
      </w:r>
    </w:p>
    <w:p w:rsidR="00A51663" w:rsidRDefault="00A51663" w:rsidP="00A51663">
      <w:pPr>
        <w:pStyle w:val="NormalWeb"/>
        <w:shd w:val="clear" w:color="auto" w:fill="FFFFFF"/>
        <w:spacing w:before="0" w:beforeAutospacing="0" w:after="0" w:afterAutospacing="0"/>
        <w:jc w:val="both"/>
        <w:rPr>
          <w:ins w:id="107" w:author="Unknown"/>
          <w:color w:val="232121"/>
        </w:rPr>
      </w:pPr>
      <w:ins w:id="108" w:author="Unknown">
        <w:r>
          <w:rPr>
            <w:color w:val="232121"/>
          </w:rPr>
          <w:t>[</w:t>
        </w:r>
        <w:r>
          <w:rPr>
            <w:rStyle w:val="Strong"/>
            <w:color w:val="232121"/>
          </w:rPr>
          <w:fldChar w:fldCharType="begin"/>
        </w:r>
        <w:r>
          <w:rPr>
            <w:rStyle w:val="Strong"/>
            <w:color w:val="232121"/>
          </w:rPr>
          <w:instrText xml:space="preserve"> HYPERLINK "https://meozodiac.com/xem-boi-bai-tarot-online" </w:instrText>
        </w:r>
        <w:r>
          <w:rPr>
            <w:rStyle w:val="Strong"/>
            <w:color w:val="232121"/>
          </w:rPr>
          <w:fldChar w:fldCharType="separate"/>
        </w:r>
        <w:r>
          <w:rPr>
            <w:rStyle w:val="Hyperlink"/>
            <w:b/>
            <w:bCs/>
            <w:color w:val="DD3333"/>
          </w:rPr>
          <w:t>Bói bài tarot online</w:t>
        </w:r>
        <w:r>
          <w:rPr>
            <w:rStyle w:val="Strong"/>
            <w:color w:val="232121"/>
          </w:rPr>
          <w:fldChar w:fldCharType="end"/>
        </w:r>
        <w:r>
          <w:rPr>
            <w:color w:val="232121"/>
          </w:rPr>
          <w:t>] </w:t>
        </w:r>
        <w:r>
          <w:rPr>
            <w:rStyle w:val="Strong"/>
            <w:color w:val="232121"/>
          </w:rPr>
          <w:t>King of Cups</w:t>
        </w:r>
        <w:r>
          <w:rPr>
            <w:color w:val="232121"/>
          </w:rPr>
          <w:t> tượng trưng cho sự trưởng thành về mặt cảm xúc, đây là giai đoạn những cá tính sẽ được thể hiện rõ nét nhất. Những cảm xúc trong bạn cũng sẽ trưởng thành và dần đạt được trạng thái cân bằng.</w:t>
        </w:r>
      </w:ins>
    </w:p>
    <w:p w:rsidR="00A51663" w:rsidRDefault="00A51663"/>
    <w:p w:rsidR="00A51663" w:rsidRDefault="00A51663" w:rsidP="00A51663">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Tổng quan về lá bài King of Cups</w:t>
      </w:r>
    </w:p>
    <w:p w:rsidR="00A51663" w:rsidRDefault="00A51663" w:rsidP="00A51663">
      <w:pPr>
        <w:pStyle w:val="NormalWeb"/>
        <w:shd w:val="clear" w:color="auto" w:fill="FFFFFF"/>
        <w:spacing w:before="0" w:beforeAutospacing="0" w:after="0" w:afterAutospacing="0"/>
        <w:jc w:val="both"/>
        <w:rPr>
          <w:color w:val="232121"/>
        </w:rPr>
      </w:pPr>
      <w:r>
        <w:rPr>
          <w:noProof/>
          <w:color w:val="232121"/>
        </w:rPr>
        <w:drawing>
          <wp:inline distT="0" distB="0" distL="0" distR="0">
            <wp:extent cx="1666875" cy="2857500"/>
            <wp:effectExtent l="0" t="0" r="9525" b="0"/>
            <wp:docPr id="16" name="Picture 16" descr="https://meozodiac.com/wp-content/uploads/2019/04/king-of-cups-175x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eozodiac.com/wp-content/uploads/2019/04/king-of-cups-175x300.jpg"/>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1666875" cy="2857500"/>
                    </a:xfrm>
                    <a:prstGeom prst="rect">
                      <a:avLst/>
                    </a:prstGeom>
                    <a:noFill/>
                    <a:ln>
                      <a:noFill/>
                    </a:ln>
                  </pic:spPr>
                </pic:pic>
              </a:graphicData>
            </a:graphic>
          </wp:inline>
        </w:drawing>
      </w:r>
      <w:hyperlink r:id="rId93" w:history="1">
        <w:r>
          <w:rPr>
            <w:rStyle w:val="Strong"/>
            <w:color w:val="DD3333"/>
          </w:rPr>
          <w:t>Ý nghĩa lá bài King of Cups</w:t>
        </w:r>
      </w:hyperlink>
      <w:r>
        <w:rPr>
          <w:color w:val="232121"/>
        </w:rPr>
        <w:t> đại diện cho sự cân bằng giữ trí tuệ và cảm xúc. Đây là thời điểm trực giác của bạn trở nên nhạy bén và chính xác hơn bao giờ hết. Lá bài đại diện cho sự trưởng thành trong tính cách và tình cảm.</w:t>
      </w:r>
    </w:p>
    <w:p w:rsidR="00A51663" w:rsidRDefault="00A51663" w:rsidP="00A51663">
      <w:pPr>
        <w:pStyle w:val="NormalWeb"/>
        <w:shd w:val="clear" w:color="auto" w:fill="FFFFFF"/>
        <w:spacing w:before="0" w:beforeAutospacing="0" w:after="255" w:afterAutospacing="0"/>
        <w:jc w:val="both"/>
        <w:rPr>
          <w:color w:val="232121"/>
        </w:rPr>
      </w:pPr>
      <w:r>
        <w:rPr>
          <w:color w:val="232121"/>
        </w:rPr>
        <w:t>Lá bài tượng trưng cho sự trung thành và tận tụy, bạn có thể tin tưởng và đặt kỳ vọng vào những người đàn ông trong cuộc sống của bạn. Tiêu cực hơn, nó ám chỉ bạn đang bị kiểm soát. Bạn không thể hành động gì mà chỉ là người thu dọn mọi rắc rối do người khác gây ra.</w:t>
      </w:r>
    </w:p>
    <w:p w:rsidR="00A51663" w:rsidRDefault="00A51663" w:rsidP="00A51663">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tình yêu</w:t>
      </w:r>
    </w:p>
    <w:p w:rsidR="00A51663" w:rsidRDefault="00A51663" w:rsidP="00A51663">
      <w:pPr>
        <w:pStyle w:val="NormalWeb"/>
        <w:shd w:val="clear" w:color="auto" w:fill="FFFFFF"/>
        <w:spacing w:before="0" w:beforeAutospacing="0" w:after="0" w:afterAutospacing="0"/>
        <w:jc w:val="both"/>
        <w:rPr>
          <w:color w:val="232121"/>
        </w:rPr>
      </w:pPr>
      <w:r>
        <w:rPr>
          <w:rStyle w:val="Strong"/>
          <w:color w:val="232121"/>
        </w:rPr>
        <w:t>Lá bài King of Cups trong tình yêu</w:t>
      </w:r>
      <w:r>
        <w:rPr>
          <w:color w:val="232121"/>
        </w:rPr>
        <w:t> mang đến tín hiệu tốt đối với những người đang mong đợi một mối quan hệ tình cảm ổn định. Giai đoạn này, bạn sẽ tìm được một nửa lý tưởng. Lá bài trấn an trực giác của bạn với đối phương là chính xác, người ấy đến với bạn bằng sự chân thật và tử tế.</w:t>
      </w:r>
    </w:p>
    <w:p w:rsidR="00A51663" w:rsidRDefault="00A51663" w:rsidP="00A51663">
      <w:pPr>
        <w:pStyle w:val="NormalWeb"/>
        <w:shd w:val="clear" w:color="auto" w:fill="FFFFFF"/>
        <w:spacing w:before="0" w:beforeAutospacing="0" w:after="255" w:afterAutospacing="0"/>
        <w:jc w:val="both"/>
        <w:rPr>
          <w:color w:val="232121"/>
        </w:rPr>
      </w:pPr>
      <w:r>
        <w:rPr>
          <w:color w:val="232121"/>
        </w:rPr>
        <w:t>Nếu hai bạn đang xảy ra xung đột, lá bài trấn an rằng giai đoạn này sẽ nhanh chóng qua đi, hãy nhường nhịn và chủ động nói chuyện với người ấy. Nếu phải đưa ra lời khuyên, thì hãy cẩn thận với các tác nhân từ bên ngoài, hãy giữ mối quan hệ của hai bạn ở trong tầm kiểm soát được, đừng để có sự can dự của người khác vào vấn đề của hai người.</w:t>
      </w:r>
    </w:p>
    <w:p w:rsidR="00857774" w:rsidRDefault="00857774" w:rsidP="00A51663">
      <w:pPr>
        <w:pStyle w:val="NormalWeb"/>
        <w:shd w:val="clear" w:color="auto" w:fill="FFFFFF"/>
        <w:spacing w:before="0" w:beforeAutospacing="0" w:after="255" w:afterAutospacing="0"/>
        <w:jc w:val="both"/>
        <w:rPr>
          <w:color w:val="232121"/>
        </w:rPr>
      </w:pPr>
    </w:p>
    <w:p w:rsidR="00857774" w:rsidRDefault="00857774" w:rsidP="00A51663">
      <w:pPr>
        <w:pStyle w:val="NormalWeb"/>
        <w:shd w:val="clear" w:color="auto" w:fill="FFFFFF"/>
        <w:spacing w:before="0" w:beforeAutospacing="0" w:after="255" w:afterAutospacing="0"/>
        <w:jc w:val="both"/>
        <w:rPr>
          <w:color w:val="232121"/>
        </w:rPr>
      </w:pPr>
    </w:p>
    <w:p w:rsidR="00A51663" w:rsidRDefault="00A51663" w:rsidP="00A51663">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lastRenderedPageBreak/>
        <w:t>Về công việc</w:t>
      </w:r>
    </w:p>
    <w:p w:rsidR="00A51663" w:rsidRDefault="00A51663" w:rsidP="00A51663">
      <w:pPr>
        <w:pStyle w:val="NormalWeb"/>
        <w:shd w:val="clear" w:color="auto" w:fill="FFFFFF"/>
        <w:spacing w:before="0" w:beforeAutospacing="0" w:after="0" w:afterAutospacing="0"/>
        <w:jc w:val="both"/>
        <w:rPr>
          <w:color w:val="232121"/>
        </w:rPr>
      </w:pPr>
      <w:r>
        <w:rPr>
          <w:color w:val="232121"/>
        </w:rPr>
        <w:t>Lá bài đại diện cho những người có khả năng giao tiếp và trực giác tốt nhưng đôi khi họ quá khô cứng trong cách sắp xếp và điều hành công việc. Cách làm việc của bạn rất chuyên nghiệp khiến người khác phải ngưỡng mộ, tuy nhiên đôi lúc sự chuyên nghiệp này tạo nên một khuôn phép gò bó. </w:t>
      </w:r>
      <w:r>
        <w:rPr>
          <w:rStyle w:val="Strong"/>
          <w:color w:val="232121"/>
        </w:rPr>
        <w:t>Lá bài King of Cups</w:t>
      </w:r>
      <w:r>
        <w:rPr>
          <w:color w:val="232121"/>
        </w:rPr>
        <w:t> còn cảnh báo sự phản bội, ăn chia quyền lợi, sẵn sàng đánh đổi mọi thứ để có được thành công. Điều này là rất nguy hiểm, bạn nên tiết chế lại cách làm việc và suy nghĩ của bản thân.</w:t>
      </w:r>
    </w:p>
    <w:p w:rsidR="00857774" w:rsidRDefault="00857774" w:rsidP="00A51663">
      <w:pPr>
        <w:pStyle w:val="NormalWeb"/>
        <w:shd w:val="clear" w:color="auto" w:fill="FFFFFF"/>
        <w:spacing w:before="0" w:beforeAutospacing="0" w:after="0" w:afterAutospacing="0"/>
        <w:jc w:val="both"/>
        <w:rPr>
          <w:color w:val="232121"/>
        </w:rPr>
      </w:pPr>
    </w:p>
    <w:p w:rsidR="00A51663" w:rsidRDefault="00A51663" w:rsidP="00A51663">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tiền bạc</w:t>
      </w:r>
    </w:p>
    <w:p w:rsidR="00A51663" w:rsidRDefault="00A51663" w:rsidP="00A51663">
      <w:pPr>
        <w:pStyle w:val="NormalWeb"/>
        <w:shd w:val="clear" w:color="auto" w:fill="FFFFFF"/>
        <w:spacing w:before="0" w:beforeAutospacing="0" w:after="255" w:afterAutospacing="0"/>
        <w:jc w:val="both"/>
        <w:rPr>
          <w:color w:val="232121"/>
        </w:rPr>
      </w:pPr>
      <w:r>
        <w:rPr>
          <w:color w:val="232121"/>
        </w:rPr>
        <w:t>King of Cups cho rằng bạn có nguy cơ vụt mất một khoản tiền lớn trong giai đoạn này. Lá bài cảnh báo một số bê bối liên quan tới pháp luật, sự gian xảo từ đối tác sẽ khiến bạn thất thoát tiền bạc. Lá bài còn cảnh báo sự chơi xấu từ những kẻ tiểu nhân khiến tài chính của bạn bị ảnh hưởng nghiêm trọng. Hãy hết sức cảnh giác với các giao dịch và hợp đồng kinh doanh béo bở. Đây không phải giai đoạn lý tưởng để đầu tư.</w:t>
      </w:r>
    </w:p>
    <w:p w:rsidR="00A51663" w:rsidRDefault="00A51663" w:rsidP="00A51663">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sức khỏe</w:t>
      </w:r>
    </w:p>
    <w:p w:rsidR="00A51663" w:rsidRDefault="00A51663" w:rsidP="00A51663">
      <w:pPr>
        <w:pStyle w:val="NormalWeb"/>
        <w:shd w:val="clear" w:color="auto" w:fill="FFFFFF"/>
        <w:spacing w:before="0" w:beforeAutospacing="0" w:after="255" w:afterAutospacing="0"/>
        <w:jc w:val="both"/>
        <w:rPr>
          <w:color w:val="232121"/>
        </w:rPr>
      </w:pPr>
      <w:r>
        <w:rPr>
          <w:color w:val="232121"/>
        </w:rPr>
        <w:t>Lá bài King of Cups cảnh báo sức khỏe sẽ bị ảnh hưởng bởi các yếu tố xung quanh. Sự phản bội hoặc chơi xấu từ những kẻ vô lại sẽ khiến bạn suy sụp tinh thần, trực giác của bạn dường như bị ảnh hưởng nên không còn nhạy bén và tỉnh táo. Lời khuyên là hãy cố gắng cân bằng cuộc sống, hạn chế tối đa sự ảnh hưởng từ bên ngoài. Hãy nghỉ ngơi và bình tĩnh với các sóng gió bất ngờ, sự kích động chỉ khiến sức khỏe của bạn phát triển theo chiều hướng xấu hơn.</w:t>
      </w:r>
    </w:p>
    <w:p w:rsidR="00A51663" w:rsidRDefault="00A51663" w:rsidP="00A51663">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Ý nghĩa lá bài King of Cups xuôi</w:t>
      </w:r>
    </w:p>
    <w:p w:rsidR="00A51663" w:rsidRDefault="00A51663" w:rsidP="00A51663">
      <w:pPr>
        <w:pStyle w:val="NormalWeb"/>
        <w:shd w:val="clear" w:color="auto" w:fill="FFFFFF"/>
        <w:spacing w:before="0" w:beforeAutospacing="0" w:after="255" w:afterAutospacing="0"/>
        <w:jc w:val="both"/>
        <w:rPr>
          <w:color w:val="232121"/>
        </w:rPr>
      </w:pPr>
      <w:r>
        <w:rPr>
          <w:color w:val="232121"/>
        </w:rPr>
        <w:t>Một vị trưởng bối, đúng hơn là một vị vua ngồi trên ngai vàng, trên người ông ta xuất hiện một lá bùa hộ mệnh, con cá xuất hiện tại vòng cổ tượng trưng cho sự sáng tạo và vùng vẫy giữa mặt hồ yên tĩnh trước mắt. Phía sau lưng vị vua là một con cá đang nhảy khỏi đại dương. Lá bài thể hiện sự ổn định về mặt cảm xúc nhưng đồng thời ám chỉ sự dồn nén sẽ gây ra những biến động.</w:t>
      </w:r>
    </w:p>
    <w:p w:rsidR="00A51663" w:rsidRDefault="00A51663" w:rsidP="00A51663">
      <w:pPr>
        <w:pStyle w:val="NormalWeb"/>
        <w:shd w:val="clear" w:color="auto" w:fill="FFFFFF"/>
        <w:spacing w:before="0" w:beforeAutospacing="0" w:after="0" w:afterAutospacing="0"/>
        <w:jc w:val="both"/>
        <w:rPr>
          <w:color w:val="232121"/>
        </w:rPr>
      </w:pPr>
      <w:r>
        <w:rPr>
          <w:rStyle w:val="Strong"/>
          <w:color w:val="232121"/>
        </w:rPr>
        <w:t>Lá bài King of Cups xuôi</w:t>
      </w:r>
      <w:r>
        <w:rPr>
          <w:color w:val="232121"/>
        </w:rPr>
        <w:t> thể hiện sự cân bằng về mặt cảm xúc, bạn có thể kiểm soát cảm xúc của mình đồng thời có những nhận thức sâu sắc hơn về bản thân. Nếu bạn đang gặp phải những thách thức và thật sự khó khăn thì lá bài xuất hiện để nhắc nhở rằng bạn hoàn toàn có thể kiểm soát tình huống hiện tại nếu cố gắng hơn. Mặt khác, lá bài ám chỉ sự giúp đỡ của những người đàn ông với bạn, đó có thể là bố bạn hoặc đồng nghiệp, nửa còn lại. Lá bài ngụ ý rằng bạn nên duy trì sự trưởng thành này khi đối mặt với những tình huống khó khăn trong tương lai.</w:t>
      </w:r>
    </w:p>
    <w:p w:rsidR="00A51663" w:rsidRDefault="00A51663"/>
    <w:p w:rsidR="00A51663" w:rsidRDefault="00A51663"/>
    <w:p w:rsidR="00A51663" w:rsidRDefault="00A51663"/>
    <w:p w:rsidR="00A51663" w:rsidRDefault="00A51663"/>
    <w:p w:rsidR="00A51663" w:rsidRDefault="00A51663"/>
    <w:p w:rsidR="00951B63" w:rsidRDefault="00951B63" w:rsidP="00951B63">
      <w:pPr>
        <w:pStyle w:val="Heading1"/>
        <w:shd w:val="clear" w:color="auto" w:fill="FFFFFF"/>
        <w:spacing w:before="0"/>
        <w:jc w:val="center"/>
        <w:rPr>
          <w:rFonts w:ascii="Arial" w:hAnsi="Arial" w:cs="Arial"/>
          <w:caps/>
          <w:color w:val="D81515"/>
          <w:spacing w:val="15"/>
          <w:sz w:val="30"/>
          <w:szCs w:val="30"/>
        </w:rPr>
      </w:pPr>
      <w:r>
        <w:rPr>
          <w:rFonts w:ascii="Arial" w:hAnsi="Arial" w:cs="Arial"/>
          <w:caps/>
          <w:color w:val="D81515"/>
          <w:spacing w:val="15"/>
          <w:sz w:val="30"/>
          <w:szCs w:val="30"/>
        </w:rPr>
        <w:lastRenderedPageBreak/>
        <w:t>Ý NGHĨA LÁ BÀI ACE OF SWORDS – THAY ĐỔI ĐỘT PHÁ</w:t>
      </w:r>
    </w:p>
    <w:p w:rsidR="00951B63" w:rsidRDefault="00951B63" w:rsidP="00951B63">
      <w:pPr>
        <w:pStyle w:val="NormalWeb"/>
        <w:shd w:val="clear" w:color="auto" w:fill="FFFFFF"/>
        <w:spacing w:before="0" w:beforeAutospacing="0" w:after="0" w:afterAutospacing="0"/>
        <w:jc w:val="both"/>
        <w:rPr>
          <w:ins w:id="109" w:author="Unknown"/>
          <w:color w:val="232121"/>
        </w:rPr>
      </w:pPr>
      <w:ins w:id="110" w:author="Unknown">
        <w:r>
          <w:rPr>
            <w:color w:val="232121"/>
          </w:rPr>
          <w:fldChar w:fldCharType="begin"/>
        </w:r>
        <w:r>
          <w:rPr>
            <w:color w:val="232121"/>
          </w:rPr>
          <w:instrText xml:space="preserve"> HYPERLINK "https://meozodiac.com/tarot/y-nghia-la-bai-ace-of-swords.html" </w:instrText>
        </w:r>
        <w:r>
          <w:rPr>
            <w:color w:val="232121"/>
          </w:rPr>
          <w:fldChar w:fldCharType="separate"/>
        </w:r>
        <w:r>
          <w:rPr>
            <w:rStyle w:val="Strong"/>
            <w:color w:val="DD3333"/>
          </w:rPr>
          <w:t>Lá bài Ace of Swords</w:t>
        </w:r>
        <w:r>
          <w:rPr>
            <w:color w:val="232121"/>
          </w:rPr>
          <w:fldChar w:fldCharType="end"/>
        </w:r>
        <w:r>
          <w:rPr>
            <w:color w:val="232121"/>
          </w:rPr>
          <w:t> đại diện cho sự đột phá, khi lá bài xuất hiện bạn sẽ phải trải qua một một trải nghiệm lớn trong đời. Lá bài nói rằng quan niệm và suy nghĩ của bạn sẽ có sự thay đổi, bạn sẽ nhìn nhận mọi việc ở một góc độ hoàn toàn mới. Đây là lá bài trung tính, việc xấu hay tốt phụ thuộc vào mục đích sử dụng của bạn.</w:t>
        </w:r>
      </w:ins>
    </w:p>
    <w:p w:rsidR="00951B63" w:rsidRDefault="00951B63"/>
    <w:p w:rsidR="00951B63" w:rsidRDefault="00951B63" w:rsidP="00951B63">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Tổng quan về lá bài Ace of Swords</w:t>
      </w:r>
    </w:p>
    <w:p w:rsidR="00951B63" w:rsidRDefault="00951B63" w:rsidP="00951B63">
      <w:pPr>
        <w:pStyle w:val="NormalWeb"/>
        <w:shd w:val="clear" w:color="auto" w:fill="FFFFFF"/>
        <w:spacing w:before="0" w:beforeAutospacing="0" w:after="255" w:afterAutospacing="0"/>
        <w:jc w:val="both"/>
        <w:rPr>
          <w:color w:val="232121"/>
        </w:rPr>
      </w:pPr>
      <w:r>
        <w:rPr>
          <w:noProof/>
          <w:color w:val="232121"/>
        </w:rPr>
        <w:drawing>
          <wp:inline distT="0" distB="0" distL="0" distR="0">
            <wp:extent cx="1666875" cy="2857500"/>
            <wp:effectExtent l="0" t="0" r="9525" b="0"/>
            <wp:docPr id="50" name="Picture 50" descr="https://meozodiac.com/wp-content/uploads/2019/04/01-ace-of-swords-175x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eozodiac.com/wp-content/uploads/2019/04/01-ace-of-swords-175x300.jpg"/>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666875" cy="2857500"/>
                    </a:xfrm>
                    <a:prstGeom prst="rect">
                      <a:avLst/>
                    </a:prstGeom>
                    <a:noFill/>
                    <a:ln>
                      <a:noFill/>
                    </a:ln>
                  </pic:spPr>
                </pic:pic>
              </a:graphicData>
            </a:graphic>
          </wp:inline>
        </w:drawing>
      </w:r>
    </w:p>
    <w:p w:rsidR="00951B63" w:rsidRDefault="00951B63" w:rsidP="00951B63">
      <w:pPr>
        <w:pStyle w:val="NormalWeb"/>
        <w:shd w:val="clear" w:color="auto" w:fill="FFFFFF"/>
        <w:spacing w:before="0" w:beforeAutospacing="0" w:after="0" w:afterAutospacing="0"/>
        <w:jc w:val="both"/>
        <w:rPr>
          <w:color w:val="232121"/>
        </w:rPr>
      </w:pPr>
      <w:r>
        <w:rPr>
          <w:color w:val="232121"/>
        </w:rPr>
        <w:t>[</w:t>
      </w:r>
      <w:hyperlink r:id="rId95" w:history="1">
        <w:r>
          <w:rPr>
            <w:rStyle w:val="Hyperlink"/>
            <w:b/>
            <w:bCs/>
            <w:color w:val="DD3333"/>
          </w:rPr>
          <w:t>Bói tarot online</w:t>
        </w:r>
      </w:hyperlink>
      <w:r>
        <w:rPr>
          <w:color w:val="232121"/>
        </w:rPr>
        <w:t>] </w:t>
      </w:r>
      <w:r>
        <w:rPr>
          <w:rStyle w:val="Strong"/>
          <w:color w:val="232121"/>
        </w:rPr>
        <w:t>Ý nghĩa lá bài Ace of Swords</w:t>
      </w:r>
      <w:r>
        <w:rPr>
          <w:color w:val="232121"/>
        </w:rPr>
        <w:t> khẳng định rằng bạn sắp trải qua một khoảnh khắc của sự đột phá, mọi thứ sẽ thay đổi. Lá bài thường phát triển theo hai hướng. Một là bạn đam mê công việc hiện tại và nỗ lực hết mình để hoàn thành nhiệm vụ.</w:t>
      </w:r>
    </w:p>
    <w:p w:rsidR="00951B63" w:rsidRDefault="00951B63" w:rsidP="00951B63">
      <w:pPr>
        <w:pStyle w:val="NormalWeb"/>
        <w:shd w:val="clear" w:color="auto" w:fill="FFFFFF"/>
        <w:spacing w:before="0" w:beforeAutospacing="0" w:after="255" w:afterAutospacing="0"/>
        <w:jc w:val="both"/>
        <w:rPr>
          <w:color w:val="232121"/>
        </w:rPr>
      </w:pPr>
      <w:r>
        <w:rPr>
          <w:color w:val="232121"/>
        </w:rPr>
        <w:t>Hướng xấu hơn là bạn bất đồng với đồng nghiệp và tìm mọi thủ đoạn để phán xét, bóc mẽ người đó. Lá bài phát triển theo chiều hướng nào, phụ thuộc vào quyết định của bạn. Ngoài ra, lá bài dự đoán bạn sẽ hành động nhanh chóng. Bạn gần như hy sinh và cống hiến toàn bộ sức lực vào việc bạn theo đuổi.</w:t>
      </w:r>
    </w:p>
    <w:p w:rsidR="00951B63" w:rsidRDefault="00951B63" w:rsidP="00951B63">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tình yêu</w:t>
      </w:r>
    </w:p>
    <w:p w:rsidR="00951B63" w:rsidRDefault="00951B63" w:rsidP="00951B63">
      <w:pPr>
        <w:pStyle w:val="NormalWeb"/>
        <w:shd w:val="clear" w:color="auto" w:fill="FFFFFF"/>
        <w:spacing w:before="0" w:beforeAutospacing="0" w:after="255" w:afterAutospacing="0"/>
        <w:jc w:val="both"/>
        <w:rPr>
          <w:color w:val="232121"/>
        </w:rPr>
      </w:pPr>
      <w:r>
        <w:rPr>
          <w:color w:val="232121"/>
        </w:rPr>
        <w:t>Nếu bạn muốn nhanh chóng thoát khỏi tình trạng độc thân hãy cố gắng cải thiện khả năng giao tiếp. Nếu bạn khéo léo khơi gợi những câu chuyện, khai thác vấn đề một cách thông minh, bạn sẽ gây ấn tượng với đối phương.</w:t>
      </w:r>
    </w:p>
    <w:p w:rsidR="00951B63" w:rsidRDefault="00951B63" w:rsidP="00951B63">
      <w:pPr>
        <w:pStyle w:val="NormalWeb"/>
        <w:shd w:val="clear" w:color="auto" w:fill="FFFFFF"/>
        <w:spacing w:before="0" w:beforeAutospacing="0" w:after="0" w:afterAutospacing="0"/>
        <w:jc w:val="both"/>
        <w:rPr>
          <w:color w:val="232121"/>
        </w:rPr>
      </w:pPr>
      <w:r>
        <w:rPr>
          <w:rStyle w:val="Strong"/>
          <w:color w:val="232121"/>
        </w:rPr>
        <w:t>Ace of Swords trong tình yêu</w:t>
      </w:r>
      <w:r>
        <w:rPr>
          <w:color w:val="232121"/>
        </w:rPr>
        <w:t> cảnh báo sự sòng phẳng và rạch ròi quá mức trong tình cảm sẽ khiến bạn và người ấy nặng nề. Nếu bạn muốn kéo dài mối quan hệ hiện tại thì hãy thoải mái chia sẻ và tâm sự với người ấy về các vấn đề đang phải đối mặt. Sự chia sẻ sẽ khiến mối quan hệ của hai bạn thêm bền chặt và khăng khít.</w:t>
      </w:r>
    </w:p>
    <w:p w:rsidR="00D825A7" w:rsidRDefault="00D825A7" w:rsidP="00951B63">
      <w:pPr>
        <w:pStyle w:val="NormalWeb"/>
        <w:shd w:val="clear" w:color="auto" w:fill="FFFFFF"/>
        <w:spacing w:before="0" w:beforeAutospacing="0" w:after="0" w:afterAutospacing="0"/>
        <w:jc w:val="both"/>
        <w:rPr>
          <w:color w:val="232121"/>
        </w:rPr>
      </w:pPr>
    </w:p>
    <w:p w:rsidR="00D825A7" w:rsidRDefault="00D825A7" w:rsidP="00951B63">
      <w:pPr>
        <w:pStyle w:val="NormalWeb"/>
        <w:shd w:val="clear" w:color="auto" w:fill="FFFFFF"/>
        <w:spacing w:before="0" w:beforeAutospacing="0" w:after="0" w:afterAutospacing="0"/>
        <w:jc w:val="both"/>
        <w:rPr>
          <w:color w:val="232121"/>
        </w:rPr>
      </w:pPr>
    </w:p>
    <w:p w:rsidR="00951B63" w:rsidRDefault="00951B63" w:rsidP="00951B63">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lastRenderedPageBreak/>
        <w:t>Về công việc</w:t>
      </w:r>
    </w:p>
    <w:p w:rsidR="00951B63" w:rsidRDefault="00951B63" w:rsidP="00951B63">
      <w:pPr>
        <w:pStyle w:val="NormalWeb"/>
        <w:shd w:val="clear" w:color="auto" w:fill="FFFFFF"/>
        <w:spacing w:before="0" w:beforeAutospacing="0" w:after="0" w:afterAutospacing="0"/>
        <w:jc w:val="both"/>
        <w:rPr>
          <w:color w:val="232121"/>
        </w:rPr>
      </w:pPr>
      <w:r>
        <w:rPr>
          <w:color w:val="232121"/>
        </w:rPr>
        <w:t>Lá bài </w:t>
      </w:r>
      <w:r>
        <w:rPr>
          <w:rStyle w:val="Strong"/>
          <w:color w:val="232121"/>
        </w:rPr>
        <w:t>Ace of Swords</w:t>
      </w:r>
      <w:r>
        <w:rPr>
          <w:color w:val="232121"/>
        </w:rPr>
        <w:t> cảnh báo những rắc rối trong công việc sẽ phát sinh vào giai đoạn này. Bạn nên có sự đề phòng và chuẩn bị cho tình huống xấu nhất xảy ra. Bên cạnh đó, lá bài cho rằng việc lên ý tưởng nhanh, thông minh trong giao tiếp và ứng xử sẽ giúp công việc của bạn đạt được những thành công. Tuy nhiên, lá bài cảnh báo việc bạn lợi dụng khả năng của mình phục vụ cho các công việc bất chính, điều này ảnh hưởng nghiêm trọng tới sự nghiệp trong tương lai.</w:t>
      </w:r>
    </w:p>
    <w:p w:rsidR="00D825A7" w:rsidRDefault="00D825A7" w:rsidP="00951B63">
      <w:pPr>
        <w:pStyle w:val="NormalWeb"/>
        <w:shd w:val="clear" w:color="auto" w:fill="FFFFFF"/>
        <w:spacing w:before="0" w:beforeAutospacing="0" w:after="0" w:afterAutospacing="0"/>
        <w:jc w:val="both"/>
        <w:rPr>
          <w:color w:val="232121"/>
        </w:rPr>
      </w:pPr>
    </w:p>
    <w:p w:rsidR="00951B63" w:rsidRDefault="00951B63" w:rsidP="00951B63">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tiền bạc</w:t>
      </w:r>
    </w:p>
    <w:p w:rsidR="00951B63" w:rsidRDefault="00951B63" w:rsidP="00951B63">
      <w:pPr>
        <w:pStyle w:val="NormalWeb"/>
        <w:shd w:val="clear" w:color="auto" w:fill="FFFFFF"/>
        <w:spacing w:before="0" w:beforeAutospacing="0" w:after="255" w:afterAutospacing="0"/>
        <w:jc w:val="both"/>
        <w:rPr>
          <w:color w:val="232121"/>
        </w:rPr>
      </w:pPr>
      <w:r>
        <w:rPr>
          <w:color w:val="232121"/>
        </w:rPr>
        <w:t>Giai đoạn này bạn nên cân đối lại chi tiêu, cách tốt nhất là lập kế hoạch sử dụng tiền một cách rõ ràng và hợp lý. Hạn chế chi tiêu và mua sắm quá nhiều, bạn nên có một khoản đề phòng cho các trường hợp xấu nhất xảy ra. Nếu bạn muốn đi vay mượn hoặc cho vay mượn thì nên cẩn trọng. Lá bài dự đoán những mối quan hệ có thể bị sứt mẻ do những tranh cãi xoay quanh tiền bạc. Nếu bạn đang ấp ủ ý định kinh doanh hoặc đầu tư thì hãy xin ý kiến của người có kinh nghiệm.</w:t>
      </w:r>
    </w:p>
    <w:p w:rsidR="00951B63" w:rsidRDefault="00951B63" w:rsidP="00951B63">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sức khỏe</w:t>
      </w:r>
    </w:p>
    <w:p w:rsidR="00951B63" w:rsidRDefault="00951B63" w:rsidP="00951B63">
      <w:pPr>
        <w:pStyle w:val="NormalWeb"/>
        <w:shd w:val="clear" w:color="auto" w:fill="FFFFFF"/>
        <w:spacing w:before="0" w:beforeAutospacing="0" w:after="0" w:afterAutospacing="0"/>
        <w:jc w:val="both"/>
        <w:rPr>
          <w:color w:val="232121"/>
        </w:rPr>
      </w:pPr>
      <w:r>
        <w:rPr>
          <w:color w:val="232121"/>
        </w:rPr>
        <w:t>Lá bài cảnh báo một số vấn đề liên quan tới tai nạn, phẫu thuật và nha sĩ. Khi cơ thể có bất kỳ dấu hiệu bất thường nào, hãy đi khám và tìm phương pháp điều trị. </w:t>
      </w:r>
      <w:r>
        <w:rPr>
          <w:rStyle w:val="Strong"/>
          <w:color w:val="232121"/>
        </w:rPr>
        <w:t>Lá bài Ace of Swords</w:t>
      </w:r>
      <w:r>
        <w:rPr>
          <w:color w:val="232121"/>
        </w:rPr>
        <w:t> ám chỉ rằng mọi thứ trong giai đoạn này thường diễn ra rất nhanh, vì vậy sự quan tâm tới sức khỏe cần được thực hiện ngay lập tức. Mặt khác, bạn đang cống hiến 100% sức lực của mình vào công việc nên bạn thường xuyên căng thẳng, hãy dành một chút thời gian để cơ thể nghỉ ngơi, thư giãn</w:t>
      </w:r>
    </w:p>
    <w:p w:rsidR="00D825A7" w:rsidRDefault="00D825A7" w:rsidP="00951B63">
      <w:pPr>
        <w:pStyle w:val="NormalWeb"/>
        <w:shd w:val="clear" w:color="auto" w:fill="FFFFFF"/>
        <w:spacing w:before="0" w:beforeAutospacing="0" w:after="0" w:afterAutospacing="0"/>
        <w:jc w:val="both"/>
        <w:rPr>
          <w:color w:val="232121"/>
        </w:rPr>
      </w:pPr>
    </w:p>
    <w:p w:rsidR="00951B63" w:rsidRDefault="00951B63" w:rsidP="00951B63">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Ý nghĩa lá bài Ace of Swords xuôi</w:t>
      </w:r>
    </w:p>
    <w:p w:rsidR="00951B63" w:rsidRDefault="00951B63" w:rsidP="00951B63">
      <w:pPr>
        <w:pStyle w:val="NormalWeb"/>
        <w:shd w:val="clear" w:color="auto" w:fill="FFFFFF"/>
        <w:spacing w:before="0" w:beforeAutospacing="0" w:after="255" w:afterAutospacing="0"/>
        <w:jc w:val="both"/>
        <w:rPr>
          <w:color w:val="232121"/>
        </w:rPr>
      </w:pPr>
      <w:r>
        <w:rPr>
          <w:color w:val="232121"/>
        </w:rPr>
        <w:t>Một bàn tay xuất hiện từ những đám mây, bàn tay đang nắm chặt một thanh kiếm nhọn hai lưỡi. Đầu thanh kiếm xuất hiện vương miện và hoa lá. Những thứ này đại diện cho sự hoan hỷ và thắng lợi. Vương miện và thanh kiếm đại diện cho sức mạnh và quyền lực, khung cảnh phía sau gồm núi và biển thể hiện tham vọng chinh phục.</w:t>
      </w:r>
    </w:p>
    <w:p w:rsidR="00951B63" w:rsidRDefault="00951B63" w:rsidP="00951B63">
      <w:pPr>
        <w:pStyle w:val="NormalWeb"/>
        <w:shd w:val="clear" w:color="auto" w:fill="FFFFFF"/>
        <w:spacing w:before="0" w:beforeAutospacing="0" w:after="0" w:afterAutospacing="0"/>
        <w:jc w:val="both"/>
        <w:rPr>
          <w:color w:val="232121"/>
        </w:rPr>
      </w:pPr>
      <w:r>
        <w:rPr>
          <w:rStyle w:val="Strong"/>
          <w:color w:val="232121"/>
        </w:rPr>
        <w:t>Lá bài Ace of Swords xuôi</w:t>
      </w:r>
      <w:r>
        <w:rPr>
          <w:color w:val="232121"/>
        </w:rPr>
        <w:t> đại diện cho những ý tưởng mới, đây là giai đoạn bạn có thể nhìn nhận mọi việc theo cách hoàn toàn khác. Giai đoạn này rất thích hợp để hiện thực hóa những ước mơ. Tuy nhiên, lá bài cảnh báo rằng thanh kiếm rất nhọn và nguy hiểm, sức mạnh là tốt nhưng đôi khi gây nguy hiểm. Bạn nên thực hiện mọi nhiệm vụ một cách cẩn thận. Mọi thứ trong giai đoạn này sẽ diễn ra nhanh chóng nhưng bạn tuyệt đối không được quá vội vàng, cẩu thả mà làm hỏng việc.</w:t>
      </w:r>
    </w:p>
    <w:p w:rsidR="00951B63" w:rsidRDefault="00951B63"/>
    <w:p w:rsidR="00951B63" w:rsidRDefault="00951B63"/>
    <w:p w:rsidR="00951B63" w:rsidRDefault="00951B63"/>
    <w:p w:rsidR="00951B63" w:rsidRDefault="00951B63"/>
    <w:p w:rsidR="00951B63" w:rsidRDefault="00951B63" w:rsidP="00951B63">
      <w:pPr>
        <w:pStyle w:val="Heading1"/>
        <w:shd w:val="clear" w:color="auto" w:fill="FFFFFF"/>
        <w:spacing w:before="0"/>
        <w:jc w:val="center"/>
        <w:rPr>
          <w:rFonts w:ascii="Arial" w:hAnsi="Arial" w:cs="Arial"/>
          <w:caps/>
          <w:color w:val="D81515"/>
          <w:spacing w:val="15"/>
          <w:sz w:val="30"/>
          <w:szCs w:val="30"/>
        </w:rPr>
      </w:pPr>
      <w:r>
        <w:rPr>
          <w:rFonts w:ascii="Arial" w:hAnsi="Arial" w:cs="Arial"/>
          <w:caps/>
          <w:color w:val="D81515"/>
          <w:spacing w:val="15"/>
          <w:sz w:val="30"/>
          <w:szCs w:val="30"/>
        </w:rPr>
        <w:lastRenderedPageBreak/>
        <w:t>Ý NGHĨA LÁ BÀI TWO OF SWORDS – LỰA CHỌN THEO SỐ ĐÔNG</w:t>
      </w:r>
    </w:p>
    <w:p w:rsidR="00951B63" w:rsidRDefault="00951B63" w:rsidP="00951B63">
      <w:pPr>
        <w:pStyle w:val="NormalWeb"/>
        <w:shd w:val="clear" w:color="auto" w:fill="FFFFFF"/>
        <w:spacing w:before="0" w:beforeAutospacing="0" w:after="0" w:afterAutospacing="0"/>
        <w:jc w:val="both"/>
        <w:rPr>
          <w:ins w:id="111" w:author="Unknown"/>
          <w:color w:val="232121"/>
        </w:rPr>
      </w:pPr>
      <w:ins w:id="112" w:author="Unknown">
        <w:r>
          <w:rPr>
            <w:color w:val="232121"/>
          </w:rPr>
          <w:t>[</w:t>
        </w:r>
        <w:r>
          <w:rPr>
            <w:rStyle w:val="Strong"/>
            <w:color w:val="232121"/>
          </w:rPr>
          <w:fldChar w:fldCharType="begin"/>
        </w:r>
        <w:r>
          <w:rPr>
            <w:rStyle w:val="Strong"/>
            <w:color w:val="232121"/>
          </w:rPr>
          <w:instrText xml:space="preserve"> HYPERLINK "https://meozodiac.com/xem-boi-bai-tarot-online" </w:instrText>
        </w:r>
        <w:r>
          <w:rPr>
            <w:rStyle w:val="Strong"/>
            <w:color w:val="232121"/>
          </w:rPr>
          <w:fldChar w:fldCharType="separate"/>
        </w:r>
        <w:r>
          <w:rPr>
            <w:rStyle w:val="Hyperlink"/>
            <w:b/>
            <w:bCs/>
            <w:color w:val="DD3333"/>
          </w:rPr>
          <w:t>Xem bói bài tarot online</w:t>
        </w:r>
        <w:r>
          <w:rPr>
            <w:rStyle w:val="Strong"/>
            <w:color w:val="232121"/>
          </w:rPr>
          <w:fldChar w:fldCharType="end"/>
        </w:r>
        <w:r>
          <w:rPr>
            <w:color w:val="232121"/>
          </w:rPr>
          <w:t>] </w:t>
        </w:r>
        <w:r>
          <w:rPr>
            <w:rStyle w:val="Strong"/>
            <w:color w:val="232121"/>
          </w:rPr>
          <w:t>Two of Swords</w:t>
        </w:r>
        <w:r>
          <w:rPr>
            <w:color w:val="232121"/>
          </w:rPr>
          <w:t> xuất hiện khi bạn gặp bế tắc. Đây là giai đoạn bạn buộc phải đưa ra lựa chọn. Lá bài cho rằng nên lựa chọn theo số đông, đây không phải lúc đi ngược lại mọi người. Hãy làm tốt bổn phận và trách nhiệm của mình, đừng làm mọi thứ rung chuyển.</w:t>
        </w:r>
      </w:ins>
    </w:p>
    <w:p w:rsidR="00951B63" w:rsidRDefault="00951B63"/>
    <w:p w:rsidR="00951B63" w:rsidRDefault="00951B63" w:rsidP="00951B63">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Tổng quan về lá bài Two of Swords</w:t>
      </w:r>
    </w:p>
    <w:p w:rsidR="00951B63" w:rsidRDefault="00951B63" w:rsidP="00951B63">
      <w:pPr>
        <w:pStyle w:val="NormalWeb"/>
        <w:shd w:val="clear" w:color="auto" w:fill="FFFFFF"/>
        <w:spacing w:before="0" w:beforeAutospacing="0" w:after="0" w:afterAutospacing="0"/>
        <w:jc w:val="both"/>
        <w:rPr>
          <w:color w:val="232121"/>
        </w:rPr>
      </w:pPr>
      <w:r>
        <w:rPr>
          <w:noProof/>
          <w:color w:val="232121"/>
        </w:rPr>
        <w:drawing>
          <wp:inline distT="0" distB="0" distL="0" distR="0">
            <wp:extent cx="1666875" cy="2857500"/>
            <wp:effectExtent l="0" t="0" r="9525" b="0"/>
            <wp:docPr id="51" name="Picture 51" descr="https://meozodiac.com/wp-content/uploads/2019/04/02-two-of-swords-175x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eozodiac.com/wp-content/uploads/2019/04/02-two-of-swords-175x300.jpg"/>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1666875" cy="2857500"/>
                    </a:xfrm>
                    <a:prstGeom prst="rect">
                      <a:avLst/>
                    </a:prstGeom>
                    <a:noFill/>
                    <a:ln>
                      <a:noFill/>
                    </a:ln>
                  </pic:spPr>
                </pic:pic>
              </a:graphicData>
            </a:graphic>
          </wp:inline>
        </w:drawing>
      </w:r>
      <w:hyperlink r:id="rId97" w:history="1">
        <w:r>
          <w:rPr>
            <w:rStyle w:val="Strong"/>
            <w:color w:val="DD3333"/>
          </w:rPr>
          <w:t>Ý nghĩa lá bài Two of Swords</w:t>
        </w:r>
      </w:hyperlink>
      <w:r>
        <w:rPr>
          <w:color w:val="232121"/>
        </w:rPr>
        <w:t> cảnh báo bạn phải đối diện với xung đột và đối thủ cạnh tranh. Chính giai đoạn này, bạn sẽ nhận ra ai là người trung thành với mình nhất. Những tình huống rắc rối hoặc đối thủ cạnh tranh xuất hiện tại giai đoạn này sẽ rất khó đối phó. Bạn và đối thủ sẵn sàng chăm chỉ làm việc chỉ để có thể hạ gục nhau.</w:t>
      </w:r>
    </w:p>
    <w:p w:rsidR="00951B63" w:rsidRDefault="00951B63" w:rsidP="00951B63">
      <w:pPr>
        <w:pStyle w:val="NormalWeb"/>
        <w:shd w:val="clear" w:color="auto" w:fill="FFFFFF"/>
        <w:spacing w:before="0" w:beforeAutospacing="0" w:after="255" w:afterAutospacing="0"/>
        <w:jc w:val="both"/>
        <w:rPr>
          <w:color w:val="232121"/>
        </w:rPr>
      </w:pPr>
      <w:r>
        <w:rPr>
          <w:color w:val="232121"/>
        </w:rPr>
        <w:t>Chính vì vậy, bạn nhất định phải kiên trì, tuyệt đối không để tâm trí bị lung lay. Mặt khác, lá bài cho rằng đây là giai đoạn của những lựa chọn, bạn phải đối mặt với tình huống mà các lựa chọn đều không có vẻ gì là hấp dẫn. Tuy nhiên, bạn vẫn phải đưa ra quyết định, lựa chọn theo số đông sẽ là phương án an toàn. Bạn buộc phải vượt qua giai đoạn khó khăn này nếu muốn tiến bộ.</w:t>
      </w:r>
    </w:p>
    <w:p w:rsidR="00951B63" w:rsidRDefault="00951B63" w:rsidP="00951B63">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tình yêu</w:t>
      </w:r>
    </w:p>
    <w:p w:rsidR="00951B63" w:rsidRDefault="00951B63" w:rsidP="00951B63">
      <w:pPr>
        <w:pStyle w:val="NormalWeb"/>
        <w:shd w:val="clear" w:color="auto" w:fill="FFFFFF"/>
        <w:spacing w:before="0" w:beforeAutospacing="0" w:after="0" w:afterAutospacing="0"/>
        <w:jc w:val="both"/>
        <w:rPr>
          <w:color w:val="232121"/>
        </w:rPr>
      </w:pPr>
      <w:r>
        <w:rPr>
          <w:rStyle w:val="Strong"/>
          <w:color w:val="232121"/>
        </w:rPr>
        <w:t>Lá bài Two of Swords trong tình yêu</w:t>
      </w:r>
      <w:r>
        <w:rPr>
          <w:color w:val="232121"/>
        </w:rPr>
        <w:t> nhắc nhở rằng nên giữ mối quan hệ tình cảm ở trạng thái cân bằng. Đây là giai đoạn mối quan hệ tình cảm khá ngọt ngào và lãng mạn. Tuy nhiên, chỉ có bạn mới biết bạn đã phải cố gắng như thế nào để duy trì mối quan hệ này, đôi khi bạn cảm thấy áp lực nhưng không thể chia sẻ với người ấy. Khi xảy ra xung đột, cả bạn và người ấy đều cảm thấy khó khăn khi nhường nhịn đối phương. Lá bài khuyên rằng bạn nên chia sẻ các vấn đề mình gặp phải với người ấy, tình yêu phải dựa trên sự thấu hiểu và chia sẻ mới bền vững.</w:t>
      </w:r>
    </w:p>
    <w:p w:rsidR="00D825A7" w:rsidRDefault="00D825A7" w:rsidP="00951B63">
      <w:pPr>
        <w:pStyle w:val="NormalWeb"/>
        <w:shd w:val="clear" w:color="auto" w:fill="FFFFFF"/>
        <w:spacing w:before="0" w:beforeAutospacing="0" w:after="0" w:afterAutospacing="0"/>
        <w:jc w:val="both"/>
        <w:rPr>
          <w:color w:val="232121"/>
        </w:rPr>
      </w:pPr>
    </w:p>
    <w:p w:rsidR="00D825A7" w:rsidRDefault="00D825A7" w:rsidP="00951B63">
      <w:pPr>
        <w:pStyle w:val="NormalWeb"/>
        <w:shd w:val="clear" w:color="auto" w:fill="FFFFFF"/>
        <w:spacing w:before="0" w:beforeAutospacing="0" w:after="0" w:afterAutospacing="0"/>
        <w:jc w:val="both"/>
        <w:rPr>
          <w:color w:val="232121"/>
        </w:rPr>
      </w:pPr>
    </w:p>
    <w:p w:rsidR="00D825A7" w:rsidRDefault="00D825A7" w:rsidP="00951B63">
      <w:pPr>
        <w:pStyle w:val="NormalWeb"/>
        <w:shd w:val="clear" w:color="auto" w:fill="FFFFFF"/>
        <w:spacing w:before="0" w:beforeAutospacing="0" w:after="0" w:afterAutospacing="0"/>
        <w:jc w:val="both"/>
        <w:rPr>
          <w:color w:val="232121"/>
        </w:rPr>
      </w:pPr>
    </w:p>
    <w:p w:rsidR="00951B63" w:rsidRDefault="00951B63" w:rsidP="00951B63">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lastRenderedPageBreak/>
        <w:t>Về công việc</w:t>
      </w:r>
    </w:p>
    <w:p w:rsidR="00951B63" w:rsidRDefault="00951B63" w:rsidP="00951B63">
      <w:pPr>
        <w:pStyle w:val="NormalWeb"/>
        <w:shd w:val="clear" w:color="auto" w:fill="FFFFFF"/>
        <w:spacing w:before="0" w:beforeAutospacing="0" w:after="0" w:afterAutospacing="0"/>
        <w:jc w:val="both"/>
        <w:rPr>
          <w:color w:val="232121"/>
        </w:rPr>
      </w:pPr>
      <w:r>
        <w:rPr>
          <w:color w:val="232121"/>
        </w:rPr>
        <w:t>Bạn có thể gặp những vấn đề rắc rối xoay quanh công việc tại thời điểm này. Tuy nhiên, đừng bối rối và bị tác động bởi những người xung quanh vì bạn hoàn toàn có thể xử lý được tình huống này. </w:t>
      </w:r>
      <w:r>
        <w:rPr>
          <w:rStyle w:val="Strong"/>
          <w:color w:val="232121"/>
        </w:rPr>
        <w:t>Two of Swords mang ý</w:t>
      </w:r>
      <w:r>
        <w:rPr>
          <w:color w:val="232121"/>
        </w:rPr>
        <w:t> nghĩa không cho rằng đây là thời điểm tốt để đầu tư và ký kết. Các hoạt động liên quan tới việc đầu tư hoặc mở rộng thị trường nên được cân nhắc kỹ lưỡng, hãy tìm sự cố vấn ở những chuyên gia trong lĩnh vực bạn muốn tham gia. Ngoài ra, bạn nên tuân thủ theo những nguyên tắc pháp lý trong kinh doanh. Tuyệt đối không mạo hiểm mà lách luật.</w:t>
      </w:r>
    </w:p>
    <w:p w:rsidR="004E1335" w:rsidRDefault="004E1335" w:rsidP="00951B63">
      <w:pPr>
        <w:pStyle w:val="NormalWeb"/>
        <w:shd w:val="clear" w:color="auto" w:fill="FFFFFF"/>
        <w:spacing w:before="0" w:beforeAutospacing="0" w:after="0" w:afterAutospacing="0"/>
        <w:jc w:val="both"/>
        <w:rPr>
          <w:color w:val="232121"/>
        </w:rPr>
      </w:pPr>
    </w:p>
    <w:p w:rsidR="00951B63" w:rsidRDefault="00951B63" w:rsidP="00951B63">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tiền bạc</w:t>
      </w:r>
    </w:p>
    <w:p w:rsidR="00951B63" w:rsidRDefault="00951B63" w:rsidP="00951B63">
      <w:pPr>
        <w:pStyle w:val="NormalWeb"/>
        <w:shd w:val="clear" w:color="auto" w:fill="FFFFFF"/>
        <w:spacing w:before="0" w:beforeAutospacing="0" w:after="0" w:afterAutospacing="0"/>
        <w:jc w:val="both"/>
        <w:rPr>
          <w:color w:val="232121"/>
        </w:rPr>
      </w:pPr>
      <w:r>
        <w:rPr>
          <w:color w:val="232121"/>
        </w:rPr>
        <w:t>Những cơ hội kinh doanh có thể mang lại cho bạn nguồn tài chính ổn định. Dù các cơ hội không thật sự nhiều nhưng vì biết tận dụng nên bạn đã mang về cho mình một khoản tiền kha khá. Tuy nhiên, </w:t>
      </w:r>
      <w:r>
        <w:rPr>
          <w:rStyle w:val="Strong"/>
          <w:color w:val="232121"/>
        </w:rPr>
        <w:t>lá bài Two of Swords</w:t>
      </w:r>
      <w:r>
        <w:rPr>
          <w:color w:val="232121"/>
        </w:rPr>
        <w:t> cho rằng không nên chi tiêu phung phí vì thời gian tới sẽ có những rắc rối cần được giải quyết  bằng tiền.</w:t>
      </w:r>
    </w:p>
    <w:p w:rsidR="004E1335" w:rsidRDefault="004E1335" w:rsidP="00951B63">
      <w:pPr>
        <w:pStyle w:val="NormalWeb"/>
        <w:shd w:val="clear" w:color="auto" w:fill="FFFFFF"/>
        <w:spacing w:before="0" w:beforeAutospacing="0" w:after="0" w:afterAutospacing="0"/>
        <w:jc w:val="both"/>
        <w:rPr>
          <w:color w:val="232121"/>
        </w:rPr>
      </w:pPr>
    </w:p>
    <w:p w:rsidR="00951B63" w:rsidRDefault="00951B63" w:rsidP="00951B63">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sức khỏe</w:t>
      </w:r>
    </w:p>
    <w:p w:rsidR="00951B63" w:rsidRDefault="00951B63" w:rsidP="00951B63">
      <w:pPr>
        <w:pStyle w:val="NormalWeb"/>
        <w:shd w:val="clear" w:color="auto" w:fill="FFFFFF"/>
        <w:spacing w:before="0" w:beforeAutospacing="0" w:after="255" w:afterAutospacing="0"/>
        <w:jc w:val="both"/>
        <w:rPr>
          <w:color w:val="232121"/>
        </w:rPr>
      </w:pPr>
      <w:r>
        <w:rPr>
          <w:color w:val="232121"/>
        </w:rPr>
        <w:t>Bạn đang phải trải qua rất nhiều áp lực trong cuộc sống. Lá bài Two of Swords thông báo nhưng dấu hiệu bất ổn về sức khỏe bị bạn coi thường và bỏ qua. Nên chú ý tới các dấu hiệu bất thường của cơ thể, những giấc mơ cũng có thể là tấm gương phản chiếu sự lo lắng của bạn. Những cảnh báo của cơ thể sẽ thường xuyên xuất hiện, đừng tiếc tiền mà không đi khám định kỳ.</w:t>
      </w:r>
    </w:p>
    <w:p w:rsidR="00951B63" w:rsidRDefault="00951B63" w:rsidP="00951B63">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Ý nghĩa lá bài Two of Swords xuôi</w:t>
      </w:r>
    </w:p>
    <w:p w:rsidR="00951B63" w:rsidRDefault="00951B63" w:rsidP="00951B63">
      <w:pPr>
        <w:pStyle w:val="NormalWeb"/>
        <w:shd w:val="clear" w:color="auto" w:fill="FFFFFF"/>
        <w:spacing w:before="0" w:beforeAutospacing="0" w:after="255" w:afterAutospacing="0"/>
        <w:jc w:val="both"/>
        <w:rPr>
          <w:color w:val="232121"/>
        </w:rPr>
      </w:pPr>
      <w:r>
        <w:rPr>
          <w:color w:val="232121"/>
        </w:rPr>
        <w:t>Một người phụ nữ bị bị mắt, mỗi tay của cô ta cầm một thanh kiếm. Vùng biển bao quanh với những lớp đá nguy hiểm đại diện cho những nguy hiểm phải đối mặt. Người phụ nữ bị bịt mắt đại diện cho những khó khăn gặp phải sẽ rất khó giải quyết. Hai thanh kiếm trên tay đại diện cho những lựa chọn khác nhau.</w:t>
      </w:r>
    </w:p>
    <w:p w:rsidR="00951B63" w:rsidRDefault="00951B63" w:rsidP="00951B63">
      <w:pPr>
        <w:pStyle w:val="NormalWeb"/>
        <w:shd w:val="clear" w:color="auto" w:fill="FFFFFF"/>
        <w:spacing w:before="0" w:beforeAutospacing="0" w:after="0" w:afterAutospacing="0"/>
        <w:jc w:val="both"/>
        <w:rPr>
          <w:color w:val="232121"/>
        </w:rPr>
      </w:pPr>
      <w:r>
        <w:rPr>
          <w:color w:val="232121"/>
        </w:rPr>
        <w:t>Lá bài thể hiện sự nhầm lẫn mà người phụ nữ phải đối mặt khi phải đưa ra những lựa chọn khó khăn. </w:t>
      </w:r>
      <w:r>
        <w:rPr>
          <w:rStyle w:val="Strong"/>
          <w:color w:val="232121"/>
        </w:rPr>
        <w:t>Two of Swords xuôi</w:t>
      </w:r>
      <w:r>
        <w:rPr>
          <w:color w:val="232121"/>
        </w:rPr>
        <w:t> cho rằng, giai đoạn này kẻ thù hoặc đối thủ của bạn sẽ xuất hiện, đây sẽ là người sở hữu năng lực không hề thua kém bạn. Lá bài cảnh báo rằng bạn nên thận trọng, giống như người phụ nữ bị bịt mắt, mọi quyết định của bạn đều dễ đến sai lầm.</w:t>
      </w:r>
    </w:p>
    <w:p w:rsidR="00951B63" w:rsidRDefault="00951B63"/>
    <w:p w:rsidR="00A51663" w:rsidRDefault="00A51663"/>
    <w:p w:rsidR="00C764EB" w:rsidRDefault="00C764EB"/>
    <w:p w:rsidR="00C764EB" w:rsidRDefault="00C764EB"/>
    <w:p w:rsidR="00C764EB" w:rsidRDefault="00C764EB"/>
    <w:p w:rsidR="00C764EB" w:rsidRDefault="00C764EB" w:rsidP="00C764EB">
      <w:pPr>
        <w:pStyle w:val="Heading1"/>
        <w:shd w:val="clear" w:color="auto" w:fill="FFFFFF"/>
        <w:spacing w:before="0"/>
        <w:jc w:val="center"/>
        <w:rPr>
          <w:rFonts w:ascii="Arial" w:hAnsi="Arial" w:cs="Arial"/>
          <w:caps/>
          <w:color w:val="D81515"/>
          <w:spacing w:val="15"/>
          <w:sz w:val="30"/>
          <w:szCs w:val="30"/>
        </w:rPr>
      </w:pPr>
      <w:r>
        <w:rPr>
          <w:rFonts w:ascii="Arial" w:hAnsi="Arial" w:cs="Arial"/>
          <w:caps/>
          <w:color w:val="D81515"/>
          <w:spacing w:val="15"/>
          <w:sz w:val="30"/>
          <w:szCs w:val="30"/>
        </w:rPr>
        <w:lastRenderedPageBreak/>
        <w:t>Ý NGHĨA LÁ BÀI THREE OF SWORDS – MẤT MÁT, TỔN THƯƠNG</w:t>
      </w:r>
    </w:p>
    <w:p w:rsidR="00C764EB" w:rsidRDefault="00C764EB" w:rsidP="00C764EB">
      <w:pPr>
        <w:pStyle w:val="NormalWeb"/>
        <w:shd w:val="clear" w:color="auto" w:fill="FFFFFF"/>
        <w:spacing w:before="0" w:beforeAutospacing="0" w:after="0" w:afterAutospacing="0"/>
        <w:jc w:val="both"/>
        <w:rPr>
          <w:ins w:id="113" w:author="Unknown"/>
          <w:color w:val="232121"/>
        </w:rPr>
      </w:pPr>
      <w:ins w:id="114" w:author="Unknown">
        <w:r>
          <w:rPr>
            <w:color w:val="232121"/>
          </w:rPr>
          <w:fldChar w:fldCharType="begin"/>
        </w:r>
        <w:r>
          <w:rPr>
            <w:color w:val="232121"/>
          </w:rPr>
          <w:instrText xml:space="preserve"> HYPERLINK "https://meozodiac.com/tarot/y-nghia-la-bai-three-of-swords.html" </w:instrText>
        </w:r>
        <w:r>
          <w:rPr>
            <w:color w:val="232121"/>
          </w:rPr>
          <w:fldChar w:fldCharType="separate"/>
        </w:r>
        <w:r>
          <w:rPr>
            <w:rStyle w:val="Strong"/>
            <w:color w:val="DD3333"/>
          </w:rPr>
          <w:t>Three of Swords</w:t>
        </w:r>
        <w:r>
          <w:rPr>
            <w:color w:val="232121"/>
          </w:rPr>
          <w:fldChar w:fldCharType="end"/>
        </w:r>
        <w:r>
          <w:rPr>
            <w:color w:val="232121"/>
          </w:rPr>
          <w:t> là lá bài của nỗi buồn. Giai đoạn này, bạn sẽ trải qua những mất mát về mặt cảm xúc, tinh thần của bạn bị ảnh hưởng nghiêm trọng bởi những vấn đề liên quan tới tình yêu, công việc. Lá bài thường đại diện cho nỗi đau mà chúng ta bắt buộc phải trải qua trong đời.</w:t>
        </w:r>
      </w:ins>
    </w:p>
    <w:p w:rsidR="00C764EB" w:rsidRDefault="00C764EB"/>
    <w:p w:rsidR="00C764EB" w:rsidRDefault="00C764EB" w:rsidP="00C764EB">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Tổng quan về lá bài Three of Swords</w:t>
      </w:r>
    </w:p>
    <w:p w:rsidR="00C764EB" w:rsidRDefault="00C764EB" w:rsidP="00C764EB">
      <w:pPr>
        <w:pStyle w:val="NormalWeb"/>
        <w:shd w:val="clear" w:color="auto" w:fill="FFFFFF"/>
        <w:spacing w:before="0" w:beforeAutospacing="0" w:after="255" w:afterAutospacing="0"/>
        <w:jc w:val="both"/>
        <w:rPr>
          <w:color w:val="232121"/>
        </w:rPr>
      </w:pPr>
      <w:r>
        <w:rPr>
          <w:noProof/>
          <w:color w:val="232121"/>
        </w:rPr>
        <w:drawing>
          <wp:inline distT="0" distB="0" distL="0" distR="0">
            <wp:extent cx="1666875" cy="2857500"/>
            <wp:effectExtent l="0" t="0" r="9525" b="0"/>
            <wp:docPr id="52" name="Picture 52" descr="https://meozodiac.com/wp-content/uploads/2019/04/03-three-of-swords-175x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meozodiac.com/wp-content/uploads/2019/04/03-three-of-swords-175x300.jpg"/>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1666875" cy="2857500"/>
                    </a:xfrm>
                    <a:prstGeom prst="rect">
                      <a:avLst/>
                    </a:prstGeom>
                    <a:noFill/>
                    <a:ln>
                      <a:noFill/>
                    </a:ln>
                  </pic:spPr>
                </pic:pic>
              </a:graphicData>
            </a:graphic>
          </wp:inline>
        </w:drawing>
      </w:r>
    </w:p>
    <w:p w:rsidR="00C764EB" w:rsidRDefault="00C764EB" w:rsidP="00C764EB">
      <w:pPr>
        <w:pStyle w:val="NormalWeb"/>
        <w:shd w:val="clear" w:color="auto" w:fill="FFFFFF"/>
        <w:spacing w:before="0" w:beforeAutospacing="0" w:after="0" w:afterAutospacing="0"/>
        <w:jc w:val="both"/>
        <w:rPr>
          <w:color w:val="232121"/>
        </w:rPr>
      </w:pPr>
      <w:r>
        <w:rPr>
          <w:color w:val="232121"/>
        </w:rPr>
        <w:t>[</w:t>
      </w:r>
      <w:hyperlink r:id="rId99" w:history="1">
        <w:r>
          <w:rPr>
            <w:rStyle w:val="Hyperlink"/>
            <w:b/>
            <w:bCs/>
            <w:color w:val="DD3333"/>
          </w:rPr>
          <w:t>Bói bài tarot hàng ngày</w:t>
        </w:r>
      </w:hyperlink>
      <w:r>
        <w:rPr>
          <w:color w:val="232121"/>
        </w:rPr>
        <w:t>] </w:t>
      </w:r>
      <w:r>
        <w:rPr>
          <w:rStyle w:val="Strong"/>
          <w:color w:val="232121"/>
        </w:rPr>
        <w:t>Ý nghĩa Three of Swords</w:t>
      </w:r>
      <w:r>
        <w:rPr>
          <w:color w:val="232121"/>
        </w:rPr>
        <w:t> cảnh báo rằng giai đoạn khó khăn trong cuộc đời bạn chính thức bắt đầu. Những nỗi đau và mất mát sẽ ảnh hưởng nghiêm trọng tới hành động của bạn. Nhiều trường hợp, lá bài đại diện cho sự phản bội trong công việc hoặc tình yêu.</w:t>
      </w:r>
    </w:p>
    <w:p w:rsidR="00C764EB" w:rsidRDefault="00C764EB" w:rsidP="00C764EB">
      <w:pPr>
        <w:pStyle w:val="NormalWeb"/>
        <w:shd w:val="clear" w:color="auto" w:fill="FFFFFF"/>
        <w:spacing w:before="0" w:beforeAutospacing="0" w:after="255" w:afterAutospacing="0"/>
        <w:jc w:val="both"/>
        <w:rPr>
          <w:color w:val="232121"/>
        </w:rPr>
      </w:pPr>
      <w:r>
        <w:rPr>
          <w:color w:val="232121"/>
        </w:rPr>
        <w:t>Lá bài dự đoán những sứt mẻ về chuyện tình cảm, bạn sẽ rơi xuống đáy vực của sự tuyệt vọng. Tuy nhiên, nó có thể đại diện cho việc rời bỏ một thứ không còn mang lại hạnh phúc cho bạn, đây vừa là mất mát nhưng cũng là cơ hội để bắt đầu lại. Mặt khác, khi bạn đã sống quá lâu trong dối trá bạn sẽ thấy rằng sự thật rất quan trọng. Thà chấp nhận sự thật cay đắng còn hơn làm con rối cho kẻ khác.</w:t>
      </w:r>
    </w:p>
    <w:p w:rsidR="00C764EB" w:rsidRDefault="00C764EB" w:rsidP="00C764EB">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tình yêu</w:t>
      </w:r>
    </w:p>
    <w:p w:rsidR="00C764EB" w:rsidRDefault="00C764EB" w:rsidP="00C764EB">
      <w:pPr>
        <w:pStyle w:val="NormalWeb"/>
        <w:shd w:val="clear" w:color="auto" w:fill="FFFFFF"/>
        <w:spacing w:before="0" w:beforeAutospacing="0" w:after="0" w:afterAutospacing="0"/>
        <w:jc w:val="both"/>
        <w:rPr>
          <w:color w:val="232121"/>
        </w:rPr>
      </w:pPr>
      <w:r>
        <w:rPr>
          <w:color w:val="232121"/>
        </w:rPr>
        <w:t>Lá bài </w:t>
      </w:r>
      <w:r>
        <w:rPr>
          <w:rStyle w:val="Strong"/>
          <w:color w:val="232121"/>
        </w:rPr>
        <w:t>Three of Swords trong tình yêu</w:t>
      </w:r>
      <w:r>
        <w:rPr>
          <w:color w:val="232121"/>
        </w:rPr>
        <w:t> cảnh báo sự đổ vỡ trong tình cảm. Nếu bạn đang trong một mối quan hệ, đây sẽ là giai đoạn của sự cãi vã và căng thẳng. Bạn và người ấy không còn tìm thấy sự thấu hiểu và đồng cảm ở nhau. Sự thất vọng của bạn được đẩy lên đỉnh điểm, thậm chí sự phản bội có thể xuất hiện. Lời khuyên là hãy hạn chế cãi vã tới mức tối thiểu, hai bạn cần nói chuyện thẳng thắn với nhau để tìm cách giải quyết. Nếu bạn đang độc thân thì đây không phải là thời gian lý tưởng để bắt đầu yêu đương.</w:t>
      </w:r>
    </w:p>
    <w:p w:rsidR="004E1335" w:rsidRDefault="004E1335" w:rsidP="00C764EB">
      <w:pPr>
        <w:pStyle w:val="NormalWeb"/>
        <w:shd w:val="clear" w:color="auto" w:fill="FFFFFF"/>
        <w:spacing w:before="0" w:beforeAutospacing="0" w:after="0" w:afterAutospacing="0"/>
        <w:jc w:val="both"/>
        <w:rPr>
          <w:color w:val="232121"/>
        </w:rPr>
      </w:pPr>
    </w:p>
    <w:p w:rsidR="004E1335" w:rsidRDefault="004E1335" w:rsidP="00C764EB">
      <w:pPr>
        <w:pStyle w:val="NormalWeb"/>
        <w:shd w:val="clear" w:color="auto" w:fill="FFFFFF"/>
        <w:spacing w:before="0" w:beforeAutospacing="0" w:after="0" w:afterAutospacing="0"/>
        <w:jc w:val="both"/>
        <w:rPr>
          <w:color w:val="232121"/>
        </w:rPr>
      </w:pPr>
    </w:p>
    <w:p w:rsidR="00C764EB" w:rsidRDefault="00C764EB" w:rsidP="00C764EB">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lastRenderedPageBreak/>
        <w:t>Về công việc</w:t>
      </w:r>
    </w:p>
    <w:p w:rsidR="00C764EB" w:rsidRDefault="00C764EB" w:rsidP="00C764EB">
      <w:pPr>
        <w:pStyle w:val="NormalWeb"/>
        <w:shd w:val="clear" w:color="auto" w:fill="FFFFFF"/>
        <w:spacing w:before="0" w:beforeAutospacing="0" w:after="255" w:afterAutospacing="0"/>
        <w:jc w:val="both"/>
        <w:rPr>
          <w:color w:val="232121"/>
        </w:rPr>
      </w:pPr>
      <w:r>
        <w:rPr>
          <w:color w:val="232121"/>
        </w:rPr>
        <w:t>Công việc đang tồn đọng và bạn không có tinh thần làm việc. Tiến độ công việc chậm và hiệu quả công việc bị giảm sút nghiêm trọng. Lá bài Three of Swords ám chỉ rằng công việc bị ảnh hưởng không phải vì yếu tố nào khác ngoài tinh thần của bạn. Bạn đang thiếu sức sống và ủ rũ, điều này ảnh hưởng tới hiệu suất làm việc. Lời khuyên là hãy nhanh chóng lấy lại ý chí và quyết tâm trước khi bị bỏ lại quá xa so với đồng nghiệp hoặc đối thủ.</w:t>
      </w:r>
    </w:p>
    <w:p w:rsidR="00C764EB" w:rsidRDefault="00C764EB" w:rsidP="00C764EB">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tiền bạc</w:t>
      </w:r>
    </w:p>
    <w:p w:rsidR="00C764EB" w:rsidRDefault="00C764EB" w:rsidP="00C764EB">
      <w:pPr>
        <w:pStyle w:val="NormalWeb"/>
        <w:shd w:val="clear" w:color="auto" w:fill="FFFFFF"/>
        <w:spacing w:before="0" w:beforeAutospacing="0" w:after="0" w:afterAutospacing="0"/>
        <w:jc w:val="both"/>
        <w:rPr>
          <w:color w:val="232121"/>
        </w:rPr>
      </w:pPr>
      <w:r>
        <w:rPr>
          <w:color w:val="232121"/>
        </w:rPr>
        <w:t>Đặt lòng tin nhầm chỗ khiến bạn chịu những tổn thất về mặt tiền bạc. Nếu bạn đang trong một dự án thì lá bài </w:t>
      </w:r>
      <w:r>
        <w:rPr>
          <w:rStyle w:val="Strong"/>
          <w:color w:val="232121"/>
        </w:rPr>
        <w:t>Three of Swords mang ý nghĩa</w:t>
      </w:r>
      <w:r>
        <w:rPr>
          <w:color w:val="232121"/>
        </w:rPr>
        <w:t> cho rằng bạn và đối tác đang không cùng suy nghĩ và thống nhất ý kiến với nhau. Những mất mát về tiền bạc sẽ diễn ra tại thời điểm này, thậm chí bạn còn không thể trông cậy vào sự giúp đỡ của bất kỳ ai. Lời khuyên là nên cẩn trọng với các vấn đề liên quan tới tài chính, nên thu hồi các khoản đầu tư nếu thấy rủi ro, tạm ngừng cho vay mượn.</w:t>
      </w:r>
    </w:p>
    <w:p w:rsidR="004E1335" w:rsidRDefault="004E1335" w:rsidP="00C764EB">
      <w:pPr>
        <w:pStyle w:val="NormalWeb"/>
        <w:shd w:val="clear" w:color="auto" w:fill="FFFFFF"/>
        <w:spacing w:before="0" w:beforeAutospacing="0" w:after="0" w:afterAutospacing="0"/>
        <w:jc w:val="both"/>
        <w:rPr>
          <w:color w:val="232121"/>
        </w:rPr>
      </w:pPr>
    </w:p>
    <w:p w:rsidR="00C764EB" w:rsidRDefault="00C764EB" w:rsidP="00C764EB">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sức khỏe</w:t>
      </w:r>
    </w:p>
    <w:p w:rsidR="00C764EB" w:rsidRDefault="00C764EB" w:rsidP="00C764EB">
      <w:pPr>
        <w:pStyle w:val="NormalWeb"/>
        <w:shd w:val="clear" w:color="auto" w:fill="FFFFFF"/>
        <w:spacing w:before="0" w:beforeAutospacing="0" w:after="255" w:afterAutospacing="0"/>
        <w:jc w:val="both"/>
        <w:rPr>
          <w:color w:val="232121"/>
        </w:rPr>
      </w:pPr>
      <w:r>
        <w:rPr>
          <w:color w:val="232121"/>
        </w:rPr>
        <w:t>Lá bài Three of Swords đề cập tới sự suy sụp về mặt tinh thần. Bạn hầu như luôn trong trạng thái không vui vẻ, u uất và phiền não khiến sức khỏe bị ảnh hưởng. Giai đoạn này, bạn sẽ phải trải qua khủng hoảng về tinh thần và mắc các bệnh liên quan tới cảm xúc như trầm cảm, tâm thần… Bạn cần sự giúp đỡ của bác sĩ tâm lý để lấy lại sự cân bằng. Hãy nghỉ ngơi và thư giãn, tránh các căng thẳng không đáng có.</w:t>
      </w:r>
    </w:p>
    <w:p w:rsidR="00C764EB" w:rsidRDefault="00C764EB" w:rsidP="00C764EB">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Ý nghĩa lá bài Three of Swords xuôi</w:t>
      </w:r>
    </w:p>
    <w:p w:rsidR="00C764EB" w:rsidRDefault="00C764EB" w:rsidP="00C764EB">
      <w:pPr>
        <w:pStyle w:val="NormalWeb"/>
        <w:shd w:val="clear" w:color="auto" w:fill="FFFFFF"/>
        <w:spacing w:before="0" w:beforeAutospacing="0" w:after="255" w:afterAutospacing="0"/>
        <w:jc w:val="both"/>
        <w:rPr>
          <w:color w:val="232121"/>
        </w:rPr>
      </w:pPr>
      <w:r>
        <w:rPr>
          <w:color w:val="232121"/>
        </w:rPr>
        <w:t>Một trái tim màu đỏ bị ba thanh kiếm đâm vào. Bên trên xuất hiện những đám mây xám xịt, mưa ngày một nặng hạt. Trái tim đại diện cho sự ấm áp, tinh thần và cảm xúc. Ba thanh kiếm như ám chỉ những sức mạnh đang phá hủy trái tim, hủy hoại tất cả những gì tốt đẹp nhất.</w:t>
      </w:r>
    </w:p>
    <w:p w:rsidR="00C764EB" w:rsidRDefault="00C764EB" w:rsidP="00C764EB">
      <w:pPr>
        <w:pStyle w:val="NormalWeb"/>
        <w:shd w:val="clear" w:color="auto" w:fill="FFFFFF"/>
        <w:spacing w:before="0" w:beforeAutospacing="0" w:after="0" w:afterAutospacing="0"/>
        <w:jc w:val="both"/>
        <w:rPr>
          <w:color w:val="232121"/>
        </w:rPr>
      </w:pPr>
      <w:r>
        <w:rPr>
          <w:rStyle w:val="Strong"/>
          <w:color w:val="232121"/>
        </w:rPr>
        <w:t>Lá bài Three of Swords xuôi</w:t>
      </w:r>
      <w:r>
        <w:rPr>
          <w:color w:val="232121"/>
        </w:rPr>
        <w:t> ám chỉ bạn đang ở giai đoạn bất hạnh nhất. Thông điệp lá bài mang tới là phản bội, tổn thương và mất mát. Nên nhớ rằng nỗi đau là một phần tất yếu của cuộc sống, có nỗi đau mới biết trân trọng niềm vui. Cuộc sống không cho bạn lựa chọn, điều duy nhất có thể làm là đối mặt và vượt qua. Lá bài còn cho rằng những đổ vỡ này tạo cho bạn sự mạnh mẽ. Hãy gác lại tất cả đau buồn và tiến về phía trước, những điều tích cực hơn đang chờ bạn khám phá.</w:t>
      </w:r>
    </w:p>
    <w:p w:rsidR="00C764EB" w:rsidRDefault="00C764EB"/>
    <w:p w:rsidR="00C764EB" w:rsidRDefault="00C764EB"/>
    <w:p w:rsidR="00C764EB" w:rsidRDefault="00C764EB"/>
    <w:p w:rsidR="00C764EB" w:rsidRDefault="00C764EB"/>
    <w:p w:rsidR="00C764EB" w:rsidRDefault="00C764EB" w:rsidP="00C764EB">
      <w:pPr>
        <w:pStyle w:val="Heading1"/>
        <w:shd w:val="clear" w:color="auto" w:fill="FFFFFF"/>
        <w:spacing w:before="0"/>
        <w:jc w:val="center"/>
        <w:rPr>
          <w:rFonts w:ascii="Arial" w:hAnsi="Arial" w:cs="Arial"/>
          <w:caps/>
          <w:color w:val="D81515"/>
          <w:spacing w:val="15"/>
          <w:sz w:val="30"/>
          <w:szCs w:val="30"/>
        </w:rPr>
      </w:pPr>
      <w:r>
        <w:rPr>
          <w:rFonts w:ascii="Arial" w:hAnsi="Arial" w:cs="Arial"/>
          <w:caps/>
          <w:color w:val="D81515"/>
          <w:spacing w:val="15"/>
          <w:sz w:val="30"/>
          <w:szCs w:val="30"/>
        </w:rPr>
        <w:lastRenderedPageBreak/>
        <w:t>Ý NGHĨA LÁ BÀI FOUR OF SWORDS – SỐNG CHẬM LẠI</w:t>
      </w:r>
    </w:p>
    <w:p w:rsidR="00C764EB" w:rsidRDefault="00C764EB" w:rsidP="00C764EB">
      <w:pPr>
        <w:pStyle w:val="NormalWeb"/>
        <w:shd w:val="clear" w:color="auto" w:fill="FFFFFF"/>
        <w:spacing w:before="0" w:beforeAutospacing="0" w:after="0" w:afterAutospacing="0"/>
        <w:jc w:val="both"/>
        <w:rPr>
          <w:ins w:id="115" w:author="Unknown"/>
          <w:color w:val="232121"/>
        </w:rPr>
      </w:pPr>
      <w:ins w:id="116" w:author="Unknown">
        <w:r>
          <w:rPr>
            <w:color w:val="232121"/>
          </w:rPr>
          <w:fldChar w:fldCharType="begin"/>
        </w:r>
        <w:r>
          <w:rPr>
            <w:color w:val="232121"/>
          </w:rPr>
          <w:instrText xml:space="preserve"> HYPERLINK "https://meozodiac.com/tarot/y-nghia-la-bai-four-of-swords.html" </w:instrText>
        </w:r>
        <w:r>
          <w:rPr>
            <w:color w:val="232121"/>
          </w:rPr>
          <w:fldChar w:fldCharType="separate"/>
        </w:r>
        <w:r>
          <w:rPr>
            <w:rStyle w:val="Strong"/>
            <w:color w:val="DD3333"/>
          </w:rPr>
          <w:t>Four of Swords</w:t>
        </w:r>
        <w:r>
          <w:rPr>
            <w:color w:val="232121"/>
          </w:rPr>
          <w:fldChar w:fldCharType="end"/>
        </w:r>
        <w:r>
          <w:rPr>
            <w:color w:val="232121"/>
          </w:rPr>
          <w:t> là lá bài của sự tĩnh lặng. Đây là giai đoạn bạn sẽ đi chậm lại và nghiền ngẫm những việc đã làm. Một số kế hoạch trong cuộc sống của bạn dù muốn hay không cũng bị dừng lại. Lá bài dự đoán bạn đang thực hiện sẽ không thành hiện thực hoặc không mang lại kết quả gì.</w:t>
        </w:r>
      </w:ins>
    </w:p>
    <w:p w:rsidR="00C764EB" w:rsidRDefault="00C764EB"/>
    <w:p w:rsidR="00C764EB" w:rsidRDefault="00C764EB" w:rsidP="00C764EB">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Tổng quan về lá bài Four of Swords</w:t>
      </w:r>
    </w:p>
    <w:p w:rsidR="00C764EB" w:rsidRDefault="00C764EB" w:rsidP="00C764EB">
      <w:pPr>
        <w:pStyle w:val="NormalWeb"/>
        <w:shd w:val="clear" w:color="auto" w:fill="FFFFFF"/>
        <w:spacing w:before="0" w:beforeAutospacing="0" w:after="255" w:afterAutospacing="0"/>
        <w:jc w:val="both"/>
        <w:rPr>
          <w:color w:val="232121"/>
        </w:rPr>
      </w:pPr>
      <w:r>
        <w:rPr>
          <w:noProof/>
          <w:color w:val="232121"/>
        </w:rPr>
        <w:drawing>
          <wp:inline distT="0" distB="0" distL="0" distR="0">
            <wp:extent cx="1666875" cy="2857500"/>
            <wp:effectExtent l="0" t="0" r="9525" b="0"/>
            <wp:docPr id="53" name="Picture 53" descr="https://meozodiac.com/wp-content/uploads/2019/04/04-four-of-swords-175x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meozodiac.com/wp-content/uploads/2019/04/04-four-of-swords-175x300.jpg"/>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1666875" cy="2857500"/>
                    </a:xfrm>
                    <a:prstGeom prst="rect">
                      <a:avLst/>
                    </a:prstGeom>
                    <a:noFill/>
                    <a:ln>
                      <a:noFill/>
                    </a:ln>
                  </pic:spPr>
                </pic:pic>
              </a:graphicData>
            </a:graphic>
          </wp:inline>
        </w:drawing>
      </w:r>
    </w:p>
    <w:p w:rsidR="00C764EB" w:rsidRDefault="00C764EB" w:rsidP="00C764EB">
      <w:pPr>
        <w:pStyle w:val="NormalWeb"/>
        <w:shd w:val="clear" w:color="auto" w:fill="FFFFFF"/>
        <w:spacing w:before="0" w:beforeAutospacing="0" w:after="0" w:afterAutospacing="0"/>
        <w:jc w:val="both"/>
        <w:rPr>
          <w:color w:val="232121"/>
        </w:rPr>
      </w:pPr>
      <w:r>
        <w:rPr>
          <w:color w:val="232121"/>
        </w:rPr>
        <w:t>[</w:t>
      </w:r>
      <w:hyperlink r:id="rId101" w:history="1">
        <w:r>
          <w:rPr>
            <w:rStyle w:val="Hyperlink"/>
            <w:b/>
            <w:bCs/>
            <w:color w:val="DD3333"/>
          </w:rPr>
          <w:t>Bói bài tarot online</w:t>
        </w:r>
      </w:hyperlink>
      <w:r>
        <w:rPr>
          <w:color w:val="232121"/>
        </w:rPr>
        <w:t>] </w:t>
      </w:r>
      <w:r>
        <w:rPr>
          <w:rStyle w:val="Strong"/>
          <w:color w:val="232121"/>
        </w:rPr>
        <w:t>Ý nghĩa lá bài Four of Swords</w:t>
      </w:r>
      <w:r>
        <w:rPr>
          <w:color w:val="232121"/>
        </w:rPr>
        <w:t> thông báo rằng bạn sẽ trải qua thời gian nghỉ ngơi và phục hồi. Giai đoạn này bạn sẽ dừng lại và chăm sóc bản thân cùng những người xung quanh. Mặt khác, lá bài dự đoán bạn có thể trải qua một căn bệnh hoặc một cuộc chia ly khiến bạn mất sức, giai đoạn này là để nghỉ ngơi.</w:t>
      </w:r>
    </w:p>
    <w:p w:rsidR="00C764EB" w:rsidRDefault="00C764EB" w:rsidP="00C764EB">
      <w:pPr>
        <w:pStyle w:val="NormalWeb"/>
        <w:shd w:val="clear" w:color="auto" w:fill="FFFFFF"/>
        <w:spacing w:before="0" w:beforeAutospacing="0" w:after="255" w:afterAutospacing="0"/>
        <w:jc w:val="both"/>
        <w:rPr>
          <w:color w:val="232121"/>
        </w:rPr>
      </w:pPr>
      <w:r>
        <w:rPr>
          <w:color w:val="232121"/>
        </w:rPr>
        <w:t>Lá bài nói rằng bạn cần nghỉ ngơi và sạc đầy năng lượng để đối mặt với các thử thách tiếp theo. Ngoài ra, bạn đang có xu hướng nhìn mọi thứ bằng ánh mắt tiêu cực</w:t>
      </w:r>
    </w:p>
    <w:p w:rsidR="00C764EB" w:rsidRDefault="00C764EB" w:rsidP="00C764EB">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tình yêu.</w:t>
      </w:r>
    </w:p>
    <w:p w:rsidR="00C764EB" w:rsidRDefault="00C764EB" w:rsidP="00C764EB">
      <w:pPr>
        <w:pStyle w:val="NormalWeb"/>
        <w:shd w:val="clear" w:color="auto" w:fill="FFFFFF"/>
        <w:spacing w:before="0" w:beforeAutospacing="0" w:after="255" w:afterAutospacing="0"/>
        <w:jc w:val="both"/>
        <w:rPr>
          <w:color w:val="232121"/>
        </w:rPr>
      </w:pPr>
      <w:r>
        <w:rPr>
          <w:color w:val="232121"/>
        </w:rPr>
        <w:t>Nếu bạn đang độc thân, đây không phải là giai đoạn thích hợp để bắt đầu mối quan hệ , hãy tiếp tục chờ đợi. Bạn đang chưa xác định được bản thân mình muốn gì, thay vì tìm kiếm một nửa còn lại hãy dành thời gian để thấu hiểu bản thân mình.</w:t>
      </w:r>
    </w:p>
    <w:p w:rsidR="00C764EB" w:rsidRDefault="00C764EB" w:rsidP="00C764EB">
      <w:pPr>
        <w:pStyle w:val="NormalWeb"/>
        <w:shd w:val="clear" w:color="auto" w:fill="FFFFFF"/>
        <w:spacing w:before="0" w:beforeAutospacing="0" w:after="0" w:afterAutospacing="0"/>
        <w:jc w:val="both"/>
        <w:rPr>
          <w:color w:val="232121"/>
        </w:rPr>
      </w:pPr>
      <w:r>
        <w:rPr>
          <w:color w:val="232121"/>
        </w:rPr>
        <w:t>Nếu bạn đang trong một mối quan hệ yêu đương, </w:t>
      </w:r>
      <w:r>
        <w:rPr>
          <w:rStyle w:val="Strong"/>
          <w:color w:val="232121"/>
        </w:rPr>
        <w:t>Four of Swords trong tình yêu</w:t>
      </w:r>
      <w:r>
        <w:rPr>
          <w:color w:val="232121"/>
        </w:rPr>
        <w:t> những bất hòa là không thể tránh khỏi, hạn chế làm tổn thương người ấy bằng những lời nói miệt thị khi tranh cãi. Hai bạn nên chia sẻ trách nhiệm với nhau, muốn một mối quan hệ bền vững cả hai phải cùng nhau gây dựng</w:t>
      </w:r>
    </w:p>
    <w:p w:rsidR="004E1335" w:rsidRDefault="004E1335" w:rsidP="00C764EB">
      <w:pPr>
        <w:pStyle w:val="NormalWeb"/>
        <w:shd w:val="clear" w:color="auto" w:fill="FFFFFF"/>
        <w:spacing w:before="0" w:beforeAutospacing="0" w:after="0" w:afterAutospacing="0"/>
        <w:jc w:val="both"/>
        <w:rPr>
          <w:color w:val="232121"/>
        </w:rPr>
      </w:pPr>
    </w:p>
    <w:p w:rsidR="004E1335" w:rsidRDefault="004E1335" w:rsidP="00C764EB">
      <w:pPr>
        <w:pStyle w:val="NormalWeb"/>
        <w:shd w:val="clear" w:color="auto" w:fill="FFFFFF"/>
        <w:spacing w:before="0" w:beforeAutospacing="0" w:after="0" w:afterAutospacing="0"/>
        <w:jc w:val="both"/>
        <w:rPr>
          <w:color w:val="232121"/>
        </w:rPr>
      </w:pPr>
    </w:p>
    <w:p w:rsidR="004E1335" w:rsidRDefault="004E1335" w:rsidP="00C764EB">
      <w:pPr>
        <w:pStyle w:val="NormalWeb"/>
        <w:shd w:val="clear" w:color="auto" w:fill="FFFFFF"/>
        <w:spacing w:before="0" w:beforeAutospacing="0" w:after="0" w:afterAutospacing="0"/>
        <w:jc w:val="both"/>
        <w:rPr>
          <w:color w:val="232121"/>
        </w:rPr>
      </w:pPr>
    </w:p>
    <w:p w:rsidR="004E1335" w:rsidRDefault="004E1335" w:rsidP="00C764EB">
      <w:pPr>
        <w:pStyle w:val="NormalWeb"/>
        <w:shd w:val="clear" w:color="auto" w:fill="FFFFFF"/>
        <w:spacing w:before="0" w:beforeAutospacing="0" w:after="0" w:afterAutospacing="0"/>
        <w:jc w:val="both"/>
        <w:rPr>
          <w:color w:val="232121"/>
        </w:rPr>
      </w:pPr>
    </w:p>
    <w:p w:rsidR="00C764EB" w:rsidRDefault="00C764EB" w:rsidP="00C764EB">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lastRenderedPageBreak/>
        <w:t>Về công việc</w:t>
      </w:r>
    </w:p>
    <w:p w:rsidR="00C764EB" w:rsidRDefault="00C764EB" w:rsidP="00C764EB">
      <w:pPr>
        <w:pStyle w:val="NormalWeb"/>
        <w:shd w:val="clear" w:color="auto" w:fill="FFFFFF"/>
        <w:spacing w:before="0" w:beforeAutospacing="0" w:after="255" w:afterAutospacing="0"/>
        <w:jc w:val="both"/>
        <w:rPr>
          <w:color w:val="232121"/>
        </w:rPr>
      </w:pPr>
      <w:r>
        <w:rPr>
          <w:color w:val="232121"/>
        </w:rPr>
        <w:t>Thời điểm này, không nên làm việc một cách nhanh chóng vì có thể tạo nên sai sót. Nếu bạn đang ấp ủ một dự định, hãy giữ nó cho riêng mình và im lặng thực hiện, hạn chế khoe khoang với người khác. Những vấn đề liên quan đến công việc cần được thực hiện một cách cẩn thận, nên nghĩ đến những bước phát triển lâu dài. Nếu  bạn đang chuẩn bị vào một dự án hoặc một hợp đồng nên cẩn thận với nguồn tài chính hiện tại</w:t>
      </w:r>
    </w:p>
    <w:p w:rsidR="00C764EB" w:rsidRDefault="00C764EB" w:rsidP="00C764EB">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tiền bạc</w:t>
      </w:r>
    </w:p>
    <w:p w:rsidR="00C764EB" w:rsidRDefault="00C764EB" w:rsidP="00C764EB">
      <w:pPr>
        <w:pStyle w:val="NormalWeb"/>
        <w:shd w:val="clear" w:color="auto" w:fill="FFFFFF"/>
        <w:spacing w:before="0" w:beforeAutospacing="0" w:after="0" w:afterAutospacing="0"/>
        <w:jc w:val="both"/>
        <w:rPr>
          <w:color w:val="232121"/>
        </w:rPr>
      </w:pPr>
      <w:r>
        <w:rPr>
          <w:color w:val="232121"/>
        </w:rPr>
        <w:t>Nếu bạn đang gặp trục trặc về tài chính, giai đoạn này sẽ ra đi rất nhanh. Nên suy nghĩ và cân nhắc về thói quen sử dụng tiền của mình. </w:t>
      </w:r>
      <w:r>
        <w:rPr>
          <w:rStyle w:val="Strong"/>
          <w:color w:val="232121"/>
        </w:rPr>
        <w:t>Four of Swords mang ý nghĩa</w:t>
      </w:r>
      <w:r>
        <w:rPr>
          <w:color w:val="232121"/>
        </w:rPr>
        <w:t> bạn không nên cho vay mượn về giai đoạn này vì rất khó để thu hồi. Hạn chế tiêu pha hoang phí, nên cách giảm chi tiêu và tiết kiệm hơn</w:t>
      </w:r>
    </w:p>
    <w:p w:rsidR="004E1335" w:rsidRDefault="004E1335" w:rsidP="00C764EB">
      <w:pPr>
        <w:pStyle w:val="NormalWeb"/>
        <w:shd w:val="clear" w:color="auto" w:fill="FFFFFF"/>
        <w:spacing w:before="0" w:beforeAutospacing="0" w:after="0" w:afterAutospacing="0"/>
        <w:jc w:val="both"/>
        <w:rPr>
          <w:color w:val="232121"/>
        </w:rPr>
      </w:pPr>
    </w:p>
    <w:p w:rsidR="00C764EB" w:rsidRDefault="00C764EB" w:rsidP="00C764EB">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sức khỏe</w:t>
      </w:r>
    </w:p>
    <w:p w:rsidR="00C764EB" w:rsidRDefault="00C764EB" w:rsidP="00C764EB">
      <w:pPr>
        <w:pStyle w:val="NormalWeb"/>
        <w:shd w:val="clear" w:color="auto" w:fill="FFFFFF"/>
        <w:spacing w:before="0" w:beforeAutospacing="0" w:after="255" w:afterAutospacing="0"/>
        <w:jc w:val="both"/>
        <w:rPr>
          <w:color w:val="232121"/>
        </w:rPr>
      </w:pPr>
      <w:r>
        <w:rPr>
          <w:color w:val="232121"/>
        </w:rPr>
        <w:t>Four of Swords thông báo rằng đây là giai đoạn của sự nghỉ ngơi. Những áp lực trong cuộc sống khiến bạn cảm thấy suy kiệt, nên để tinh thần cần được phục hồi bằng việc thư giãn và tận hưởng những thành quả bạn có được. Mặt khác những vấn đề về sức khỏe có thể xảy ra bất ngờ với các thành viên trong gia đình bạn, hãy dành thời gian quan tâm tới gia đình nhiều hơn</w:t>
      </w:r>
    </w:p>
    <w:p w:rsidR="00C764EB" w:rsidRDefault="00C764EB" w:rsidP="00C764EB">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Ý nghĩa lá bài Four of Swords xuôi</w:t>
      </w:r>
    </w:p>
    <w:p w:rsidR="00C764EB" w:rsidRDefault="00C764EB" w:rsidP="00C764EB">
      <w:pPr>
        <w:pStyle w:val="NormalWeb"/>
        <w:shd w:val="clear" w:color="auto" w:fill="FFFFFF"/>
        <w:spacing w:before="0" w:beforeAutospacing="0" w:after="255" w:afterAutospacing="0"/>
        <w:jc w:val="both"/>
        <w:rPr>
          <w:color w:val="232121"/>
        </w:rPr>
      </w:pPr>
      <w:r>
        <w:rPr>
          <w:color w:val="232121"/>
        </w:rPr>
        <w:t>Một người đàn ông đang nằm trong một nhà thờ, ba thanh kiếm được treo bên bức tường, một thanh còn lại nằm bên dưới anh ta. Ba thanh kiếm nhắc nhở về những đau khổ anh ta phải chịu đựng. Thanh kiếm cuối cùng nằm phía dưới như khẳng định rằng sóng gió đã qua đi, đây là giai đoạn của sự nghỉ ngơi và phục hồi.</w:t>
      </w:r>
    </w:p>
    <w:p w:rsidR="00C764EB" w:rsidRDefault="00C764EB" w:rsidP="00C764EB">
      <w:pPr>
        <w:pStyle w:val="NormalWeb"/>
        <w:shd w:val="clear" w:color="auto" w:fill="FFFFFF"/>
        <w:spacing w:before="0" w:beforeAutospacing="0" w:after="0" w:afterAutospacing="0"/>
        <w:jc w:val="both"/>
        <w:rPr>
          <w:color w:val="232121"/>
        </w:rPr>
      </w:pPr>
      <w:r>
        <w:rPr>
          <w:rStyle w:val="Strong"/>
          <w:color w:val="232121"/>
        </w:rPr>
        <w:t>Lá bài Four of Swords xuôi</w:t>
      </w:r>
      <w:r>
        <w:rPr>
          <w:color w:val="232121"/>
        </w:rPr>
        <w:t> thông báo đây là giai đoạn phục hồi. Để mạnh mẽ và can đảm bước tiếp bạn cần phải nghỉ ngơi. Thời gian nghỉ ngơi và chăm sóc bản thân sẽ giúp bạn sắp xếp được mọi việc. Bạn đã phải đối mặt với những khủng hoảng và sau khủng hoảng bạn rơi vào trạng thái kiệt sức. Bạn chỉ có thể đón nhận thử thách mới sau khi nghỉ ngơi.</w:t>
      </w:r>
    </w:p>
    <w:p w:rsidR="00C764EB" w:rsidRDefault="00C764EB"/>
    <w:p w:rsidR="00C764EB" w:rsidRDefault="00C764EB"/>
    <w:p w:rsidR="004E1335" w:rsidRDefault="004E1335" w:rsidP="00C764EB">
      <w:pPr>
        <w:pStyle w:val="Heading1"/>
        <w:shd w:val="clear" w:color="auto" w:fill="FFFFFF"/>
        <w:spacing w:before="0"/>
        <w:jc w:val="center"/>
        <w:rPr>
          <w:rFonts w:ascii="Arial" w:hAnsi="Arial" w:cs="Arial"/>
          <w:caps/>
          <w:color w:val="D81515"/>
          <w:spacing w:val="15"/>
          <w:sz w:val="30"/>
          <w:szCs w:val="30"/>
        </w:rPr>
      </w:pPr>
    </w:p>
    <w:p w:rsidR="004E1335" w:rsidRDefault="004E1335" w:rsidP="00C764EB">
      <w:pPr>
        <w:pStyle w:val="Heading1"/>
        <w:shd w:val="clear" w:color="auto" w:fill="FFFFFF"/>
        <w:spacing w:before="0"/>
        <w:jc w:val="center"/>
        <w:rPr>
          <w:rFonts w:ascii="Arial" w:hAnsi="Arial" w:cs="Arial"/>
          <w:caps/>
          <w:color w:val="D81515"/>
          <w:spacing w:val="15"/>
          <w:sz w:val="30"/>
          <w:szCs w:val="30"/>
        </w:rPr>
      </w:pPr>
    </w:p>
    <w:p w:rsidR="004E1335" w:rsidRPr="004E1335" w:rsidRDefault="004E1335" w:rsidP="004E1335"/>
    <w:p w:rsidR="00C764EB" w:rsidRDefault="00C764EB" w:rsidP="00C764EB">
      <w:pPr>
        <w:pStyle w:val="Heading1"/>
        <w:shd w:val="clear" w:color="auto" w:fill="FFFFFF"/>
        <w:spacing w:before="0"/>
        <w:jc w:val="center"/>
        <w:rPr>
          <w:rFonts w:ascii="Arial" w:hAnsi="Arial" w:cs="Arial"/>
          <w:caps/>
          <w:color w:val="D81515"/>
          <w:spacing w:val="15"/>
          <w:sz w:val="30"/>
          <w:szCs w:val="30"/>
        </w:rPr>
      </w:pPr>
      <w:r>
        <w:rPr>
          <w:rFonts w:ascii="Arial" w:hAnsi="Arial" w:cs="Arial"/>
          <w:caps/>
          <w:color w:val="D81515"/>
          <w:spacing w:val="15"/>
          <w:sz w:val="30"/>
          <w:szCs w:val="30"/>
        </w:rPr>
        <w:lastRenderedPageBreak/>
        <w:t>Ý NGHĨA LÁ BÀI FIVE OF SWORDS – ĐỪNG TỰ ĐẮC THẮNG</w:t>
      </w:r>
    </w:p>
    <w:p w:rsidR="00C764EB" w:rsidRDefault="00C764EB" w:rsidP="00C764EB">
      <w:pPr>
        <w:pStyle w:val="NormalWeb"/>
        <w:shd w:val="clear" w:color="auto" w:fill="FFFFFF"/>
        <w:spacing w:before="0" w:beforeAutospacing="0" w:after="0" w:afterAutospacing="0"/>
        <w:jc w:val="both"/>
        <w:rPr>
          <w:ins w:id="117" w:author="Unknown"/>
          <w:color w:val="232121"/>
        </w:rPr>
      </w:pPr>
      <w:ins w:id="118" w:author="Unknown">
        <w:r>
          <w:rPr>
            <w:color w:val="232121"/>
          </w:rPr>
          <w:t>[</w:t>
        </w:r>
        <w:r>
          <w:rPr>
            <w:rStyle w:val="Strong"/>
            <w:color w:val="232121"/>
          </w:rPr>
          <w:fldChar w:fldCharType="begin"/>
        </w:r>
        <w:r>
          <w:rPr>
            <w:rStyle w:val="Strong"/>
            <w:color w:val="232121"/>
          </w:rPr>
          <w:instrText xml:space="preserve"> HYPERLINK "https://meozodiac.com/xem-boi-bai-tarot-online" </w:instrText>
        </w:r>
        <w:r>
          <w:rPr>
            <w:rStyle w:val="Strong"/>
            <w:color w:val="232121"/>
          </w:rPr>
          <w:fldChar w:fldCharType="separate"/>
        </w:r>
        <w:r>
          <w:rPr>
            <w:rStyle w:val="Hyperlink"/>
            <w:b/>
            <w:bCs/>
            <w:color w:val="DD3333"/>
          </w:rPr>
          <w:t>Bói bài tarot online chính xác</w:t>
        </w:r>
        <w:r>
          <w:rPr>
            <w:rStyle w:val="Strong"/>
            <w:color w:val="232121"/>
          </w:rPr>
          <w:fldChar w:fldCharType="end"/>
        </w:r>
        <w:r>
          <w:rPr>
            <w:color w:val="232121"/>
          </w:rPr>
          <w:t>] Lá bài </w:t>
        </w:r>
        <w:r>
          <w:rPr>
            <w:rStyle w:val="Strong"/>
            <w:color w:val="232121"/>
          </w:rPr>
          <w:t>Five of Swords</w:t>
        </w:r>
        <w:r>
          <w:rPr>
            <w:color w:val="232121"/>
          </w:rPr>
          <w:t> dự đoán sự mất mát. Bạn sẽ bị mất một thứ gì đó bởi sự bất cẩn. Đây là giai đoạn bạn phải đấu tranh để giành lại những thứ thuộc về mình. Tuy nhiên, lá bài cho rằng bạn sẽ phải nhận thất bại dù đã rất cố gắng.</w:t>
        </w:r>
      </w:ins>
    </w:p>
    <w:p w:rsidR="00C764EB" w:rsidRDefault="00C764EB"/>
    <w:p w:rsidR="00C764EB" w:rsidRDefault="00C764EB" w:rsidP="00C764EB">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Tổng quan về lá bài Five of Swords</w:t>
      </w:r>
    </w:p>
    <w:p w:rsidR="00C764EB" w:rsidRDefault="00C764EB" w:rsidP="00C764EB">
      <w:pPr>
        <w:pStyle w:val="NormalWeb"/>
        <w:shd w:val="clear" w:color="auto" w:fill="FFFFFF"/>
        <w:spacing w:before="0" w:beforeAutospacing="0" w:after="0" w:afterAutospacing="0"/>
        <w:jc w:val="both"/>
        <w:rPr>
          <w:color w:val="232121"/>
        </w:rPr>
      </w:pPr>
      <w:r>
        <w:rPr>
          <w:noProof/>
          <w:color w:val="232121"/>
        </w:rPr>
        <w:drawing>
          <wp:inline distT="0" distB="0" distL="0" distR="0">
            <wp:extent cx="1666875" cy="2857500"/>
            <wp:effectExtent l="0" t="0" r="9525" b="0"/>
            <wp:docPr id="54" name="Picture 54" descr="https://meozodiac.com/wp-content/uploads/2019/04/05-five-of-swords-175x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meozodiac.com/wp-content/uploads/2019/04/05-five-of-swords-175x300.jpg"/>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1666875" cy="2857500"/>
                    </a:xfrm>
                    <a:prstGeom prst="rect">
                      <a:avLst/>
                    </a:prstGeom>
                    <a:noFill/>
                    <a:ln>
                      <a:noFill/>
                    </a:ln>
                  </pic:spPr>
                </pic:pic>
              </a:graphicData>
            </a:graphic>
          </wp:inline>
        </w:drawing>
      </w:r>
      <w:hyperlink r:id="rId103" w:history="1">
        <w:r>
          <w:rPr>
            <w:rStyle w:val="Strong"/>
            <w:color w:val="DD3333"/>
          </w:rPr>
          <w:t>Ý nghĩa lá bài Five of Swords</w:t>
        </w:r>
      </w:hyperlink>
      <w:r>
        <w:rPr>
          <w:color w:val="232121"/>
        </w:rPr>
        <w:t> ám chỉ rằng bạn có thể bị đánh cắp những thứ quan trọng. Hãy thận trọng hết sức, đây không phải lúc khoe khoang về sự giàu có và hào nhoáng của bản thân. Sự trộm cắp ở đây không nhất thiết về mặt tài sản, một đối thủ có thể xuất hiện và hạ gục bạn.</w:t>
      </w:r>
    </w:p>
    <w:p w:rsidR="00C764EB" w:rsidRDefault="00C764EB" w:rsidP="00C764EB">
      <w:pPr>
        <w:pStyle w:val="NormalWeb"/>
        <w:shd w:val="clear" w:color="auto" w:fill="FFFFFF"/>
        <w:spacing w:before="0" w:beforeAutospacing="0" w:after="255" w:afterAutospacing="0"/>
        <w:jc w:val="both"/>
        <w:rPr>
          <w:color w:val="232121"/>
        </w:rPr>
      </w:pPr>
      <w:r>
        <w:rPr>
          <w:color w:val="232121"/>
        </w:rPr>
        <w:t>Lá bài cảnh báo vòng tròn bạn bè, bạn có thể mất tất cả từ tiền bạc, địa vị, danh tiếng chỉ vì những người này. Mặt khác, đây là giai đoạn của sự cạnh tranh khốc liệt. Five of Swords thường mang nghĩa tiêu cực, bạn sẽ thua cuộc và chấp nhận sự mất mát. Tuy nhiên, điều an ủi là những thứ đối thủ nhận được không thật sự có ý nghĩa.</w:t>
      </w:r>
    </w:p>
    <w:p w:rsidR="00C764EB" w:rsidRDefault="00C764EB" w:rsidP="00C764EB">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tình yêu</w:t>
      </w:r>
    </w:p>
    <w:p w:rsidR="00C764EB" w:rsidRDefault="00C764EB" w:rsidP="00C764EB">
      <w:pPr>
        <w:pStyle w:val="NormalWeb"/>
        <w:shd w:val="clear" w:color="auto" w:fill="FFFFFF"/>
        <w:spacing w:before="0" w:beforeAutospacing="0" w:after="0" w:afterAutospacing="0"/>
        <w:jc w:val="both"/>
        <w:rPr>
          <w:color w:val="232121"/>
        </w:rPr>
      </w:pPr>
      <w:r>
        <w:rPr>
          <w:color w:val="232121"/>
        </w:rPr>
        <w:t>Đây không phải thời điểm thích hợp để bắt đầu một mối quan hệ tình cảm nếu bạn còn độc thân. Trường hợp bạn đang trong một mối quan hệ, lá bài </w:t>
      </w:r>
      <w:r>
        <w:rPr>
          <w:rStyle w:val="Strong"/>
          <w:color w:val="232121"/>
        </w:rPr>
        <w:t>Five of Swords trong tình yêu</w:t>
      </w:r>
      <w:r>
        <w:rPr>
          <w:color w:val="232121"/>
        </w:rPr>
        <w:t> cảnh báo rằng hai bạn đang không cùng suy nghĩ và mục đích, quan niệm sống của hai bạn khác nhau.</w:t>
      </w:r>
    </w:p>
    <w:p w:rsidR="00C764EB" w:rsidRDefault="00C764EB" w:rsidP="00C764EB">
      <w:pPr>
        <w:pStyle w:val="NormalWeb"/>
        <w:shd w:val="clear" w:color="auto" w:fill="FFFFFF"/>
        <w:spacing w:before="0" w:beforeAutospacing="0" w:after="255" w:afterAutospacing="0"/>
        <w:jc w:val="both"/>
        <w:rPr>
          <w:color w:val="232121"/>
        </w:rPr>
      </w:pPr>
      <w:r>
        <w:rPr>
          <w:color w:val="232121"/>
        </w:rPr>
        <w:t>Tuy nhiên, sự đổ vỡ về tình cảm sẽ không xảy ra. Hậu quả nghiêm trọng nhất là hai bạn sẽ mất niềm tin vào nhau. Những quyết định của bạn có thể làm tổn thương đối phương, dù bạn có cố tình hay vô ý. Lá bài khuyên rằng nên thận trọng khi đưa ra các quyết định có thể gây ảnh hưởng tới chuyện tình cảm.</w:t>
      </w:r>
    </w:p>
    <w:p w:rsidR="004E1335" w:rsidRDefault="004E1335" w:rsidP="00C764EB">
      <w:pPr>
        <w:pStyle w:val="NormalWeb"/>
        <w:shd w:val="clear" w:color="auto" w:fill="FFFFFF"/>
        <w:spacing w:before="0" w:beforeAutospacing="0" w:after="255" w:afterAutospacing="0"/>
        <w:jc w:val="both"/>
        <w:rPr>
          <w:color w:val="232121"/>
        </w:rPr>
      </w:pPr>
    </w:p>
    <w:p w:rsidR="00C764EB" w:rsidRDefault="00C764EB" w:rsidP="00C764EB">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lastRenderedPageBreak/>
        <w:t>Về công việc</w:t>
      </w:r>
    </w:p>
    <w:p w:rsidR="00C764EB" w:rsidRDefault="00C764EB" w:rsidP="00C764EB">
      <w:pPr>
        <w:pStyle w:val="NormalWeb"/>
        <w:shd w:val="clear" w:color="auto" w:fill="FFFFFF"/>
        <w:spacing w:before="0" w:beforeAutospacing="0" w:after="255" w:afterAutospacing="0"/>
        <w:jc w:val="both"/>
        <w:rPr>
          <w:color w:val="232121"/>
        </w:rPr>
      </w:pPr>
      <w:r>
        <w:rPr>
          <w:color w:val="232121"/>
        </w:rPr>
        <w:t>Five of Swords không phải lá bài tốt cho công việc. Lá bài dự đoán rằng nếu công ty của bạn đang gặp khó khăn thì giai đoạn sắp tới mọi việc còn diễn biến tệ hơn nữa. Lá bài thường ám chỉ những rắc rối trong công việc phát sinh vì tài chính, nguồn vốn của công ty đang ở mức suy cạn. Ngoài ra, bạn đang mất đi ý chí chiến đấu vì những thất bại trước mắt. Điều cần làm bây giờ là chuẩn bị tinh thần để tỉnh táo trước các quyết định quan trọng. Ngoài ra, bạn nên chuẩn bị những kỹ năng mềm, một khóa học đào tạo ngắn hạn sẽ không thừa.</w:t>
      </w:r>
    </w:p>
    <w:p w:rsidR="00C764EB" w:rsidRDefault="00C764EB" w:rsidP="00C764EB">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tiền bạc</w:t>
      </w:r>
    </w:p>
    <w:p w:rsidR="00C764EB" w:rsidRDefault="00C764EB" w:rsidP="00C764EB">
      <w:pPr>
        <w:pStyle w:val="NormalWeb"/>
        <w:shd w:val="clear" w:color="auto" w:fill="FFFFFF"/>
        <w:spacing w:before="0" w:beforeAutospacing="0" w:after="255" w:afterAutospacing="0"/>
        <w:jc w:val="both"/>
        <w:rPr>
          <w:color w:val="232121"/>
        </w:rPr>
      </w:pPr>
      <w:r>
        <w:rPr>
          <w:color w:val="232121"/>
        </w:rPr>
        <w:t>Lá bài thể hiện tiền bạc chỉ ở mức trung bình, nghĩa là tình hình tài chính của bạn sẽ không quá dư dả nhưng đủ để chi tiêu bình thường. Bạn không quá thiếu thốn nhưng sẽ không có nhiều tiền để phung phí. Công việc hiện tại đang gặp những bất ổn nên nguồn tài chính có xu hướng eo hẹp dần. Lời khuyên từ lá bài Five of Swords là không nên quá lo lắng, bạn vẫn chưa rơi vào tình trạng khó khăn nhất.</w:t>
      </w:r>
    </w:p>
    <w:p w:rsidR="00C764EB" w:rsidRDefault="00C764EB" w:rsidP="00C764EB">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sức khỏe</w:t>
      </w:r>
    </w:p>
    <w:p w:rsidR="00C764EB" w:rsidRDefault="00C764EB" w:rsidP="00C764EB">
      <w:pPr>
        <w:pStyle w:val="NormalWeb"/>
        <w:shd w:val="clear" w:color="auto" w:fill="FFFFFF"/>
        <w:spacing w:before="0" w:beforeAutospacing="0" w:after="255" w:afterAutospacing="0"/>
        <w:jc w:val="both"/>
        <w:rPr>
          <w:color w:val="232121"/>
        </w:rPr>
      </w:pPr>
      <w:r>
        <w:rPr>
          <w:color w:val="232121"/>
        </w:rPr>
        <w:t>Giai đoạn này, sức khỏe của bạn sẽ tương đối ổn. Điều này rất tốt vì tình hình hiện tại tương đối rắc rối, những mất mát đáng lẽ sẽ khiến bạn suy sụp nhưng thật may vì bạn vẫn đủ mạnh mẽ để trải qua. Lá bài Five of Swords chỉ cảnh báo những căng thẳng xoay quanh công việc có thể khiến bạn căng thẳng, nhưng những vấn đề sẽ sớm được giải quyết. Điều cần làm là giữ tinh thần thoải mái và nghỉ ngơi nhiều hơn.</w:t>
      </w:r>
    </w:p>
    <w:p w:rsidR="00C764EB" w:rsidRDefault="00C764EB" w:rsidP="00C764EB">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Ý nghĩa lá bài Five of Swords xuôi</w:t>
      </w:r>
    </w:p>
    <w:p w:rsidR="00C764EB" w:rsidRDefault="00C764EB" w:rsidP="00C764EB">
      <w:pPr>
        <w:pStyle w:val="NormalWeb"/>
        <w:shd w:val="clear" w:color="auto" w:fill="FFFFFF"/>
        <w:spacing w:before="0" w:beforeAutospacing="0" w:after="255" w:afterAutospacing="0"/>
        <w:jc w:val="both"/>
        <w:rPr>
          <w:color w:val="232121"/>
        </w:rPr>
      </w:pPr>
      <w:r>
        <w:rPr>
          <w:color w:val="232121"/>
        </w:rPr>
        <w:t>Một chàng trai trẻ có khuôn mặt xảo trá. Anh ta đang nhìn những kẻ mà mình vừa hạ gục được với thái độ đắc thắng. Những thanh kiếm mà anh ta đang giữ có thể là của những người anh ta vừa đánh bại. Những người bị hạ gục buồn bã rời đi. Trên bầu trời vẫn nhiều mây đen xám xịt và u ám mặc dù trận chiến đã kết thúc.</w:t>
      </w:r>
    </w:p>
    <w:p w:rsidR="00C764EB" w:rsidRDefault="00C764EB" w:rsidP="00C764EB">
      <w:pPr>
        <w:pStyle w:val="NormalWeb"/>
        <w:shd w:val="clear" w:color="auto" w:fill="FFFFFF"/>
        <w:spacing w:before="0" w:beforeAutospacing="0" w:after="0" w:afterAutospacing="0"/>
        <w:jc w:val="both"/>
        <w:rPr>
          <w:color w:val="232121"/>
        </w:rPr>
      </w:pPr>
      <w:r>
        <w:rPr>
          <w:rStyle w:val="Strong"/>
          <w:color w:val="232121"/>
        </w:rPr>
        <w:t>Lá bài Five of Swords xuôi</w:t>
      </w:r>
      <w:r>
        <w:rPr>
          <w:color w:val="232121"/>
        </w:rPr>
        <w:t> cho rằng bạn đang tham gia vào một cuộc chiến nào đó. Mặc dù bạn đinh ninh rằng mình sẽ chiến thắng nhưng bạn vẫn có thể thua. Bạn có cảm giác tất cả mọi thứ đang chống lại mình và chìm trong cô đơn. Những người bạn thân thiết có thể sẽ rời đi ở thời điểm này. Lời khuyên là nên nhìn nhận lại hành động của mình, những cuộc xung đột dẫn đến sự sứt mẻ tình cảm sâu sắc.</w:t>
      </w:r>
    </w:p>
    <w:p w:rsidR="00C764EB" w:rsidRDefault="00C764EB" w:rsidP="00C764EB">
      <w:pPr>
        <w:pStyle w:val="NormalWeb"/>
        <w:shd w:val="clear" w:color="auto" w:fill="FFFFFF"/>
        <w:spacing w:before="0" w:beforeAutospacing="0" w:after="255" w:afterAutospacing="0"/>
        <w:jc w:val="both"/>
        <w:rPr>
          <w:ins w:id="119" w:author="Unknown"/>
          <w:color w:val="232121"/>
        </w:rPr>
      </w:pPr>
      <w:ins w:id="120" w:author="Unknown">
        <w:r>
          <w:rPr>
            <w:color w:val="232121"/>
          </w:rPr>
          <w:t>Lá bài còn đại diện cho tham vọng mạnh mẽ. Bạn gần như bất chấp tất cả để dành chiến thắng mà không nhận thức được rằng mình đang làm tổn thương người khác. Tuy nhiên, do tham vọng đặt nhầm chỗ nên bạn sẽ thất bại, bạn cảm thấy chán nản và xuất hiện ý nghĩ tiêu cực. Lời khuyên là bạn nên quan tâm nhiều hơn tới những người xung quanh, kiềm chế tham vọng bản thân và chấp nhận sự thật là bạn đã thua cuộc.</w:t>
        </w:r>
      </w:ins>
    </w:p>
    <w:p w:rsidR="00C764EB" w:rsidRDefault="00C764EB"/>
    <w:p w:rsidR="00C764EB" w:rsidRDefault="00C764EB"/>
    <w:p w:rsidR="00C764EB" w:rsidRDefault="00C764EB" w:rsidP="00C764EB">
      <w:pPr>
        <w:pStyle w:val="Heading1"/>
        <w:shd w:val="clear" w:color="auto" w:fill="FFFFFF"/>
        <w:spacing w:before="0"/>
        <w:jc w:val="center"/>
        <w:rPr>
          <w:rFonts w:ascii="Arial" w:hAnsi="Arial" w:cs="Arial"/>
          <w:caps/>
          <w:color w:val="D81515"/>
          <w:spacing w:val="15"/>
          <w:sz w:val="30"/>
          <w:szCs w:val="30"/>
        </w:rPr>
      </w:pPr>
      <w:r>
        <w:rPr>
          <w:rFonts w:ascii="Arial" w:hAnsi="Arial" w:cs="Arial"/>
          <w:caps/>
          <w:color w:val="D81515"/>
          <w:spacing w:val="15"/>
          <w:sz w:val="30"/>
          <w:szCs w:val="30"/>
        </w:rPr>
        <w:lastRenderedPageBreak/>
        <w:t>Ý NGHĨA LÁ BÀI SIX OF SWORDS – CHUYẾN ĐI XA</w:t>
      </w:r>
    </w:p>
    <w:p w:rsidR="00C764EB" w:rsidRDefault="00C764EB" w:rsidP="00C764EB">
      <w:pPr>
        <w:pStyle w:val="NormalWeb"/>
        <w:shd w:val="clear" w:color="auto" w:fill="FFFFFF"/>
        <w:spacing w:before="0" w:beforeAutospacing="0" w:after="0" w:afterAutospacing="0"/>
        <w:jc w:val="both"/>
        <w:rPr>
          <w:ins w:id="121" w:author="Unknown"/>
          <w:color w:val="232121"/>
        </w:rPr>
      </w:pPr>
      <w:ins w:id="122" w:author="Unknown">
        <w:r>
          <w:rPr>
            <w:color w:val="232121"/>
          </w:rPr>
          <w:t>[</w:t>
        </w:r>
        <w:r>
          <w:rPr>
            <w:rStyle w:val="Strong"/>
            <w:color w:val="232121"/>
          </w:rPr>
          <w:fldChar w:fldCharType="begin"/>
        </w:r>
        <w:r>
          <w:rPr>
            <w:rStyle w:val="Strong"/>
            <w:color w:val="232121"/>
          </w:rPr>
          <w:instrText xml:space="preserve"> HYPERLINK "https://meozodiac.com/xem-boi-bai-tarot-online" </w:instrText>
        </w:r>
        <w:r>
          <w:rPr>
            <w:rStyle w:val="Strong"/>
            <w:color w:val="232121"/>
          </w:rPr>
          <w:fldChar w:fldCharType="separate"/>
        </w:r>
        <w:r>
          <w:rPr>
            <w:rStyle w:val="Hyperlink"/>
            <w:b/>
            <w:bCs/>
            <w:color w:val="DD3333"/>
          </w:rPr>
          <w:t>Xem bài tarot online</w:t>
        </w:r>
        <w:r>
          <w:rPr>
            <w:rStyle w:val="Strong"/>
            <w:color w:val="232121"/>
          </w:rPr>
          <w:fldChar w:fldCharType="end"/>
        </w:r>
        <w:r>
          <w:rPr>
            <w:color w:val="232121"/>
          </w:rPr>
          <w:t>] Khi lá bài </w:t>
        </w:r>
        <w:r>
          <w:rPr>
            <w:color w:val="232121"/>
          </w:rPr>
          <w:fldChar w:fldCharType="begin"/>
        </w:r>
        <w:r>
          <w:rPr>
            <w:color w:val="232121"/>
          </w:rPr>
          <w:instrText xml:space="preserve"> HYPERLINK "https://meozodiac.com/tarot/y-nghia-la-bai-six-of-swords.html" </w:instrText>
        </w:r>
        <w:r>
          <w:rPr>
            <w:color w:val="232121"/>
          </w:rPr>
          <w:fldChar w:fldCharType="separate"/>
        </w:r>
        <w:r>
          <w:rPr>
            <w:rStyle w:val="Strong"/>
            <w:color w:val="DD3333"/>
          </w:rPr>
          <w:t>Six of Swords</w:t>
        </w:r>
        <w:r>
          <w:rPr>
            <w:color w:val="232121"/>
          </w:rPr>
          <w:fldChar w:fldCharType="end"/>
        </w:r>
        <w:r>
          <w:rPr>
            <w:color w:val="232121"/>
          </w:rPr>
          <w:t> xuất hiện, bạn sẽ có những chuyến đi vào thời gian tới. Sự di chuyển này không nhất thiết phải theo nghĩa đen, bạn có thể di chuyển một số lĩnh vực trong cuộc sống như công việc hoặc các mối quan hệ.</w:t>
        </w:r>
      </w:ins>
    </w:p>
    <w:p w:rsidR="00C764EB" w:rsidRDefault="00C764EB"/>
    <w:p w:rsidR="00C764EB" w:rsidRDefault="00C764EB" w:rsidP="00C764EB">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Tổng quan về lá bài Six of Swords</w:t>
      </w:r>
    </w:p>
    <w:p w:rsidR="00C764EB" w:rsidRDefault="00C764EB" w:rsidP="00C764EB">
      <w:pPr>
        <w:pStyle w:val="NormalWeb"/>
        <w:shd w:val="clear" w:color="auto" w:fill="FFFFFF"/>
        <w:spacing w:before="0" w:beforeAutospacing="0" w:after="0" w:afterAutospacing="0"/>
        <w:jc w:val="both"/>
        <w:rPr>
          <w:color w:val="232121"/>
        </w:rPr>
      </w:pPr>
      <w:r>
        <w:rPr>
          <w:noProof/>
          <w:color w:val="232121"/>
        </w:rPr>
        <w:drawing>
          <wp:inline distT="0" distB="0" distL="0" distR="0">
            <wp:extent cx="1666875" cy="2857500"/>
            <wp:effectExtent l="0" t="0" r="9525" b="0"/>
            <wp:docPr id="55" name="Picture 55" descr="https://meozodiac.com/wp-content/uploads/2019/04/06-six-of-swords-175x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meozodiac.com/wp-content/uploads/2019/04/06-six-of-swords-175x300.jpg"/>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1666875" cy="2857500"/>
                    </a:xfrm>
                    <a:prstGeom prst="rect">
                      <a:avLst/>
                    </a:prstGeom>
                    <a:noFill/>
                    <a:ln>
                      <a:noFill/>
                    </a:ln>
                  </pic:spPr>
                </pic:pic>
              </a:graphicData>
            </a:graphic>
          </wp:inline>
        </w:drawing>
      </w:r>
      <w:r>
        <w:rPr>
          <w:rStyle w:val="Strong"/>
          <w:color w:val="232121"/>
        </w:rPr>
        <w:t>Ý nghĩa lá bài Six of Swords</w:t>
      </w:r>
      <w:r>
        <w:rPr>
          <w:color w:val="232121"/>
        </w:rPr>
        <w:t> ám chỉ sự di chuyển, bạn có thể có những chuyến đi xa nhà, thậm chí xuất ngoại vào giai đoạn này. Mặt khác, lá bài cho rằng bạn đang tiến bộ dù có thể bạn không cảm nhận được. Mọi thứ đang có sự di chuyển dù khá chậm, những thứ bạn mong ước đang được hiện thực hóa. Tuy nhiên, trong một số tình huống lá bài cho rằng cuộc sống của bạn đang dịch chuyển theo hướng bạn không hề mong muốn.</w:t>
      </w:r>
    </w:p>
    <w:p w:rsidR="00E90646" w:rsidRDefault="00E90646" w:rsidP="00C764EB">
      <w:pPr>
        <w:pStyle w:val="NormalWeb"/>
        <w:shd w:val="clear" w:color="auto" w:fill="FFFFFF"/>
        <w:spacing w:before="0" w:beforeAutospacing="0" w:after="0" w:afterAutospacing="0"/>
        <w:jc w:val="both"/>
        <w:rPr>
          <w:color w:val="232121"/>
        </w:rPr>
      </w:pPr>
    </w:p>
    <w:p w:rsidR="00C764EB" w:rsidRDefault="00C764EB" w:rsidP="00C764EB">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tình yêu</w:t>
      </w:r>
    </w:p>
    <w:p w:rsidR="00C764EB" w:rsidRDefault="00C764EB" w:rsidP="00C764EB">
      <w:pPr>
        <w:pStyle w:val="NormalWeb"/>
        <w:shd w:val="clear" w:color="auto" w:fill="FFFFFF"/>
        <w:spacing w:before="0" w:beforeAutospacing="0" w:after="0" w:afterAutospacing="0"/>
        <w:jc w:val="both"/>
        <w:rPr>
          <w:color w:val="232121"/>
        </w:rPr>
      </w:pPr>
      <w:r>
        <w:rPr>
          <w:rStyle w:val="Strong"/>
          <w:color w:val="232121"/>
        </w:rPr>
        <w:t>Six of Swords trong tình yêu</w:t>
      </w:r>
      <w:r>
        <w:rPr>
          <w:color w:val="232121"/>
        </w:rPr>
        <w:t> cho rằng bạn sắp gặp được một nửa còn lại nếu bạn vẫn đang độc thân, đừng vội vàng, hãy tận dụng thời gian để trau dồi và phát triển bản thân. Nếu bạn đang có một mối quan hệ lãng mạn, lá bài cho rằng hai bạn sắp có những chuyến đi cùng nhau. Du lịch cùng nhau là cơ hội để cả hai bồi đắp tình cảm và giải tỏa những áp lực cuộc sống. Nếu hai bạn đang xảy ra tranh cãi thì những mâu thuẫn sẽ sớm kết thúc, hạn chế làm tổn thương nhau bằng những lời lẽ xúc phạm.</w:t>
      </w:r>
    </w:p>
    <w:p w:rsidR="00E90646" w:rsidRDefault="00E90646" w:rsidP="00C764EB">
      <w:pPr>
        <w:pStyle w:val="NormalWeb"/>
        <w:shd w:val="clear" w:color="auto" w:fill="FFFFFF"/>
        <w:spacing w:before="0" w:beforeAutospacing="0" w:after="0" w:afterAutospacing="0"/>
        <w:jc w:val="both"/>
        <w:rPr>
          <w:color w:val="232121"/>
        </w:rPr>
      </w:pPr>
    </w:p>
    <w:p w:rsidR="00C764EB" w:rsidRDefault="00C764EB" w:rsidP="00C764EB">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công việc</w:t>
      </w:r>
    </w:p>
    <w:p w:rsidR="00C764EB" w:rsidRDefault="00C764EB" w:rsidP="00C764EB">
      <w:pPr>
        <w:pStyle w:val="NormalWeb"/>
        <w:shd w:val="clear" w:color="auto" w:fill="FFFFFF"/>
        <w:spacing w:before="0" w:beforeAutospacing="0" w:after="255" w:afterAutospacing="0"/>
        <w:jc w:val="both"/>
        <w:rPr>
          <w:color w:val="232121"/>
        </w:rPr>
      </w:pPr>
      <w:r>
        <w:rPr>
          <w:color w:val="232121"/>
        </w:rPr>
        <w:t>Nếu bạn đang làm việc cực kỳ chăm chỉ cho một dự án hoặc một lĩnh vực nào đó thì lá bài Six of Swords ám chỉ rằng bạn sẽ sớm mất niềm tin và dự án bị hủy hoại. Điều này nghe có vẻ tệ nhưng đây là điều phải xảy ra, bạn sẽ sớm ổn định trở lại. Lá bài cho rằng một lĩnh vực mới có thể khiến bạn lấy lại hứng thú. Những chuyến đi công tác xa cũng xuất hiện trong lá bài</w:t>
      </w:r>
    </w:p>
    <w:p w:rsidR="00C764EB" w:rsidRDefault="00C764EB" w:rsidP="00C764EB">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lastRenderedPageBreak/>
        <w:t>Về tiền bạc</w:t>
      </w:r>
    </w:p>
    <w:p w:rsidR="00C764EB" w:rsidRDefault="00C764EB" w:rsidP="00C764EB">
      <w:pPr>
        <w:pStyle w:val="NormalWeb"/>
        <w:shd w:val="clear" w:color="auto" w:fill="FFFFFF"/>
        <w:spacing w:before="0" w:beforeAutospacing="0" w:after="255" w:afterAutospacing="0"/>
        <w:jc w:val="both"/>
        <w:rPr>
          <w:color w:val="232121"/>
        </w:rPr>
      </w:pPr>
      <w:r>
        <w:rPr>
          <w:color w:val="232121"/>
        </w:rPr>
        <w:t>Lá bài Six of Swords thông báo rằng những vấn đề về tài chính sẽ xử lý nhanh gọn trong thời gian tới, bạn có thể yên tâm. Tuy có những chuyển biến về tiền bạc nhưng bạn không nên tiêu dùng quá phung phí, hãy tiết kiệm phòng trường hợp bất ngờ xảy ra. Không nên mạo hiểm đầu tư vào lĩnh vực mới, nếu bạn muốn mở rộng kinh doanh hoặc đầu tư hãy tìm lời sự tư vấn của người có kinh nghiệm. Bên cạnh đó, lá bài cảnh báo rằng bạn nên rõ ràng về mặt tiền bạc với những người cùng góp vốn kinh doanh.</w:t>
      </w:r>
    </w:p>
    <w:p w:rsidR="00C764EB" w:rsidRDefault="00C764EB" w:rsidP="00C764EB">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sức khỏe</w:t>
      </w:r>
    </w:p>
    <w:p w:rsidR="00C764EB" w:rsidRDefault="00C764EB" w:rsidP="00C764EB">
      <w:pPr>
        <w:pStyle w:val="NormalWeb"/>
        <w:shd w:val="clear" w:color="auto" w:fill="FFFFFF"/>
        <w:spacing w:before="0" w:beforeAutospacing="0" w:after="255" w:afterAutospacing="0"/>
        <w:jc w:val="both"/>
        <w:rPr>
          <w:color w:val="232121"/>
        </w:rPr>
      </w:pPr>
      <w:r>
        <w:rPr>
          <w:color w:val="232121"/>
        </w:rPr>
        <w:t>Chắc chắn sức khỏe của bạn sẽ bị ảnh hưởng bởi những mất mát. Bạn cảm thấy tuyệt vọng và không thể thoát ra. Giai đoạn này nên cẩn thận với những căng thẳng vì chúng có thể khiến bạn bị stress nặng hoặc trầm cảm. Không nên sống mãi trong quá khứ vì tất cả mọi người đang hướng về phía trước, bạn sẽ bị bỏ lại nếu mãi tiếc nuối những gì đã qua. Trường hợp bạn đang nhận điều trị thì lá bài Six of Swords cho rằng những tín hiệu tích cực sẽ xuất hiện.</w:t>
      </w:r>
    </w:p>
    <w:p w:rsidR="00C764EB" w:rsidRDefault="00C764EB" w:rsidP="00C764EB">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Ý nghĩa lá bài Six of Swords xuôi</w:t>
      </w:r>
    </w:p>
    <w:p w:rsidR="00C764EB" w:rsidRDefault="00C764EB" w:rsidP="00C764EB">
      <w:pPr>
        <w:pStyle w:val="NormalWeb"/>
        <w:shd w:val="clear" w:color="auto" w:fill="FFFFFF"/>
        <w:spacing w:before="0" w:beforeAutospacing="0" w:after="255" w:afterAutospacing="0"/>
        <w:jc w:val="both"/>
        <w:rPr>
          <w:color w:val="232121"/>
        </w:rPr>
      </w:pPr>
      <w:r>
        <w:rPr>
          <w:color w:val="232121"/>
        </w:rPr>
        <w:t>Một người phụ nữ và một đứa trẻ đang ngồi trong một chiếc thuyền. Chiếc thuyền đang di chuyển đến một vùng đất mới. Người phụ nữ với dáng ngồi co ro, đầu choàng khăn và quay lưng lại ám chỉ cô ta đang cố gắng che giấu bản thân và trốn chạy một thứ gì đó. Các thanh kiếm xuất hiện trên thuyền đại diện cho lý trí và sức mạnh.</w:t>
      </w:r>
    </w:p>
    <w:p w:rsidR="00C764EB" w:rsidRDefault="00C764EB" w:rsidP="00C764EB">
      <w:pPr>
        <w:pStyle w:val="NormalWeb"/>
        <w:shd w:val="clear" w:color="auto" w:fill="FFFFFF"/>
        <w:spacing w:before="0" w:beforeAutospacing="0" w:after="0" w:afterAutospacing="0"/>
        <w:jc w:val="both"/>
        <w:rPr>
          <w:color w:val="232121"/>
        </w:rPr>
      </w:pPr>
      <w:r>
        <w:rPr>
          <w:rStyle w:val="Strong"/>
          <w:color w:val="232121"/>
        </w:rPr>
        <w:t>Lá bài Six of Swords xuôi</w:t>
      </w:r>
      <w:r>
        <w:rPr>
          <w:color w:val="232121"/>
        </w:rPr>
        <w:t> thông báo sự chuyển đổi. Lá bài ám chỉ rằng những nỗi đau và mất mát khiến bạn cảm thấy kiệt sức. Tuy nhiên, bạn sẽ bước đến một giai đoạn khác trong cuộc đời vào thời điểm này. Bạn sẽ phải buông bỏ những thứ mình từng gắn bó. Bạn sẽ cảm thấy đau đớn nhưng nỗi đau này sẽ không kéo dài. Cách duy nhất để thoát khỏi bế tắc là rời bỏ chúng và bắt đầu lại từ đầu. Bạn có thể cảm thấy trốn chạy là hèn nhát nhưng đây là cách duy nhất ở thời điểm này.</w:t>
      </w:r>
    </w:p>
    <w:p w:rsidR="00E90646" w:rsidRDefault="00E90646" w:rsidP="00C764EB">
      <w:pPr>
        <w:pStyle w:val="NormalWeb"/>
        <w:shd w:val="clear" w:color="auto" w:fill="FFFFFF"/>
        <w:spacing w:before="0" w:beforeAutospacing="0" w:after="0" w:afterAutospacing="0"/>
        <w:jc w:val="both"/>
        <w:rPr>
          <w:color w:val="232121"/>
        </w:rPr>
      </w:pPr>
    </w:p>
    <w:p w:rsidR="00E90646" w:rsidRDefault="00E90646" w:rsidP="00C764EB">
      <w:pPr>
        <w:pStyle w:val="NormalWeb"/>
        <w:shd w:val="clear" w:color="auto" w:fill="FFFFFF"/>
        <w:spacing w:before="0" w:beforeAutospacing="0" w:after="0" w:afterAutospacing="0"/>
        <w:jc w:val="both"/>
        <w:rPr>
          <w:color w:val="232121"/>
        </w:rPr>
      </w:pPr>
    </w:p>
    <w:p w:rsidR="00E90646" w:rsidRDefault="00E90646" w:rsidP="00C764EB">
      <w:pPr>
        <w:pStyle w:val="NormalWeb"/>
        <w:shd w:val="clear" w:color="auto" w:fill="FFFFFF"/>
        <w:spacing w:before="0" w:beforeAutospacing="0" w:after="0" w:afterAutospacing="0"/>
        <w:jc w:val="both"/>
        <w:rPr>
          <w:color w:val="232121"/>
        </w:rPr>
      </w:pPr>
    </w:p>
    <w:p w:rsidR="00E90646" w:rsidRDefault="00E90646" w:rsidP="00C764EB">
      <w:pPr>
        <w:pStyle w:val="NormalWeb"/>
        <w:shd w:val="clear" w:color="auto" w:fill="FFFFFF"/>
        <w:spacing w:before="0" w:beforeAutospacing="0" w:after="0" w:afterAutospacing="0"/>
        <w:jc w:val="both"/>
        <w:rPr>
          <w:color w:val="232121"/>
        </w:rPr>
      </w:pPr>
    </w:p>
    <w:p w:rsidR="00E90646" w:rsidRDefault="00E90646" w:rsidP="00C764EB">
      <w:pPr>
        <w:pStyle w:val="NormalWeb"/>
        <w:shd w:val="clear" w:color="auto" w:fill="FFFFFF"/>
        <w:spacing w:before="0" w:beforeAutospacing="0" w:after="0" w:afterAutospacing="0"/>
        <w:jc w:val="both"/>
        <w:rPr>
          <w:color w:val="232121"/>
        </w:rPr>
      </w:pPr>
    </w:p>
    <w:p w:rsidR="00E90646" w:rsidRDefault="00E90646" w:rsidP="00C764EB">
      <w:pPr>
        <w:pStyle w:val="NormalWeb"/>
        <w:shd w:val="clear" w:color="auto" w:fill="FFFFFF"/>
        <w:spacing w:before="0" w:beforeAutospacing="0" w:after="0" w:afterAutospacing="0"/>
        <w:jc w:val="both"/>
        <w:rPr>
          <w:color w:val="232121"/>
        </w:rPr>
      </w:pPr>
    </w:p>
    <w:p w:rsidR="00E90646" w:rsidRDefault="00E90646" w:rsidP="00C764EB">
      <w:pPr>
        <w:pStyle w:val="NormalWeb"/>
        <w:shd w:val="clear" w:color="auto" w:fill="FFFFFF"/>
        <w:spacing w:before="0" w:beforeAutospacing="0" w:after="0" w:afterAutospacing="0"/>
        <w:jc w:val="both"/>
        <w:rPr>
          <w:color w:val="232121"/>
        </w:rPr>
      </w:pPr>
    </w:p>
    <w:p w:rsidR="00E90646" w:rsidRDefault="00E90646" w:rsidP="00C764EB">
      <w:pPr>
        <w:pStyle w:val="NormalWeb"/>
        <w:shd w:val="clear" w:color="auto" w:fill="FFFFFF"/>
        <w:spacing w:before="0" w:beforeAutospacing="0" w:after="0" w:afterAutospacing="0"/>
        <w:jc w:val="both"/>
        <w:rPr>
          <w:color w:val="232121"/>
        </w:rPr>
      </w:pPr>
    </w:p>
    <w:p w:rsidR="00E90646" w:rsidRDefault="00E90646" w:rsidP="00C764EB">
      <w:pPr>
        <w:pStyle w:val="NormalWeb"/>
        <w:shd w:val="clear" w:color="auto" w:fill="FFFFFF"/>
        <w:spacing w:before="0" w:beforeAutospacing="0" w:after="0" w:afterAutospacing="0"/>
        <w:jc w:val="both"/>
        <w:rPr>
          <w:color w:val="232121"/>
        </w:rPr>
      </w:pPr>
    </w:p>
    <w:p w:rsidR="00E90646" w:rsidRDefault="00E90646" w:rsidP="00C764EB">
      <w:pPr>
        <w:pStyle w:val="NormalWeb"/>
        <w:shd w:val="clear" w:color="auto" w:fill="FFFFFF"/>
        <w:spacing w:before="0" w:beforeAutospacing="0" w:after="0" w:afterAutospacing="0"/>
        <w:jc w:val="both"/>
        <w:rPr>
          <w:color w:val="232121"/>
        </w:rPr>
      </w:pPr>
    </w:p>
    <w:p w:rsidR="00E90646" w:rsidRDefault="00E90646" w:rsidP="00C764EB">
      <w:pPr>
        <w:pStyle w:val="NormalWeb"/>
        <w:shd w:val="clear" w:color="auto" w:fill="FFFFFF"/>
        <w:spacing w:before="0" w:beforeAutospacing="0" w:after="0" w:afterAutospacing="0"/>
        <w:jc w:val="both"/>
        <w:rPr>
          <w:color w:val="232121"/>
        </w:rPr>
      </w:pPr>
    </w:p>
    <w:p w:rsidR="00C764EB" w:rsidRDefault="00C764EB"/>
    <w:p w:rsidR="00C764EB" w:rsidRDefault="00C764EB" w:rsidP="00C764EB">
      <w:pPr>
        <w:pStyle w:val="Heading1"/>
        <w:shd w:val="clear" w:color="auto" w:fill="FFFFFF"/>
        <w:spacing w:before="0"/>
        <w:jc w:val="center"/>
        <w:rPr>
          <w:rFonts w:ascii="Arial" w:hAnsi="Arial" w:cs="Arial"/>
          <w:caps/>
          <w:color w:val="D81515"/>
          <w:spacing w:val="15"/>
          <w:sz w:val="30"/>
          <w:szCs w:val="30"/>
        </w:rPr>
      </w:pPr>
      <w:r>
        <w:rPr>
          <w:rFonts w:ascii="Arial" w:hAnsi="Arial" w:cs="Arial"/>
          <w:caps/>
          <w:color w:val="D81515"/>
          <w:spacing w:val="15"/>
          <w:sz w:val="30"/>
          <w:szCs w:val="30"/>
        </w:rPr>
        <w:lastRenderedPageBreak/>
        <w:t>Ý NGHĨA LÁ BÀI SEVEN OF SWORDS – SỰ PHẢN BỘI, LỪA DỐI</w:t>
      </w:r>
    </w:p>
    <w:p w:rsidR="00C764EB" w:rsidRDefault="00C764EB" w:rsidP="00C764EB">
      <w:pPr>
        <w:pStyle w:val="NormalWeb"/>
        <w:shd w:val="clear" w:color="auto" w:fill="FFFFFF"/>
        <w:spacing w:before="0" w:beforeAutospacing="0" w:after="0" w:afterAutospacing="0"/>
        <w:jc w:val="both"/>
        <w:rPr>
          <w:ins w:id="123" w:author="Unknown"/>
          <w:color w:val="232121"/>
        </w:rPr>
      </w:pPr>
      <w:ins w:id="124" w:author="Unknown">
        <w:r>
          <w:rPr>
            <w:color w:val="232121"/>
          </w:rPr>
          <w:fldChar w:fldCharType="begin"/>
        </w:r>
        <w:r>
          <w:rPr>
            <w:color w:val="232121"/>
          </w:rPr>
          <w:instrText xml:space="preserve"> HYPERLINK "https://meozodiac.com/tarot/y-nghia-la-bai-seven-of-swords.html" </w:instrText>
        </w:r>
        <w:r>
          <w:rPr>
            <w:color w:val="232121"/>
          </w:rPr>
          <w:fldChar w:fldCharType="separate"/>
        </w:r>
        <w:r>
          <w:rPr>
            <w:rStyle w:val="Strong"/>
            <w:color w:val="DD3333"/>
          </w:rPr>
          <w:t>Lá bài Seven of Swords</w:t>
        </w:r>
        <w:r>
          <w:rPr>
            <w:color w:val="232121"/>
          </w:rPr>
          <w:fldChar w:fldCharType="end"/>
        </w:r>
        <w:r>
          <w:rPr>
            <w:color w:val="232121"/>
          </w:rPr>
          <w:t> thông báo sự phản bội. Lá bài là hồi chuông cảnh báo rằng bạn sẽ bị phản bội và lừa dối bởi những người xung quanh. Họ đang có xu hướng không trung thành và sẵn sàng ném bạn xuống khi hết giá trị. Những người này sẽ khiến bạn tổn thương sâu sắc. Tuy nhiên, đây sẽ là bài học quý giá cho sau này.</w:t>
        </w:r>
      </w:ins>
    </w:p>
    <w:p w:rsidR="00C764EB" w:rsidRDefault="00C764EB"/>
    <w:p w:rsidR="00C764EB" w:rsidRDefault="00C764EB" w:rsidP="00C764EB">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Tổng quan về lá bài Seven of Swords</w:t>
      </w:r>
    </w:p>
    <w:p w:rsidR="00C764EB" w:rsidRDefault="00C764EB" w:rsidP="00C764EB">
      <w:pPr>
        <w:pStyle w:val="NormalWeb"/>
        <w:shd w:val="clear" w:color="auto" w:fill="FFFFFF"/>
        <w:spacing w:before="0" w:beforeAutospacing="0" w:after="255" w:afterAutospacing="0"/>
        <w:jc w:val="both"/>
        <w:rPr>
          <w:color w:val="232121"/>
        </w:rPr>
      </w:pPr>
      <w:r>
        <w:rPr>
          <w:noProof/>
          <w:color w:val="232121"/>
        </w:rPr>
        <w:drawing>
          <wp:inline distT="0" distB="0" distL="0" distR="0">
            <wp:extent cx="1666875" cy="2857500"/>
            <wp:effectExtent l="0" t="0" r="9525" b="0"/>
            <wp:docPr id="56" name="Picture 56" descr="https://meozodiac.com/wp-content/uploads/2019/04/07-seven-of-swords-175x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meozodiac.com/wp-content/uploads/2019/04/07-seven-of-swords-175x300.jpg"/>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1666875" cy="2857500"/>
                    </a:xfrm>
                    <a:prstGeom prst="rect">
                      <a:avLst/>
                    </a:prstGeom>
                    <a:noFill/>
                    <a:ln>
                      <a:noFill/>
                    </a:ln>
                  </pic:spPr>
                </pic:pic>
              </a:graphicData>
            </a:graphic>
          </wp:inline>
        </w:drawing>
      </w:r>
    </w:p>
    <w:p w:rsidR="00C764EB" w:rsidRDefault="00C764EB" w:rsidP="00C764EB">
      <w:pPr>
        <w:pStyle w:val="NormalWeb"/>
        <w:shd w:val="clear" w:color="auto" w:fill="FFFFFF"/>
        <w:spacing w:before="0" w:beforeAutospacing="0" w:after="0" w:afterAutospacing="0"/>
        <w:jc w:val="both"/>
        <w:rPr>
          <w:color w:val="232121"/>
        </w:rPr>
      </w:pPr>
      <w:r>
        <w:rPr>
          <w:color w:val="232121"/>
        </w:rPr>
        <w:t>[</w:t>
      </w:r>
      <w:hyperlink r:id="rId106" w:history="1">
        <w:r>
          <w:rPr>
            <w:rStyle w:val="Hyperlink"/>
            <w:b/>
            <w:bCs/>
            <w:color w:val="DD3333"/>
          </w:rPr>
          <w:t>Coi bói bài tarot online</w:t>
        </w:r>
      </w:hyperlink>
      <w:r>
        <w:rPr>
          <w:color w:val="232121"/>
        </w:rPr>
        <w:t>] </w:t>
      </w:r>
      <w:r>
        <w:rPr>
          <w:rStyle w:val="Strong"/>
          <w:color w:val="232121"/>
        </w:rPr>
        <w:t>Ý nghĩa Seven of Swords</w:t>
      </w:r>
      <w:r>
        <w:rPr>
          <w:color w:val="232121"/>
        </w:rPr>
        <w:t> cảnh báo bạn sẽ bị lừa dối. Bạn có thể phải nhận trách nhiệm cho lỗi lầm không phải bạn gây ra. Một số người mong muốn biến bạn thành bia đỡ đạn cho những việc bất chính họ thực hiện.</w:t>
      </w:r>
    </w:p>
    <w:p w:rsidR="00C764EB" w:rsidRDefault="00C764EB" w:rsidP="00C764EB">
      <w:pPr>
        <w:pStyle w:val="NormalWeb"/>
        <w:shd w:val="clear" w:color="auto" w:fill="FFFFFF"/>
        <w:spacing w:before="0" w:beforeAutospacing="0" w:after="255" w:afterAutospacing="0"/>
        <w:jc w:val="both"/>
        <w:rPr>
          <w:color w:val="232121"/>
        </w:rPr>
      </w:pPr>
      <w:r>
        <w:rPr>
          <w:color w:val="232121"/>
        </w:rPr>
        <w:t>Ngoài ra, lá bài đại diện cho việc bạn đang tự lừa dối chính bản thân mình, bạn tự cho rằng những việc mình làm là đúng dù đó là điều phạm pháp hoặc cấm kỵ, bạn rõ ràng biết mình đang chìm trong đau khổ nhưng vẫn tự lừa dối rằng mọi thứ đều ổn. Tuy nhiên, điều tích cực là bạn sẽ thanh lọc được mối quan hệ bạn bè và tình cảm, những người ở lại cuối cùng là những người bạn trung thành nhất .</w:t>
      </w:r>
    </w:p>
    <w:p w:rsidR="00C764EB" w:rsidRDefault="00C764EB" w:rsidP="00C764EB">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tình yêu</w:t>
      </w:r>
    </w:p>
    <w:p w:rsidR="00C764EB" w:rsidRDefault="00C764EB" w:rsidP="00C764EB">
      <w:pPr>
        <w:pStyle w:val="NormalWeb"/>
        <w:shd w:val="clear" w:color="auto" w:fill="FFFFFF"/>
        <w:spacing w:before="0" w:beforeAutospacing="0" w:after="0" w:afterAutospacing="0"/>
        <w:jc w:val="both"/>
        <w:rPr>
          <w:color w:val="232121"/>
        </w:rPr>
      </w:pPr>
      <w:r>
        <w:rPr>
          <w:rStyle w:val="Strong"/>
          <w:color w:val="232121"/>
        </w:rPr>
        <w:t>Seven of Swords trong tình yêu</w:t>
      </w:r>
      <w:r>
        <w:rPr>
          <w:color w:val="232121"/>
        </w:rPr>
        <w:t> không phải lá bài đẹp trong tình yêu. Nếu bạn đang trong một mối quan hệ, bạn đang tự lừa dối rằng mối quan hệ vẫn tốt đẹp, bạn có xu hướng tha thứ mọi lỗi lầm của nửa còn lại. Bạn chìm đắm trong mật ngọt tình yêu mà không hề ý thức được rằng mình đang đi sai hướng.</w:t>
      </w:r>
    </w:p>
    <w:p w:rsidR="00C764EB" w:rsidRDefault="00C764EB" w:rsidP="00C764EB">
      <w:pPr>
        <w:pStyle w:val="NormalWeb"/>
        <w:shd w:val="clear" w:color="auto" w:fill="FFFFFF"/>
        <w:spacing w:before="0" w:beforeAutospacing="0" w:after="255" w:afterAutospacing="0"/>
        <w:jc w:val="both"/>
        <w:rPr>
          <w:color w:val="232121"/>
        </w:rPr>
      </w:pPr>
      <w:r>
        <w:rPr>
          <w:color w:val="232121"/>
        </w:rPr>
        <w:t>Lá bài cảnh báo rằng bạn sẽ sớm bị đánh thức bởi sự phản bội và suy sụp kiệt quệ. Lời khuyên là nên xem xét lại mối quan hệ hiện tại và đừng bỏ qua một dấu hiệu bất thường nào. Nếu bạn độc thân, đây không phải lúc bắt đầu yêu đương.</w:t>
      </w:r>
    </w:p>
    <w:p w:rsidR="00C764EB" w:rsidRDefault="00C764EB" w:rsidP="00C764EB">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lastRenderedPageBreak/>
        <w:t>Về công việc</w:t>
      </w:r>
    </w:p>
    <w:p w:rsidR="00C764EB" w:rsidRDefault="00C764EB" w:rsidP="00C764EB">
      <w:pPr>
        <w:pStyle w:val="NormalWeb"/>
        <w:shd w:val="clear" w:color="auto" w:fill="FFFFFF"/>
        <w:spacing w:before="0" w:beforeAutospacing="0" w:after="255" w:afterAutospacing="0"/>
        <w:jc w:val="both"/>
        <w:rPr>
          <w:color w:val="232121"/>
        </w:rPr>
      </w:pPr>
      <w:r>
        <w:rPr>
          <w:color w:val="232121"/>
        </w:rPr>
        <w:t>Lá bài cảnh báo sự gian dối trong kinh doanh. Công ty hoặc doanh nghiệp của bạn đang xuất hiện những hành vi tổn hại lợi ích của khách hàng. Lá bài cũng cảnh báo sự chơi xấu của đồng nghiệp. Lá bài Seven of Swords khuyên rằng bạn nên xác định rõ mình đang theo đuổi điều gì và đam mê cuối cùng là gì để không mất thời gian.</w:t>
      </w:r>
    </w:p>
    <w:p w:rsidR="00C764EB" w:rsidRDefault="00C764EB" w:rsidP="00C764EB">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tiền bạc</w:t>
      </w:r>
    </w:p>
    <w:p w:rsidR="00C764EB" w:rsidRDefault="00C764EB" w:rsidP="00C764EB">
      <w:pPr>
        <w:pStyle w:val="NormalWeb"/>
        <w:shd w:val="clear" w:color="auto" w:fill="FFFFFF"/>
        <w:spacing w:before="0" w:beforeAutospacing="0" w:after="255" w:afterAutospacing="0"/>
        <w:jc w:val="both"/>
        <w:rPr>
          <w:color w:val="232121"/>
        </w:rPr>
      </w:pPr>
      <w:r>
        <w:rPr>
          <w:color w:val="232121"/>
        </w:rPr>
        <w:t>Lá bài Seven of Swords cảnh báo về các khoản nợ cũ và sự bấp bênh không muốn về mặt tiền bạc. Bạn nên nhanh chóng xử lý các khoản nợ còn tồn đọng. Lá bài còn cho rằng bạn sẽ mất nhiều thời gian hơn dự kiến để thu hồi vốn đầu tư hoặc các khoản tiền cho vay mượn. Bạn nên vạch ra kế hoạch chi tiêu rõ ràng, thứ gì nên ưu tiên chi tiêu và thứ gì có thể mua sau.</w:t>
      </w:r>
    </w:p>
    <w:p w:rsidR="00C764EB" w:rsidRDefault="00C764EB" w:rsidP="00C764EB">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sức khỏe</w:t>
      </w:r>
    </w:p>
    <w:p w:rsidR="00C764EB" w:rsidRDefault="00C764EB" w:rsidP="00C764EB">
      <w:pPr>
        <w:pStyle w:val="NormalWeb"/>
        <w:shd w:val="clear" w:color="auto" w:fill="FFFFFF"/>
        <w:spacing w:before="0" w:beforeAutospacing="0" w:after="255" w:afterAutospacing="0"/>
        <w:jc w:val="both"/>
        <w:rPr>
          <w:color w:val="232121"/>
        </w:rPr>
      </w:pPr>
      <w:r>
        <w:rPr>
          <w:color w:val="232121"/>
        </w:rPr>
        <w:t>Lá bài Seven of Swords cảnh báo rằng những rắc rối về công việc và tiền bạc sẽ khiến bạn căng thẳng, tuy nhiên chúng không thật sự đáng ngại. Mặt khác, lá bài cảnh báo những rắc rối liên quan tới pháp lý sẽ khiến bạn suy sụp. Giai đoạn này bạn nên dành thời gian nghỉ ngơi và thư giãn, nên thực hiện lối sống lành mạnh và ăn uống khoa học.</w:t>
      </w:r>
    </w:p>
    <w:p w:rsidR="00C764EB" w:rsidRDefault="00C764EB" w:rsidP="00C764EB">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Ý nghĩa lá bài Seven of Swords xuôi</w:t>
      </w:r>
    </w:p>
    <w:p w:rsidR="00C764EB" w:rsidRDefault="00C764EB" w:rsidP="00C764EB">
      <w:pPr>
        <w:pStyle w:val="NormalWeb"/>
        <w:shd w:val="clear" w:color="auto" w:fill="FFFFFF"/>
        <w:spacing w:before="0" w:beforeAutospacing="0" w:after="255" w:afterAutospacing="0"/>
        <w:jc w:val="both"/>
        <w:rPr>
          <w:color w:val="232121"/>
        </w:rPr>
      </w:pPr>
      <w:r>
        <w:rPr>
          <w:color w:val="232121"/>
        </w:rPr>
        <w:t>Một người đàn ông đang chạy trốn. Anh ta đang cầm năm thanh kiếm trong tay, phía sau là hai thanh kiếm đang cắm xuống đất. Gương mặt người đàn ông cho thấy sư tự tin, anh ta hài lòng về nhiệm vụ đánh cắp những thanh kiếm đã thành công. Tuy nhiên, phía bên trái lá bài xuất hiện một nhóm binh lính dường như đã phát giác về hành vi trộm cắp của anh ta, họ đang giương cờ và bắt đầu truy đuổi tên trộm.</w:t>
      </w:r>
    </w:p>
    <w:p w:rsidR="00C764EB" w:rsidRDefault="00C764EB" w:rsidP="00C764EB">
      <w:pPr>
        <w:pStyle w:val="NormalWeb"/>
        <w:shd w:val="clear" w:color="auto" w:fill="FFFFFF"/>
        <w:spacing w:before="0" w:beforeAutospacing="0" w:after="0" w:afterAutospacing="0"/>
        <w:jc w:val="both"/>
        <w:rPr>
          <w:color w:val="232121"/>
        </w:rPr>
      </w:pPr>
      <w:r>
        <w:rPr>
          <w:rStyle w:val="Strong"/>
          <w:color w:val="232121"/>
        </w:rPr>
        <w:t>Lá bài Seven of Swords xuôi</w:t>
      </w:r>
      <w:r>
        <w:rPr>
          <w:color w:val="232121"/>
        </w:rPr>
        <w:t> đề cập đến sự lừa dối và phản bội. Lá bài ám chỉ rằng bạn hoặc những người xung quanh bạn đang gặp khó khăn trong việc thoát khỏi một thứ gì đó. Giai đoạn này, bạn có thể bị cám dỗ bởi thứ gì đó và rơi vào tình huống rắc rối. Tuy nhiên, bạn đang hy vọng các rắc rối này sẽ tự biến mất, điều này khiến mọi chuyện tồi tệ hơn. Bạn đang chạy trốn và chối bỏ trách nhiệm nhưng có vẻ như mọi chuyện không diễn biến theo như bạn tính toán. Ngoài ra, lá bài cổ vũ việc tự bản thân bạn khám phá, tìm tòi những lĩnh vực mới.</w:t>
      </w:r>
    </w:p>
    <w:p w:rsidR="00C764EB" w:rsidRDefault="00C764EB"/>
    <w:p w:rsidR="00E90646" w:rsidRDefault="00E90646" w:rsidP="00C764EB">
      <w:pPr>
        <w:pStyle w:val="Heading1"/>
        <w:shd w:val="clear" w:color="auto" w:fill="FFFFFF"/>
        <w:spacing w:before="0"/>
        <w:jc w:val="center"/>
        <w:rPr>
          <w:rFonts w:ascii="Arial" w:hAnsi="Arial" w:cs="Arial"/>
          <w:caps/>
          <w:color w:val="D81515"/>
          <w:spacing w:val="15"/>
          <w:sz w:val="30"/>
          <w:szCs w:val="30"/>
        </w:rPr>
      </w:pPr>
    </w:p>
    <w:p w:rsidR="00E90646" w:rsidRDefault="00E90646" w:rsidP="00C764EB">
      <w:pPr>
        <w:pStyle w:val="Heading1"/>
        <w:shd w:val="clear" w:color="auto" w:fill="FFFFFF"/>
        <w:spacing w:before="0"/>
        <w:jc w:val="center"/>
        <w:rPr>
          <w:rFonts w:ascii="Arial" w:hAnsi="Arial" w:cs="Arial"/>
          <w:caps/>
          <w:color w:val="D81515"/>
          <w:spacing w:val="15"/>
          <w:sz w:val="30"/>
          <w:szCs w:val="30"/>
        </w:rPr>
      </w:pPr>
    </w:p>
    <w:p w:rsidR="00E90646" w:rsidRDefault="00E90646" w:rsidP="00E90646"/>
    <w:p w:rsidR="00E90646" w:rsidRPr="00E90646" w:rsidRDefault="00E90646" w:rsidP="00E90646"/>
    <w:p w:rsidR="00C764EB" w:rsidRDefault="00C764EB" w:rsidP="00C764EB">
      <w:pPr>
        <w:pStyle w:val="Heading1"/>
        <w:shd w:val="clear" w:color="auto" w:fill="FFFFFF"/>
        <w:spacing w:before="0"/>
        <w:jc w:val="center"/>
        <w:rPr>
          <w:rFonts w:ascii="Arial" w:hAnsi="Arial" w:cs="Arial"/>
          <w:caps/>
          <w:color w:val="D81515"/>
          <w:spacing w:val="15"/>
          <w:sz w:val="30"/>
          <w:szCs w:val="30"/>
        </w:rPr>
      </w:pPr>
      <w:r>
        <w:rPr>
          <w:rFonts w:ascii="Arial" w:hAnsi="Arial" w:cs="Arial"/>
          <w:caps/>
          <w:color w:val="D81515"/>
          <w:spacing w:val="15"/>
          <w:sz w:val="30"/>
          <w:szCs w:val="30"/>
        </w:rPr>
        <w:lastRenderedPageBreak/>
        <w:t>Ý NGHĨA LÁ BÀI EIGHT OF SWORDS – BẾ TẮC, VƯỚNG MẮC</w:t>
      </w:r>
    </w:p>
    <w:p w:rsidR="00C764EB" w:rsidRDefault="00C764EB" w:rsidP="00C764EB">
      <w:pPr>
        <w:pStyle w:val="NormalWeb"/>
        <w:shd w:val="clear" w:color="auto" w:fill="FFFFFF"/>
        <w:spacing w:before="0" w:beforeAutospacing="0" w:after="0" w:afterAutospacing="0"/>
        <w:jc w:val="both"/>
        <w:rPr>
          <w:ins w:id="125" w:author="Unknown"/>
          <w:color w:val="232121"/>
        </w:rPr>
      </w:pPr>
      <w:ins w:id="126" w:author="Unknown">
        <w:r>
          <w:rPr>
            <w:color w:val="232121"/>
          </w:rPr>
          <w:fldChar w:fldCharType="begin"/>
        </w:r>
        <w:r>
          <w:rPr>
            <w:color w:val="232121"/>
          </w:rPr>
          <w:instrText xml:space="preserve"> HYPERLINK "https://meozodiac.com/tarot/y-nghia-la-bai-eight-of-swords.html" </w:instrText>
        </w:r>
        <w:r>
          <w:rPr>
            <w:color w:val="232121"/>
          </w:rPr>
          <w:fldChar w:fldCharType="separate"/>
        </w:r>
        <w:r>
          <w:rPr>
            <w:rStyle w:val="Strong"/>
            <w:color w:val="DD3333"/>
          </w:rPr>
          <w:t>Eight of Swords</w:t>
        </w:r>
        <w:r>
          <w:rPr>
            <w:color w:val="232121"/>
          </w:rPr>
          <w:fldChar w:fldCharType="end"/>
        </w:r>
        <w:r>
          <w:rPr>
            <w:color w:val="232121"/>
          </w:rPr>
          <w:t> là lá bài của sự vướng mắc. Giai đoạn này, bạn sẽ luôn cảm thấy mình bị mắc kẹt và không thể nào thoát ra. Các vấn đề rắc rối liên tục đến và bạn không biết phải làm thế nào để giải quyết chúng. Trong một số tình huống, bạn còn không nhận thức được là mình đang bị mắc kẹt.</w:t>
        </w:r>
      </w:ins>
    </w:p>
    <w:p w:rsidR="00C764EB" w:rsidRDefault="00C764EB"/>
    <w:p w:rsidR="00C764EB" w:rsidRDefault="00C764EB" w:rsidP="00C764EB">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Tổng quan về lá bài Eight of Swords</w:t>
      </w:r>
    </w:p>
    <w:p w:rsidR="00C764EB" w:rsidRDefault="00C764EB" w:rsidP="00C764EB">
      <w:pPr>
        <w:pStyle w:val="NormalWeb"/>
        <w:shd w:val="clear" w:color="auto" w:fill="FFFFFF"/>
        <w:spacing w:before="0" w:beforeAutospacing="0" w:after="255" w:afterAutospacing="0"/>
        <w:jc w:val="both"/>
        <w:rPr>
          <w:color w:val="232121"/>
        </w:rPr>
      </w:pPr>
      <w:r>
        <w:rPr>
          <w:noProof/>
          <w:color w:val="232121"/>
        </w:rPr>
        <w:drawing>
          <wp:inline distT="0" distB="0" distL="0" distR="0">
            <wp:extent cx="1666875" cy="2857500"/>
            <wp:effectExtent l="0" t="0" r="9525" b="0"/>
            <wp:docPr id="57" name="Picture 57" descr="https://meozodiac.com/wp-content/uploads/2019/04/08-eight-of-swords-175x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meozodiac.com/wp-content/uploads/2019/04/08-eight-of-swords-175x300.jpg"/>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1666875" cy="2857500"/>
                    </a:xfrm>
                    <a:prstGeom prst="rect">
                      <a:avLst/>
                    </a:prstGeom>
                    <a:noFill/>
                    <a:ln>
                      <a:noFill/>
                    </a:ln>
                  </pic:spPr>
                </pic:pic>
              </a:graphicData>
            </a:graphic>
          </wp:inline>
        </w:drawing>
      </w:r>
    </w:p>
    <w:p w:rsidR="00C764EB" w:rsidRDefault="00C764EB" w:rsidP="00C764EB">
      <w:pPr>
        <w:pStyle w:val="NormalWeb"/>
        <w:shd w:val="clear" w:color="auto" w:fill="FFFFFF"/>
        <w:spacing w:before="0" w:beforeAutospacing="0" w:after="0" w:afterAutospacing="0"/>
        <w:jc w:val="both"/>
        <w:rPr>
          <w:color w:val="232121"/>
        </w:rPr>
      </w:pPr>
      <w:r>
        <w:rPr>
          <w:color w:val="232121"/>
        </w:rPr>
        <w:t>[</w:t>
      </w:r>
      <w:hyperlink r:id="rId108" w:history="1">
        <w:r>
          <w:rPr>
            <w:rStyle w:val="Hyperlink"/>
            <w:b/>
            <w:bCs/>
            <w:color w:val="DD3333"/>
          </w:rPr>
          <w:t>Bói bài tarot tình yêu</w:t>
        </w:r>
      </w:hyperlink>
      <w:r>
        <w:rPr>
          <w:color w:val="232121"/>
        </w:rPr>
        <w:t>] </w:t>
      </w:r>
      <w:r>
        <w:rPr>
          <w:rStyle w:val="Strong"/>
          <w:color w:val="232121"/>
        </w:rPr>
        <w:t>Ý nghĩa lá bài Eight of Swords</w:t>
      </w:r>
      <w:r>
        <w:rPr>
          <w:color w:val="232121"/>
        </w:rPr>
        <w:t> đại diện cho sự hạn chế và ràng buộc. Bạn luôn luôn mọi việc phát triển theo chủ nghĩa hoàn hảo và không bao giờ muốn ai đó thất vọng về mình. Bạn đang bị ràng buộc về tinh thần, bạn cảm thấy mình có trách nhiệm với mọi thứ xung quanh.</w:t>
      </w:r>
    </w:p>
    <w:p w:rsidR="00C764EB" w:rsidRDefault="00C764EB" w:rsidP="00C764EB">
      <w:pPr>
        <w:pStyle w:val="NormalWeb"/>
        <w:shd w:val="clear" w:color="auto" w:fill="FFFFFF"/>
        <w:spacing w:before="0" w:beforeAutospacing="0" w:after="255" w:afterAutospacing="0"/>
        <w:jc w:val="both"/>
        <w:rPr>
          <w:color w:val="232121"/>
        </w:rPr>
      </w:pPr>
      <w:r>
        <w:rPr>
          <w:color w:val="232121"/>
        </w:rPr>
        <w:t>Mặt khác, nó đại diện cho sự chỉ trích, bạn đang quá nhạy cảm và lo sợ phản ứng của những người xung quanh. Lá bài cho rằng bạn đang thiếu tự tin vào chính bản thân mình, đôi khi kẻ thù lớn nhất là chính bản thân bạn.</w:t>
      </w:r>
    </w:p>
    <w:p w:rsidR="00C764EB" w:rsidRDefault="00C764EB" w:rsidP="00C764EB">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tình yêu</w:t>
      </w:r>
    </w:p>
    <w:p w:rsidR="00C764EB" w:rsidRDefault="00C764EB" w:rsidP="00C764EB">
      <w:pPr>
        <w:pStyle w:val="NormalWeb"/>
        <w:shd w:val="clear" w:color="auto" w:fill="FFFFFF"/>
        <w:spacing w:before="0" w:beforeAutospacing="0" w:after="0" w:afterAutospacing="0"/>
        <w:jc w:val="both"/>
        <w:rPr>
          <w:color w:val="232121"/>
        </w:rPr>
      </w:pPr>
      <w:r>
        <w:rPr>
          <w:rStyle w:val="Strong"/>
          <w:color w:val="232121"/>
        </w:rPr>
        <w:t>Lá bài Eight of Swords trong tình yêu</w:t>
      </w:r>
      <w:r>
        <w:rPr>
          <w:color w:val="232121"/>
        </w:rPr>
        <w:t> cho rằng nếu bạn đang tìm kiếm một mối quan hệ để khỏa lấp cảm giác cô đơn vì độc thân thì nên suy nghĩ lại, bạn có thể sẽ thất vọng và tự làm khổ mình. Lá bài khuyên rằng nếu bạn đang trong một mối quan hệ thì nên chia sẻ những tâm tư và nguyện vọng của mình với nửa kia, những dồn nén và chịu đựng sẽ khiến bạn đau khổ. Nếu chuyện tình cảm phát sinh rắc rối thì nên giải quyết ngay, tránh lờ đi vì mọi chuyện sẽ ngàng càng tệ hơn.</w:t>
      </w:r>
    </w:p>
    <w:p w:rsidR="00E90646" w:rsidRDefault="00E90646" w:rsidP="00C764EB">
      <w:pPr>
        <w:pStyle w:val="NormalWeb"/>
        <w:shd w:val="clear" w:color="auto" w:fill="FFFFFF"/>
        <w:spacing w:before="0" w:beforeAutospacing="0" w:after="0" w:afterAutospacing="0"/>
        <w:jc w:val="both"/>
        <w:rPr>
          <w:color w:val="232121"/>
        </w:rPr>
      </w:pPr>
    </w:p>
    <w:p w:rsidR="00E90646" w:rsidRDefault="00E90646" w:rsidP="00C764EB">
      <w:pPr>
        <w:pStyle w:val="NormalWeb"/>
        <w:shd w:val="clear" w:color="auto" w:fill="FFFFFF"/>
        <w:spacing w:before="0" w:beforeAutospacing="0" w:after="0" w:afterAutospacing="0"/>
        <w:jc w:val="both"/>
        <w:rPr>
          <w:color w:val="232121"/>
        </w:rPr>
      </w:pPr>
    </w:p>
    <w:p w:rsidR="00C764EB" w:rsidRDefault="00C764EB" w:rsidP="00C764EB">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lastRenderedPageBreak/>
        <w:t>Về công việc</w:t>
      </w:r>
    </w:p>
    <w:p w:rsidR="00C764EB" w:rsidRDefault="00C764EB" w:rsidP="00C764EB">
      <w:pPr>
        <w:pStyle w:val="NormalWeb"/>
        <w:shd w:val="clear" w:color="auto" w:fill="FFFFFF"/>
        <w:spacing w:before="0" w:beforeAutospacing="0" w:after="0" w:afterAutospacing="0"/>
        <w:jc w:val="both"/>
        <w:rPr>
          <w:color w:val="232121"/>
        </w:rPr>
      </w:pPr>
      <w:r>
        <w:rPr>
          <w:rStyle w:val="Strong"/>
          <w:color w:val="232121"/>
        </w:rPr>
        <w:t>Eight of Swords</w:t>
      </w:r>
      <w:r>
        <w:rPr>
          <w:color w:val="232121"/>
        </w:rPr>
        <w:t> không phải lá bài tốt với công việc. Sự nghiệp của bạn có thể bị gián đoạn hoặc trục trặc do một số nguyên nhân trong thời gian tới. Đây không phải thời điểm tốt để đầu tư hay bắt đầu một dự án lớn, những thử thách sẽ xuất hiện. Tuy nhiên, bạn không nên bỏ cuộc vì những công sức sẽ được đền đáp một cách xứng đáng vào giai đoạn sắp tới.</w:t>
      </w:r>
    </w:p>
    <w:p w:rsidR="00E90646" w:rsidRDefault="00E90646" w:rsidP="00C764EB">
      <w:pPr>
        <w:pStyle w:val="NormalWeb"/>
        <w:shd w:val="clear" w:color="auto" w:fill="FFFFFF"/>
        <w:spacing w:before="0" w:beforeAutospacing="0" w:after="0" w:afterAutospacing="0"/>
        <w:jc w:val="both"/>
        <w:rPr>
          <w:color w:val="232121"/>
        </w:rPr>
      </w:pPr>
    </w:p>
    <w:p w:rsidR="00C764EB" w:rsidRDefault="00C764EB" w:rsidP="00C764EB">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tiền bạc</w:t>
      </w:r>
    </w:p>
    <w:p w:rsidR="00C764EB" w:rsidRDefault="00C764EB" w:rsidP="00C764EB">
      <w:pPr>
        <w:pStyle w:val="NormalWeb"/>
        <w:shd w:val="clear" w:color="auto" w:fill="FFFFFF"/>
        <w:spacing w:before="0" w:beforeAutospacing="0" w:after="255" w:afterAutospacing="0"/>
        <w:jc w:val="both"/>
        <w:rPr>
          <w:color w:val="232121"/>
        </w:rPr>
      </w:pPr>
      <w:r>
        <w:rPr>
          <w:color w:val="232121"/>
        </w:rPr>
        <w:t>Tuy công việc không mấy suôn sẻ nhưng Eight of Swords cho rằng bạn sẽ gặp vận may về tài chính. Nếu bạn đang gặp khó khăn thì mọi chuyện sẽ nhanh chóng qua đi. Ngoài ra, lá bài khuyên rằng bạn nên mở rộng nguồn thu nhập bằng các công việc mới. Tuy đây không phải thời điểm tốt để đầu tư nhưng nếu bạn thật sự muốn và thận trọng thì những may mắn về mặt tiền bạc sẽ xuất hiện. Ở khía cạnh khác, cho rằng nên thận trọng với việc vay mượn.</w:t>
      </w:r>
    </w:p>
    <w:p w:rsidR="00C764EB" w:rsidRDefault="00C764EB" w:rsidP="00C764EB">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sức khỏe</w:t>
      </w:r>
    </w:p>
    <w:p w:rsidR="00C764EB" w:rsidRDefault="00C764EB" w:rsidP="00C764EB">
      <w:pPr>
        <w:pStyle w:val="NormalWeb"/>
        <w:shd w:val="clear" w:color="auto" w:fill="FFFFFF"/>
        <w:spacing w:before="0" w:beforeAutospacing="0" w:after="0" w:afterAutospacing="0"/>
        <w:jc w:val="both"/>
        <w:rPr>
          <w:color w:val="232121"/>
        </w:rPr>
      </w:pPr>
      <w:r>
        <w:rPr>
          <w:color w:val="232121"/>
        </w:rPr>
        <w:t>Lá bài </w:t>
      </w:r>
      <w:r>
        <w:rPr>
          <w:rStyle w:val="Strong"/>
          <w:color w:val="232121"/>
        </w:rPr>
        <w:t>Eight of Swords mang ý nghĩa</w:t>
      </w:r>
      <w:r>
        <w:rPr>
          <w:color w:val="232121"/>
        </w:rPr>
        <w:t> cảnh báo bạn nên chú ý sức khỏe của cả thể xác lẫn tinh thần. Những áp lực và căng thẳng có thể khiến bạn bùng nổ vào thời gian này. Cơ thể của bạn thường xuyên mệt mỏi, đau ốm do những lý do khác nhau. Lá bài khuyên rằng để khắc phục tình trạng này cần tránh những căng thẳng về tâm lý, bạn nên tìm kiếm một người thân thiết và tin cậy để chia sẻ tâm sự của mình.</w:t>
      </w:r>
    </w:p>
    <w:p w:rsidR="00E90646" w:rsidRDefault="00E90646" w:rsidP="00C764EB">
      <w:pPr>
        <w:pStyle w:val="NormalWeb"/>
        <w:shd w:val="clear" w:color="auto" w:fill="FFFFFF"/>
        <w:spacing w:before="0" w:beforeAutospacing="0" w:after="0" w:afterAutospacing="0"/>
        <w:jc w:val="both"/>
        <w:rPr>
          <w:color w:val="232121"/>
        </w:rPr>
      </w:pPr>
    </w:p>
    <w:p w:rsidR="00C764EB" w:rsidRDefault="00C764EB" w:rsidP="00C764EB">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Ý nghĩa lá bài Eight of Swords xuôi</w:t>
      </w:r>
    </w:p>
    <w:p w:rsidR="00C764EB" w:rsidRDefault="00C764EB" w:rsidP="00C764EB">
      <w:pPr>
        <w:pStyle w:val="NormalWeb"/>
        <w:shd w:val="clear" w:color="auto" w:fill="FFFFFF"/>
        <w:spacing w:before="0" w:beforeAutospacing="0" w:after="255" w:afterAutospacing="0"/>
        <w:jc w:val="both"/>
        <w:rPr>
          <w:color w:val="232121"/>
        </w:rPr>
      </w:pPr>
      <w:r>
        <w:rPr>
          <w:color w:val="232121"/>
        </w:rPr>
        <w:t>Một người phụ nữ bị trói chặt và bịt mắt. Những thanh kiếm cắm xuống đất xung quanh cô gái hạn chế sự di chuyển và đại diện cho những cạm bẫy. Vì bị bịt mắt nên người phụ nữ không thể quan sát tình hình xung quanh. Vùng đất cằn cỗi xung quanh thể hiện rằng bạn đang thiếu sáng tạo và ý tưởng trong công việc. Tuy nhiên, nếu cô gái được tháo bịt mắt ra, việc thoát khỏi cạm bẫy này rất đơn giản.</w:t>
      </w:r>
    </w:p>
    <w:p w:rsidR="00C764EB" w:rsidRDefault="00C764EB" w:rsidP="00C764EB">
      <w:pPr>
        <w:pStyle w:val="NormalWeb"/>
        <w:shd w:val="clear" w:color="auto" w:fill="FFFFFF"/>
        <w:spacing w:before="0" w:beforeAutospacing="0" w:after="0" w:afterAutospacing="0"/>
        <w:jc w:val="both"/>
        <w:rPr>
          <w:color w:val="232121"/>
        </w:rPr>
      </w:pPr>
      <w:r>
        <w:rPr>
          <w:rStyle w:val="Strong"/>
          <w:color w:val="232121"/>
        </w:rPr>
        <w:t>Lá bài Eight of Swords xuôi</w:t>
      </w:r>
      <w:r>
        <w:rPr>
          <w:color w:val="232121"/>
        </w:rPr>
        <w:t> thể hiện rằng bạn đang bị mắc kẹt và bất lực. Bạn không biết làm gì để thoát khỏi sự hỗn loạn hiện tại. Bạn đang có xu hướng buông xuôi mọi chuyện và cho phép người khác quyết định cuộc đời mình. Điều này là rất nguy hiểm, bạn nên hạn chế đưa ra những quyết định quan trọng vào giai đoạn này. Tuy nhiên, tin tốt là nếu bạn nỗ lực, nhìn xa hơn bạn sẽ thấy rằng việc giải quyết các vấn đề không khó như tưởng tượng.</w:t>
      </w:r>
    </w:p>
    <w:p w:rsidR="00C764EB" w:rsidRDefault="00C764EB"/>
    <w:p w:rsidR="00E90646" w:rsidRDefault="00E90646" w:rsidP="00C764EB">
      <w:pPr>
        <w:pStyle w:val="Heading1"/>
        <w:shd w:val="clear" w:color="auto" w:fill="FFFFFF"/>
        <w:spacing w:before="0"/>
        <w:jc w:val="center"/>
        <w:rPr>
          <w:rFonts w:ascii="Arial" w:hAnsi="Arial" w:cs="Arial"/>
          <w:caps/>
          <w:color w:val="D81515"/>
          <w:spacing w:val="15"/>
          <w:sz w:val="30"/>
          <w:szCs w:val="30"/>
        </w:rPr>
      </w:pPr>
    </w:p>
    <w:p w:rsidR="00E90646" w:rsidRPr="00E90646" w:rsidRDefault="00E90646" w:rsidP="00E90646"/>
    <w:p w:rsidR="00C764EB" w:rsidRDefault="00C764EB" w:rsidP="00C764EB">
      <w:pPr>
        <w:pStyle w:val="Heading1"/>
        <w:shd w:val="clear" w:color="auto" w:fill="FFFFFF"/>
        <w:spacing w:before="0"/>
        <w:jc w:val="center"/>
        <w:rPr>
          <w:rFonts w:ascii="Arial" w:hAnsi="Arial" w:cs="Arial"/>
          <w:caps/>
          <w:color w:val="D81515"/>
          <w:spacing w:val="15"/>
          <w:sz w:val="30"/>
          <w:szCs w:val="30"/>
        </w:rPr>
      </w:pPr>
      <w:r>
        <w:rPr>
          <w:rFonts w:ascii="Arial" w:hAnsi="Arial" w:cs="Arial"/>
          <w:caps/>
          <w:color w:val="D81515"/>
          <w:spacing w:val="15"/>
          <w:sz w:val="30"/>
          <w:szCs w:val="30"/>
        </w:rPr>
        <w:lastRenderedPageBreak/>
        <w:t>Ý NGHĨA LÁ BÀI NINE OF SWORDS – ĐAU KHỔ VỀ CẢM XÚC</w:t>
      </w:r>
    </w:p>
    <w:p w:rsidR="00C764EB" w:rsidRDefault="00C764EB" w:rsidP="00C764EB">
      <w:pPr>
        <w:pStyle w:val="NormalWeb"/>
        <w:shd w:val="clear" w:color="auto" w:fill="FFFFFF"/>
        <w:spacing w:before="0" w:beforeAutospacing="0" w:after="0" w:afterAutospacing="0"/>
        <w:jc w:val="both"/>
        <w:rPr>
          <w:ins w:id="127" w:author="Unknown"/>
          <w:color w:val="232121"/>
        </w:rPr>
      </w:pPr>
      <w:ins w:id="128" w:author="Unknown">
        <w:r>
          <w:rPr>
            <w:color w:val="232121"/>
          </w:rPr>
          <w:fldChar w:fldCharType="begin"/>
        </w:r>
        <w:r>
          <w:rPr>
            <w:color w:val="232121"/>
          </w:rPr>
          <w:instrText xml:space="preserve"> HYPERLINK "https://meozodiac.com/tarot/y-nghia-la-bai-nine-of-swords.html" </w:instrText>
        </w:r>
        <w:r>
          <w:rPr>
            <w:color w:val="232121"/>
          </w:rPr>
          <w:fldChar w:fldCharType="separate"/>
        </w:r>
        <w:r>
          <w:rPr>
            <w:rStyle w:val="Strong"/>
            <w:color w:val="DD3333"/>
          </w:rPr>
          <w:t>Lá bài Nine of Swords</w:t>
        </w:r>
        <w:r>
          <w:rPr>
            <w:color w:val="232121"/>
          </w:rPr>
          <w:fldChar w:fldCharType="end"/>
        </w:r>
        <w:r>
          <w:rPr>
            <w:color w:val="232121"/>
          </w:rPr>
          <w:t> thể hiện sự lo lắng. Khi bạn nhận được lá bài này, bạn sẽ phải trải qua một thời kỳ đầy khó khăn và đau khổ về mặt cảm xúc. Không cần quá lo lắng vì những điều này là tất yếu trong cuộc sống, hãy chuẩn bị tinh thần để đối mặt với các tình huống xấu sẽ xảy ra.</w:t>
        </w:r>
      </w:ins>
    </w:p>
    <w:p w:rsidR="00C764EB" w:rsidRDefault="00C764EB"/>
    <w:p w:rsidR="00C764EB" w:rsidRDefault="00C764EB" w:rsidP="00C764EB">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Tổng quan về lá bài Nine of Swords</w:t>
      </w:r>
    </w:p>
    <w:p w:rsidR="00C764EB" w:rsidRDefault="00C764EB" w:rsidP="00C764EB">
      <w:pPr>
        <w:pStyle w:val="NormalWeb"/>
        <w:shd w:val="clear" w:color="auto" w:fill="FFFFFF"/>
        <w:spacing w:before="0" w:beforeAutospacing="0" w:after="255" w:afterAutospacing="0"/>
        <w:jc w:val="both"/>
        <w:rPr>
          <w:color w:val="232121"/>
        </w:rPr>
      </w:pPr>
      <w:r>
        <w:rPr>
          <w:noProof/>
          <w:color w:val="232121"/>
        </w:rPr>
        <w:drawing>
          <wp:inline distT="0" distB="0" distL="0" distR="0">
            <wp:extent cx="1666875" cy="2857500"/>
            <wp:effectExtent l="0" t="0" r="9525" b="0"/>
            <wp:docPr id="58" name="Picture 58" descr="https://meozodiac.com/wp-content/uploads/2019/04/09-nine-of-swords-175x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meozodiac.com/wp-content/uploads/2019/04/09-nine-of-swords-175x300.jpg"/>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1666875" cy="2857500"/>
                    </a:xfrm>
                    <a:prstGeom prst="rect">
                      <a:avLst/>
                    </a:prstGeom>
                    <a:noFill/>
                    <a:ln>
                      <a:noFill/>
                    </a:ln>
                  </pic:spPr>
                </pic:pic>
              </a:graphicData>
            </a:graphic>
          </wp:inline>
        </w:drawing>
      </w:r>
    </w:p>
    <w:p w:rsidR="00C764EB" w:rsidRDefault="00C764EB" w:rsidP="00C764EB">
      <w:pPr>
        <w:pStyle w:val="NormalWeb"/>
        <w:shd w:val="clear" w:color="auto" w:fill="FFFFFF"/>
        <w:spacing w:before="0" w:beforeAutospacing="0" w:after="0" w:afterAutospacing="0"/>
        <w:jc w:val="both"/>
        <w:rPr>
          <w:color w:val="232121"/>
        </w:rPr>
      </w:pPr>
      <w:r>
        <w:rPr>
          <w:color w:val="232121"/>
        </w:rPr>
        <w:t>[</w:t>
      </w:r>
      <w:hyperlink r:id="rId110" w:history="1">
        <w:r>
          <w:rPr>
            <w:rStyle w:val="Hyperlink"/>
            <w:b/>
            <w:bCs/>
            <w:color w:val="DD3333"/>
          </w:rPr>
          <w:t>Xem bói tarot online</w:t>
        </w:r>
      </w:hyperlink>
      <w:r>
        <w:rPr>
          <w:color w:val="232121"/>
        </w:rPr>
        <w:t>] </w:t>
      </w:r>
      <w:r>
        <w:rPr>
          <w:rStyle w:val="Strong"/>
          <w:color w:val="232121"/>
        </w:rPr>
        <w:t>Ý nghĩa lá bài Nine of Swords</w:t>
      </w:r>
      <w:r>
        <w:rPr>
          <w:color w:val="232121"/>
        </w:rPr>
        <w:t> đại diện cho sự vô vọng mà con người phải trải qua. Bạn sẽ trải qua một thời kỳ đầy lo lắng và muộn phiền trong thời gian tới. Lá bài ám chỉ sự đổ vỡ của những mối quan hệ hoặc những kế hoạch gần như sắp hoàn thành nhưng lại sụp đổ đột ngột. Bạn bị rơi vào trạng thái hỗn loạn và không tin được những điều tồi tệ này lại xảy đến với mình.</w:t>
      </w:r>
    </w:p>
    <w:p w:rsidR="00C764EB" w:rsidRDefault="00C764EB" w:rsidP="00C764EB">
      <w:pPr>
        <w:pStyle w:val="NormalWeb"/>
        <w:shd w:val="clear" w:color="auto" w:fill="FFFFFF"/>
        <w:spacing w:before="0" w:beforeAutospacing="0" w:after="255" w:afterAutospacing="0"/>
        <w:jc w:val="both"/>
        <w:rPr>
          <w:color w:val="232121"/>
        </w:rPr>
      </w:pPr>
      <w:r>
        <w:rPr>
          <w:color w:val="232121"/>
        </w:rPr>
        <w:t>Tuy nhiên, lá bài cho rằng vẫn còn những tia hy vọng cho tình huống xấu nhất. Khi mọi thứ chưa kết thúc hoàn toàn, bạn vẫn còn cơ hội cứu vãn tình hình.</w:t>
      </w:r>
    </w:p>
    <w:p w:rsidR="00C764EB" w:rsidRDefault="00C764EB" w:rsidP="00C764EB">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tình yêu</w:t>
      </w:r>
    </w:p>
    <w:p w:rsidR="00C764EB" w:rsidRDefault="00C764EB" w:rsidP="00C764EB">
      <w:pPr>
        <w:pStyle w:val="NormalWeb"/>
        <w:shd w:val="clear" w:color="auto" w:fill="FFFFFF"/>
        <w:spacing w:before="0" w:beforeAutospacing="0" w:after="0" w:afterAutospacing="0"/>
        <w:jc w:val="both"/>
        <w:rPr>
          <w:color w:val="232121"/>
        </w:rPr>
      </w:pPr>
      <w:r>
        <w:rPr>
          <w:rStyle w:val="Strong"/>
          <w:color w:val="232121"/>
        </w:rPr>
        <w:t>Lá bài Nine of Swords trong tình yêu</w:t>
      </w:r>
      <w:r>
        <w:rPr>
          <w:color w:val="232121"/>
        </w:rPr>
        <w:t> cảnh báo sự đa nghi và toan tính có thể khiến mối quan hệ tình cảm của bạn xuất hiện những vết nứt. Nếu như bạn không còn tin tưởng người ấy thì mọi việc đối phương làm đều mang đến sự nghi ngờ hoặc khó chịu. Lá bài khuyên rằng hai bạn nên nói chuyện rõ ràng với nhau, về phía bạn nên bình tĩnh nhìn nhận mọi việc bằng đôi mắt khách quan hơn. Ngoài ra, nếu bạn đang độc thân thì không nên vội vàng trong thời điểm này vì người mới này có thể chỉ là một người yêu tạm thời.</w:t>
      </w:r>
    </w:p>
    <w:p w:rsidR="008958DC" w:rsidRDefault="008958DC" w:rsidP="00C764EB">
      <w:pPr>
        <w:pStyle w:val="NormalWeb"/>
        <w:shd w:val="clear" w:color="auto" w:fill="FFFFFF"/>
        <w:spacing w:before="0" w:beforeAutospacing="0" w:after="0" w:afterAutospacing="0"/>
        <w:jc w:val="both"/>
        <w:rPr>
          <w:color w:val="232121"/>
        </w:rPr>
      </w:pPr>
    </w:p>
    <w:p w:rsidR="008958DC" w:rsidRDefault="008958DC" w:rsidP="00C764EB">
      <w:pPr>
        <w:pStyle w:val="NormalWeb"/>
        <w:shd w:val="clear" w:color="auto" w:fill="FFFFFF"/>
        <w:spacing w:before="0" w:beforeAutospacing="0" w:after="0" w:afterAutospacing="0"/>
        <w:jc w:val="both"/>
        <w:rPr>
          <w:color w:val="232121"/>
        </w:rPr>
      </w:pPr>
    </w:p>
    <w:p w:rsidR="008958DC" w:rsidRDefault="008958DC" w:rsidP="00C764EB">
      <w:pPr>
        <w:pStyle w:val="NormalWeb"/>
        <w:shd w:val="clear" w:color="auto" w:fill="FFFFFF"/>
        <w:spacing w:before="0" w:beforeAutospacing="0" w:after="0" w:afterAutospacing="0"/>
        <w:jc w:val="both"/>
        <w:rPr>
          <w:color w:val="232121"/>
        </w:rPr>
      </w:pPr>
    </w:p>
    <w:p w:rsidR="00C764EB" w:rsidRDefault="00C764EB" w:rsidP="00C764EB">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lastRenderedPageBreak/>
        <w:t>Về công việc</w:t>
      </w:r>
    </w:p>
    <w:p w:rsidR="00C764EB" w:rsidRDefault="00C764EB" w:rsidP="00C764EB">
      <w:pPr>
        <w:pStyle w:val="NormalWeb"/>
        <w:shd w:val="clear" w:color="auto" w:fill="FFFFFF"/>
        <w:spacing w:before="0" w:beforeAutospacing="0" w:after="255" w:afterAutospacing="0"/>
        <w:jc w:val="both"/>
        <w:rPr>
          <w:color w:val="232121"/>
        </w:rPr>
      </w:pPr>
      <w:r>
        <w:rPr>
          <w:color w:val="232121"/>
        </w:rPr>
        <w:t>Lá bài Nine of Swords nói rằng bạn hoặc doanh nghiệp của bạn có thể trải qua một thời kỳ khó khăn, mọi điều tồi tệ nhất có thể xảy ra. Bạn nên bình tĩnh xem xét tình huống và tìm cách giải quyết, không nên vội vàng đưa ra bất cứ quyết định nào liên quan tới công việc trong giai đoạn này. Ngoài ra, nó không cho rằng bạn sẽ thu được lợi nhuận nếu đầu tư vào lúc này, những kế hoạch đã đặt ra từ trước có thể chẳng thu lại được gì.</w:t>
      </w:r>
    </w:p>
    <w:p w:rsidR="00C764EB" w:rsidRDefault="00C764EB" w:rsidP="00C764EB">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tiền bạc</w:t>
      </w:r>
    </w:p>
    <w:p w:rsidR="00C764EB" w:rsidRDefault="00C764EB" w:rsidP="00C764EB">
      <w:pPr>
        <w:pStyle w:val="NormalWeb"/>
        <w:shd w:val="clear" w:color="auto" w:fill="FFFFFF"/>
        <w:spacing w:before="0" w:beforeAutospacing="0" w:after="255" w:afterAutospacing="0"/>
        <w:jc w:val="both"/>
        <w:rPr>
          <w:color w:val="232121"/>
        </w:rPr>
      </w:pPr>
      <w:r>
        <w:rPr>
          <w:color w:val="232121"/>
        </w:rPr>
        <w:t>Ở giai đoạn này, bạn không quá dư dả về mặt tiền bạc, những rắc rối về tài chính sẽ khiến bạn muộn phiền. Lá bài Nine of Swords khuyên rằng không nên suy nghĩ nhiều mà hãy hành động. Bạn cần cân nhắc các khoản chi tiêu và cắt những khoản không cần thiết, hãy cân bằng lại tài chính cá nhân.</w:t>
      </w:r>
    </w:p>
    <w:p w:rsidR="00C764EB" w:rsidRDefault="00C764EB" w:rsidP="00C764EB">
      <w:pPr>
        <w:pStyle w:val="NormalWeb"/>
        <w:shd w:val="clear" w:color="auto" w:fill="FFFFFF"/>
        <w:spacing w:before="0" w:beforeAutospacing="0" w:after="255" w:afterAutospacing="0"/>
        <w:jc w:val="both"/>
        <w:rPr>
          <w:color w:val="232121"/>
        </w:rPr>
      </w:pPr>
      <w:r>
        <w:rPr>
          <w:color w:val="232121"/>
        </w:rPr>
        <w:t>Nếu bạn đang rơi vào khủng hoảng và cần hỗ trợ từ phía ai đó thì lá bài cho rằng gia đình và bạn bè là những đối tượng phù hợp nhất. Đồng thời, nếu bạn ở cương vị người cho vay mượn hoặc đầu tư thì nên chia tiền nhỏ giọt, hạn chế chi tiền một lần.</w:t>
      </w:r>
    </w:p>
    <w:p w:rsidR="00C764EB" w:rsidRDefault="00C764EB" w:rsidP="00C764EB">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sức khỏe</w:t>
      </w:r>
    </w:p>
    <w:p w:rsidR="00C764EB" w:rsidRDefault="00C764EB" w:rsidP="00C764EB">
      <w:pPr>
        <w:pStyle w:val="NormalWeb"/>
        <w:shd w:val="clear" w:color="auto" w:fill="FFFFFF"/>
        <w:spacing w:before="0" w:beforeAutospacing="0" w:after="255" w:afterAutospacing="0"/>
        <w:jc w:val="both"/>
        <w:rPr>
          <w:color w:val="232121"/>
        </w:rPr>
      </w:pPr>
      <w:r>
        <w:rPr>
          <w:color w:val="232121"/>
        </w:rPr>
        <w:t>Lá bài Nine of Swords cho rằng đây là giai đoạn bạn sẽ vượt qua những căng thẳng và mất mát. Nên duy trì thói quen sinh hoạt lành mạnh, hạn chế sử dụng những chất kích thích hoặc lạm dụng thuốc như rượu, bia, thuốc ngủ và thuốc an thần. Nếu bạn đang rơi vào trạng thái hỗn loạn hoặc căng thẳng tột độ thì những chuyến du lịch sẽ giúp bạn khuây khỏa. Ngoài ra, những tín hiệu tích cực về việc điều trị nếu bạn đang bị bệnh.</w:t>
      </w:r>
    </w:p>
    <w:p w:rsidR="00C764EB" w:rsidRDefault="00C764EB" w:rsidP="00C764EB">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Ý nghĩa lá bài Nine of Swords xuôi</w:t>
      </w:r>
    </w:p>
    <w:p w:rsidR="00C764EB" w:rsidRDefault="00C764EB" w:rsidP="00C764EB">
      <w:pPr>
        <w:pStyle w:val="NormalWeb"/>
        <w:shd w:val="clear" w:color="auto" w:fill="FFFFFF"/>
        <w:spacing w:before="0" w:beforeAutospacing="0" w:after="255" w:afterAutospacing="0"/>
        <w:jc w:val="both"/>
        <w:rPr>
          <w:color w:val="232121"/>
        </w:rPr>
      </w:pPr>
      <w:r>
        <w:rPr>
          <w:color w:val="232121"/>
        </w:rPr>
        <w:t>Một người phụ nữ đang ngồi trên giường, cô ấy đang ôm đầu sợ hãi sau cơn ác mộng vừa gặp phải. Lá bài ám chỉ sự sợ hãi và ám ảnh cô gái phải chịu đựng, cô ấy đang bị bỏ rơi và cô đơn một mình với chín thanh kiếm lạnh lẽo treo trên tường.</w:t>
      </w:r>
    </w:p>
    <w:p w:rsidR="00C764EB" w:rsidRDefault="00C764EB" w:rsidP="00C764EB">
      <w:pPr>
        <w:pStyle w:val="NormalWeb"/>
        <w:shd w:val="clear" w:color="auto" w:fill="FFFFFF"/>
        <w:spacing w:before="0" w:beforeAutospacing="0" w:after="0" w:afterAutospacing="0"/>
        <w:jc w:val="both"/>
        <w:rPr>
          <w:color w:val="232121"/>
        </w:rPr>
      </w:pPr>
      <w:r>
        <w:rPr>
          <w:rStyle w:val="Strong"/>
          <w:color w:val="232121"/>
        </w:rPr>
        <w:t>Lá bài Nine of Swords xuôi</w:t>
      </w:r>
      <w:r>
        <w:rPr>
          <w:color w:val="232121"/>
        </w:rPr>
        <w:t> đề cập đến những nỗi sợ hãi và lo lắng. Một số trường hợp lá bài liên quan đến những chấn thương về mặt tâm lý, bạn không thể chia sẻ nó với ai do tâm lý xấu hổ. Bạn không thể thoát khỏi những cơn ác mộng, chúng lặp đi lặp lại khiến bạn bị ám ảnh. Lá bài khuyên rằng nên tìm kiếm một người thân thiết và tin tưởng nào đó để chia sẻ câu chuyện của bạn, điều này sẽ giúp bạn thoát khỏi những ám ảnh và trút bỏ được gánh nặng.</w:t>
      </w:r>
    </w:p>
    <w:p w:rsidR="00C764EB" w:rsidRDefault="00C764EB"/>
    <w:p w:rsidR="008958DC" w:rsidRDefault="008958DC" w:rsidP="00C764EB">
      <w:pPr>
        <w:pStyle w:val="Heading1"/>
        <w:shd w:val="clear" w:color="auto" w:fill="FFFFFF"/>
        <w:spacing w:before="0"/>
        <w:jc w:val="center"/>
        <w:rPr>
          <w:rFonts w:ascii="Arial" w:hAnsi="Arial" w:cs="Arial"/>
          <w:caps/>
          <w:color w:val="D81515"/>
          <w:spacing w:val="15"/>
          <w:sz w:val="30"/>
          <w:szCs w:val="30"/>
        </w:rPr>
      </w:pPr>
    </w:p>
    <w:p w:rsidR="008958DC" w:rsidRPr="008958DC" w:rsidRDefault="008958DC" w:rsidP="008958DC"/>
    <w:p w:rsidR="00C764EB" w:rsidRDefault="00C764EB" w:rsidP="00C764EB">
      <w:pPr>
        <w:pStyle w:val="Heading1"/>
        <w:shd w:val="clear" w:color="auto" w:fill="FFFFFF"/>
        <w:spacing w:before="0"/>
        <w:jc w:val="center"/>
        <w:rPr>
          <w:rFonts w:ascii="Arial" w:hAnsi="Arial" w:cs="Arial"/>
          <w:caps/>
          <w:color w:val="D81515"/>
          <w:spacing w:val="15"/>
          <w:sz w:val="30"/>
          <w:szCs w:val="30"/>
        </w:rPr>
      </w:pPr>
      <w:r>
        <w:rPr>
          <w:rFonts w:ascii="Arial" w:hAnsi="Arial" w:cs="Arial"/>
          <w:caps/>
          <w:color w:val="D81515"/>
          <w:spacing w:val="15"/>
          <w:sz w:val="30"/>
          <w:szCs w:val="30"/>
        </w:rPr>
        <w:lastRenderedPageBreak/>
        <w:t>Ý NGHĨA LÁ BÀI TEN OF SWORDS – HỦY DIỆT TÀN NHẪN</w:t>
      </w:r>
    </w:p>
    <w:p w:rsidR="00C764EB" w:rsidRDefault="00C764EB" w:rsidP="00C764EB">
      <w:pPr>
        <w:pStyle w:val="NormalWeb"/>
        <w:shd w:val="clear" w:color="auto" w:fill="FFFFFF"/>
        <w:spacing w:before="0" w:beforeAutospacing="0" w:after="0" w:afterAutospacing="0"/>
        <w:jc w:val="both"/>
        <w:rPr>
          <w:ins w:id="129" w:author="Unknown"/>
          <w:color w:val="232121"/>
        </w:rPr>
      </w:pPr>
      <w:ins w:id="130" w:author="Unknown">
        <w:r>
          <w:rPr>
            <w:rStyle w:val="Strong"/>
            <w:color w:val="232121"/>
          </w:rPr>
          <w:t>[</w:t>
        </w:r>
        <w:r>
          <w:rPr>
            <w:rStyle w:val="Strong"/>
            <w:color w:val="232121"/>
          </w:rPr>
          <w:fldChar w:fldCharType="begin"/>
        </w:r>
        <w:r>
          <w:rPr>
            <w:rStyle w:val="Strong"/>
            <w:color w:val="232121"/>
          </w:rPr>
          <w:instrText xml:space="preserve"> HYPERLINK "https://meozodiac.com/xem-boi-bai-tarot-online" </w:instrText>
        </w:r>
        <w:r>
          <w:rPr>
            <w:rStyle w:val="Strong"/>
            <w:color w:val="232121"/>
          </w:rPr>
          <w:fldChar w:fldCharType="separate"/>
        </w:r>
        <w:r>
          <w:rPr>
            <w:rStyle w:val="Hyperlink"/>
            <w:b/>
            <w:bCs/>
            <w:color w:val="DD3333"/>
          </w:rPr>
          <w:t>Bói bài Tarot</w:t>
        </w:r>
        <w:r>
          <w:rPr>
            <w:rStyle w:val="Strong"/>
            <w:color w:val="232121"/>
          </w:rPr>
          <w:fldChar w:fldCharType="end"/>
        </w:r>
        <w:r>
          <w:rPr>
            <w:rStyle w:val="Strong"/>
            <w:color w:val="232121"/>
          </w:rPr>
          <w:t>] Ten of Swords</w:t>
        </w:r>
        <w:r>
          <w:rPr>
            <w:color w:val="232121"/>
          </w:rPr>
          <w:t> là lá bài của sự hủy diệt, khi lá bài xuất hiện bạn có thể sắp đánh mất những thứ vô cùng quan trọng. Đây là lá bài rất xấu, thông điệp lá bài mang đến là mọi thứ có thể kết thúc theo cách khủng khiếp và tàn nhẫn nhất.</w:t>
        </w:r>
      </w:ins>
    </w:p>
    <w:p w:rsidR="00C764EB" w:rsidRDefault="00C764EB"/>
    <w:p w:rsidR="00C764EB" w:rsidRDefault="00C764EB" w:rsidP="00C764EB">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Tổng quan về lá bài Ten of Swords</w:t>
      </w:r>
    </w:p>
    <w:p w:rsidR="00C764EB" w:rsidRDefault="00C764EB" w:rsidP="00C764EB">
      <w:pPr>
        <w:pStyle w:val="NormalWeb"/>
        <w:shd w:val="clear" w:color="auto" w:fill="FFFFFF"/>
        <w:spacing w:before="0" w:beforeAutospacing="0" w:after="0" w:afterAutospacing="0"/>
        <w:jc w:val="both"/>
        <w:rPr>
          <w:color w:val="232121"/>
        </w:rPr>
      </w:pPr>
      <w:r>
        <w:rPr>
          <w:noProof/>
          <w:color w:val="232121"/>
        </w:rPr>
        <w:drawing>
          <wp:inline distT="0" distB="0" distL="0" distR="0">
            <wp:extent cx="1666875" cy="2857500"/>
            <wp:effectExtent l="0" t="0" r="9525" b="0"/>
            <wp:docPr id="59" name="Picture 59" descr="https://meozodiac.com/wp-content/uploads/2019/04/10-ten-of-swords-175x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meozodiac.com/wp-content/uploads/2019/04/10-ten-of-swords-175x300.jpg"/>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1666875" cy="2857500"/>
                    </a:xfrm>
                    <a:prstGeom prst="rect">
                      <a:avLst/>
                    </a:prstGeom>
                    <a:noFill/>
                    <a:ln>
                      <a:noFill/>
                    </a:ln>
                  </pic:spPr>
                </pic:pic>
              </a:graphicData>
            </a:graphic>
          </wp:inline>
        </w:drawing>
      </w:r>
      <w:hyperlink r:id="rId112" w:history="1">
        <w:r>
          <w:rPr>
            <w:rStyle w:val="Strong"/>
            <w:color w:val="DD3333"/>
          </w:rPr>
          <w:t>Ý nghĩa lá bài Ten of Swords</w:t>
        </w:r>
      </w:hyperlink>
      <w:r>
        <w:rPr>
          <w:color w:val="232121"/>
        </w:rPr>
        <w:t> đề cập tới sự sụp đổ. Công việc, sự nghiệp, mối quan hệ sẽ bị sụp đổ tại thời điểm này, lá bài cảnh báo sự nghèo đói, nợ nần và cô đơn. Một số trường hợp, lá bài đại diện cho sự yếu ớt về thể chất, bạn sẽ gặp những vấn đề liên quan tới sức khỏe.</w:t>
      </w:r>
    </w:p>
    <w:p w:rsidR="00C764EB" w:rsidRDefault="00C764EB" w:rsidP="00C764EB">
      <w:pPr>
        <w:pStyle w:val="NormalWeb"/>
        <w:shd w:val="clear" w:color="auto" w:fill="FFFFFF"/>
        <w:spacing w:before="0" w:beforeAutospacing="0" w:after="255" w:afterAutospacing="0"/>
        <w:jc w:val="both"/>
        <w:rPr>
          <w:color w:val="232121"/>
        </w:rPr>
      </w:pPr>
      <w:r>
        <w:rPr>
          <w:color w:val="232121"/>
        </w:rPr>
        <w:t>Trầm cảm hoặc thần kinh không ổn định có thể là căn bệnh sẽ đeo bám bạn. Tuy nhiên, ngay cả trong tình huống xấu nhất bạn vẫn được quyền hy vọng vào một tương lai tốt đẹp hơn.</w:t>
      </w:r>
    </w:p>
    <w:p w:rsidR="00C764EB" w:rsidRDefault="00C764EB" w:rsidP="00C764EB">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tình yêu</w:t>
      </w:r>
    </w:p>
    <w:p w:rsidR="00C764EB" w:rsidRDefault="00C764EB" w:rsidP="00C764EB">
      <w:pPr>
        <w:pStyle w:val="NormalWeb"/>
        <w:shd w:val="clear" w:color="auto" w:fill="FFFFFF"/>
        <w:spacing w:before="0" w:beforeAutospacing="0" w:after="0" w:afterAutospacing="0"/>
        <w:jc w:val="both"/>
        <w:rPr>
          <w:color w:val="232121"/>
        </w:rPr>
      </w:pPr>
      <w:r>
        <w:rPr>
          <w:color w:val="232121"/>
        </w:rPr>
        <w:t>Đối với chuyện tình cảm, đây sẽ là giai đoạn khó khăn và mệt mỏi. Bạn sẽ phải đối mặt với sự mất mát về cảm xúc, đau đớn và nước mắt sẽ đến vào thời điểm này. Tuy nhiên, lá bài </w:t>
      </w:r>
      <w:r>
        <w:rPr>
          <w:rStyle w:val="Strong"/>
          <w:color w:val="232121"/>
        </w:rPr>
        <w:t>Ten of Swords trong tình yêu</w:t>
      </w:r>
      <w:r>
        <w:rPr>
          <w:color w:val="232121"/>
        </w:rPr>
        <w:t> không đề cập tới sự chia ly, bạn có thể yên tâm rằng mọi việc vẫn chưa ở tình trạng xấu nhất.</w:t>
      </w:r>
    </w:p>
    <w:p w:rsidR="00C764EB" w:rsidRDefault="00C764EB" w:rsidP="00C764EB">
      <w:pPr>
        <w:pStyle w:val="NormalWeb"/>
        <w:shd w:val="clear" w:color="auto" w:fill="FFFFFF"/>
        <w:spacing w:before="0" w:beforeAutospacing="0" w:after="255" w:afterAutospacing="0"/>
        <w:jc w:val="both"/>
        <w:rPr>
          <w:color w:val="232121"/>
        </w:rPr>
      </w:pPr>
      <w:r>
        <w:rPr>
          <w:color w:val="232121"/>
        </w:rPr>
        <w:t>Lời khuyên là cả hai bạn nên cùng nắm tay nhau vượt qua thử thách này, khi cả hai đồng lòng thì mọi vấn đề đều sẽ được giải quyết. Hai bạn nên nói chuyện và chia sẻ với nhau nhiều hơn để có thể đồng cảm với vấn đề mà nửa còn lại đang đối mặt.</w:t>
      </w:r>
    </w:p>
    <w:p w:rsidR="008958DC" w:rsidRDefault="008958DC" w:rsidP="00C764EB">
      <w:pPr>
        <w:pStyle w:val="NormalWeb"/>
        <w:shd w:val="clear" w:color="auto" w:fill="FFFFFF"/>
        <w:spacing w:before="0" w:beforeAutospacing="0" w:after="255" w:afterAutospacing="0"/>
        <w:jc w:val="both"/>
        <w:rPr>
          <w:color w:val="232121"/>
        </w:rPr>
      </w:pPr>
    </w:p>
    <w:p w:rsidR="008958DC" w:rsidRDefault="008958DC" w:rsidP="00C764EB">
      <w:pPr>
        <w:pStyle w:val="NormalWeb"/>
        <w:shd w:val="clear" w:color="auto" w:fill="FFFFFF"/>
        <w:spacing w:before="0" w:beforeAutospacing="0" w:after="255" w:afterAutospacing="0"/>
        <w:jc w:val="both"/>
        <w:rPr>
          <w:color w:val="232121"/>
        </w:rPr>
      </w:pPr>
    </w:p>
    <w:p w:rsidR="008958DC" w:rsidRDefault="008958DC" w:rsidP="00C764EB">
      <w:pPr>
        <w:pStyle w:val="NormalWeb"/>
        <w:shd w:val="clear" w:color="auto" w:fill="FFFFFF"/>
        <w:spacing w:before="0" w:beforeAutospacing="0" w:after="255" w:afterAutospacing="0"/>
        <w:jc w:val="both"/>
        <w:rPr>
          <w:color w:val="232121"/>
        </w:rPr>
      </w:pPr>
    </w:p>
    <w:p w:rsidR="00C764EB" w:rsidRDefault="00C764EB" w:rsidP="00C764EB">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lastRenderedPageBreak/>
        <w:t>Về công việc</w:t>
      </w:r>
    </w:p>
    <w:p w:rsidR="00C764EB" w:rsidRDefault="00C764EB" w:rsidP="00C764EB">
      <w:pPr>
        <w:pStyle w:val="NormalWeb"/>
        <w:shd w:val="clear" w:color="auto" w:fill="FFFFFF"/>
        <w:spacing w:before="0" w:beforeAutospacing="0" w:after="0" w:afterAutospacing="0"/>
        <w:jc w:val="both"/>
        <w:rPr>
          <w:color w:val="232121"/>
        </w:rPr>
      </w:pPr>
      <w:r>
        <w:rPr>
          <w:rStyle w:val="Strong"/>
          <w:color w:val="232121"/>
        </w:rPr>
        <w:t>Lá bài Ten of Swords</w:t>
      </w:r>
      <w:r>
        <w:rPr>
          <w:color w:val="232121"/>
        </w:rPr>
        <w:t> ám chỉ bạn sẽ bị tước hết quyền lực và sự tin tưởng từ cấp trên. Bạn sẽ phải đối mặt với những điều không mong muốn nhất tại giai đoạn này. Đây là thời điểm bạn cần sự hỗ trợ và ủng hộ từ phía đồng nghiệp, đừng ngần ngại khi nhận sự giúp đỡ từ họ. Nếu bạn muốn kinh doanh riêng hoặc đầu tư thì nên ngừng các kế hoạch lại, đợi đến khi mọi thứ ổn định hơn. Lá bài đại diện cho sự sụp đổ và mất phương hướng, bạn cần lấy lại phong độ trước khi quyết định bất cứ thứ gì.</w:t>
      </w:r>
    </w:p>
    <w:p w:rsidR="008958DC" w:rsidRDefault="008958DC" w:rsidP="00C764EB">
      <w:pPr>
        <w:pStyle w:val="NormalWeb"/>
        <w:shd w:val="clear" w:color="auto" w:fill="FFFFFF"/>
        <w:spacing w:before="0" w:beforeAutospacing="0" w:after="0" w:afterAutospacing="0"/>
        <w:jc w:val="both"/>
        <w:rPr>
          <w:color w:val="232121"/>
        </w:rPr>
      </w:pPr>
    </w:p>
    <w:p w:rsidR="00C764EB" w:rsidRDefault="00C764EB" w:rsidP="00C764EB">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tiền bạc</w:t>
      </w:r>
    </w:p>
    <w:p w:rsidR="00C764EB" w:rsidRDefault="00C764EB" w:rsidP="00C764EB">
      <w:pPr>
        <w:pStyle w:val="NormalWeb"/>
        <w:shd w:val="clear" w:color="auto" w:fill="FFFFFF"/>
        <w:spacing w:before="0" w:beforeAutospacing="0" w:after="255" w:afterAutospacing="0"/>
        <w:jc w:val="both"/>
        <w:rPr>
          <w:color w:val="232121"/>
        </w:rPr>
      </w:pPr>
      <w:r>
        <w:rPr>
          <w:color w:val="232121"/>
        </w:rPr>
        <w:t>Vấn đề về tiền bạc không có tín hiệu tốt vào thời điểm này. Nợ nần và nghèo đói là những điều mà lá bài Ten of Swords ám chỉ sẽ xảy ra với bạn. Những mối làm ăn cũ sẽ vẫn tiếp tục nhưng lợi nhuận thu được từ chúng sẽ ngày càng giảm sút. Ngoài ra, lá bài ám chỉ bạn sẽ phải đối mặt với những khoản nợ lớn do sự chi tiêu quá đà và mạo hiểm trong kinh doanh. Bên cạnh đó, nên thận trọng với những mối làm ăn mới, mọi thứ có thể sẽ rất hào nhoáng nhưng sâu bên trong sẽ không phải như những gì bạn nhìn thấy.</w:t>
      </w:r>
    </w:p>
    <w:p w:rsidR="00C764EB" w:rsidRDefault="00C764EB" w:rsidP="00C764EB">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sức khỏe</w:t>
      </w:r>
    </w:p>
    <w:p w:rsidR="00C764EB" w:rsidRDefault="00C764EB" w:rsidP="00C764EB">
      <w:pPr>
        <w:pStyle w:val="NormalWeb"/>
        <w:shd w:val="clear" w:color="auto" w:fill="FFFFFF"/>
        <w:spacing w:before="0" w:beforeAutospacing="0" w:after="255" w:afterAutospacing="0"/>
        <w:jc w:val="both"/>
        <w:rPr>
          <w:color w:val="232121"/>
        </w:rPr>
      </w:pPr>
      <w:r>
        <w:rPr>
          <w:color w:val="232121"/>
        </w:rPr>
        <w:t>Lá bài Ten of Swords không thể hiện rõ ràng những vấn đề liên quan tới sức khỏe nhưng phần nhiều nhưng điều kém may mắn sẽ đến vào thời điểm này. Những áp lực từ công việc sẽ khiến bạn lâm vào trạng thái suy sụp. Ngay cả khi bạn đang nhận điều trị và tình hình có vẻ khả quan thì giai đoạn này mọi thứ sẽ ngày càng tệ hơn.</w:t>
      </w:r>
    </w:p>
    <w:p w:rsidR="00C764EB" w:rsidRDefault="00C764EB" w:rsidP="00C764EB">
      <w:pPr>
        <w:pStyle w:val="NormalWeb"/>
        <w:shd w:val="clear" w:color="auto" w:fill="FFFFFF"/>
        <w:spacing w:before="0" w:beforeAutospacing="0" w:after="255" w:afterAutospacing="0"/>
        <w:jc w:val="both"/>
        <w:rPr>
          <w:color w:val="232121"/>
        </w:rPr>
      </w:pPr>
      <w:r>
        <w:rPr>
          <w:color w:val="232121"/>
        </w:rPr>
        <w:t>Lời khuyên là bạn hãy chuẩn bị tinh thần để chấp nhận những điều tồi tệ nhất nhưng đừng tuyệt vọng vì lá bài vẫn chưa xác định được mức độ nghiêm trọng của vấn đề. Trong thời gian này hãy nghỉ ngơi nhiều hơn và dành thời gian cho gia đình.</w:t>
      </w:r>
    </w:p>
    <w:p w:rsidR="00C764EB" w:rsidRDefault="00C764EB" w:rsidP="00C764EB">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Ý nghĩa lá bài Ten of Swords xuôi</w:t>
      </w:r>
    </w:p>
    <w:p w:rsidR="00C764EB" w:rsidRDefault="00C764EB" w:rsidP="00C764EB">
      <w:pPr>
        <w:pStyle w:val="NormalWeb"/>
        <w:shd w:val="clear" w:color="auto" w:fill="FFFFFF"/>
        <w:spacing w:before="0" w:beforeAutospacing="0" w:after="255" w:afterAutospacing="0"/>
        <w:jc w:val="both"/>
        <w:rPr>
          <w:color w:val="232121"/>
        </w:rPr>
      </w:pPr>
      <w:r>
        <w:rPr>
          <w:color w:val="232121"/>
        </w:rPr>
        <w:t>Lá bài mô tả một người đàn ông nằm bẹp xuống đất, anh ta được phủ một tấm vải đỏ từ ngực xuống chân. Anh ta bị mười thanh kiếm đâm vào lưng, vì nằm sấp nên anh ta không thể lường trước được điều kinh khủng lại sẽ đến. Bầu trời tối đen đại diện cho sự sợ hãi và hoảng loạn. Tuy nhiên, phía xa xuất hiện mặt trời đại diện cho hy vọng.</w:t>
      </w:r>
    </w:p>
    <w:p w:rsidR="00C764EB" w:rsidRDefault="00C764EB" w:rsidP="00C764EB">
      <w:pPr>
        <w:pStyle w:val="NormalWeb"/>
        <w:shd w:val="clear" w:color="auto" w:fill="FFFFFF"/>
        <w:spacing w:before="0" w:beforeAutospacing="0" w:after="0" w:afterAutospacing="0"/>
        <w:jc w:val="both"/>
        <w:rPr>
          <w:color w:val="232121"/>
        </w:rPr>
      </w:pPr>
      <w:r>
        <w:rPr>
          <w:rStyle w:val="Strong"/>
          <w:color w:val="232121"/>
        </w:rPr>
        <w:t>Lá bài Ten of Swords xuôi</w:t>
      </w:r>
      <w:r>
        <w:rPr>
          <w:color w:val="232121"/>
        </w:rPr>
        <w:t> đại diện cho một thảm họa lớn. Bạn sẽ bị tấn công bởi một thế lực nào đó cực lớn mà bạn không thể nào lường trước được. Những thanh kiếm đại diện cho trí tuệ, sự thông thái và sức mạnh. Tuy nhiên, sau cùng bạn vẫn bị đánh bại. Nỗi đau bạn sẽ phải trải qua không phải về vật chất hay bất cứ thứ gì khác mà đến từ tinh thần hay lo sợ, bất an của bạn.</w:t>
      </w:r>
    </w:p>
    <w:p w:rsidR="00C764EB" w:rsidRDefault="00C764EB" w:rsidP="00C764EB">
      <w:pPr>
        <w:pStyle w:val="NormalWeb"/>
        <w:shd w:val="clear" w:color="auto" w:fill="FFFFFF"/>
        <w:spacing w:before="0" w:beforeAutospacing="0" w:after="255" w:afterAutospacing="0"/>
        <w:jc w:val="both"/>
        <w:rPr>
          <w:ins w:id="131" w:author="Unknown"/>
          <w:color w:val="232121"/>
        </w:rPr>
      </w:pPr>
      <w:ins w:id="132" w:author="Unknown">
        <w:r>
          <w:rPr>
            <w:color w:val="232121"/>
          </w:rPr>
          <w:t>Bạn gần như bị choáng ngợp bởi các khó khăn, bạn bị áp lực và buộc phải thừa nhận sự thất bại của mình. Lá bài khuyên rằng kết thúc cũng là bắt đầu, nếu biết đứng lên sau vấp ngã bạn sẽ nhận được nhiều nguồn cảm hứng tích cực. Sự chia tay là không thể tránh khỏi, đừng quá đau buồn, đã đến lúc bạn phải tự mình giải quyết mọi thứ.</w:t>
        </w:r>
      </w:ins>
    </w:p>
    <w:p w:rsidR="00C764EB" w:rsidRDefault="00C764EB"/>
    <w:p w:rsidR="00C764EB" w:rsidRDefault="00C764EB" w:rsidP="00C764EB">
      <w:pPr>
        <w:pStyle w:val="Heading1"/>
        <w:shd w:val="clear" w:color="auto" w:fill="FFFFFF"/>
        <w:spacing w:before="0"/>
        <w:jc w:val="center"/>
        <w:rPr>
          <w:rFonts w:ascii="Arial" w:hAnsi="Arial" w:cs="Arial"/>
          <w:caps/>
          <w:color w:val="D81515"/>
          <w:spacing w:val="15"/>
          <w:sz w:val="30"/>
          <w:szCs w:val="30"/>
        </w:rPr>
      </w:pPr>
      <w:r>
        <w:rPr>
          <w:rFonts w:ascii="Arial" w:hAnsi="Arial" w:cs="Arial"/>
          <w:caps/>
          <w:color w:val="D81515"/>
          <w:spacing w:val="15"/>
          <w:sz w:val="30"/>
          <w:szCs w:val="30"/>
        </w:rPr>
        <w:lastRenderedPageBreak/>
        <w:t>Ý NGHĨA LÁ BÀI PAGE OF SWORDS – SỰ TÒ MÒ GÂY RẮC RỐI</w:t>
      </w:r>
    </w:p>
    <w:p w:rsidR="00C764EB" w:rsidRDefault="00C764EB" w:rsidP="00C764EB">
      <w:pPr>
        <w:pStyle w:val="NormalWeb"/>
        <w:shd w:val="clear" w:color="auto" w:fill="FFFFFF"/>
        <w:spacing w:before="0" w:beforeAutospacing="0" w:after="0" w:afterAutospacing="0"/>
        <w:jc w:val="both"/>
        <w:rPr>
          <w:ins w:id="133" w:author="Unknown"/>
          <w:color w:val="232121"/>
        </w:rPr>
      </w:pPr>
      <w:ins w:id="134" w:author="Unknown">
        <w:r>
          <w:rPr>
            <w:rStyle w:val="Strong"/>
            <w:color w:val="232121"/>
          </w:rPr>
          <w:fldChar w:fldCharType="begin"/>
        </w:r>
        <w:r>
          <w:rPr>
            <w:rStyle w:val="Strong"/>
            <w:color w:val="232121"/>
          </w:rPr>
          <w:instrText xml:space="preserve"> HYPERLINK "https://meozodiac.com/tarot/y-nghia-la-bai-page-of-swords.html" </w:instrText>
        </w:r>
        <w:r>
          <w:rPr>
            <w:rStyle w:val="Strong"/>
            <w:color w:val="232121"/>
          </w:rPr>
          <w:fldChar w:fldCharType="separate"/>
        </w:r>
        <w:r>
          <w:rPr>
            <w:rStyle w:val="Hyperlink"/>
            <w:b/>
            <w:bCs/>
            <w:color w:val="DD3333"/>
          </w:rPr>
          <w:t>Page of Swords</w:t>
        </w:r>
        <w:r>
          <w:rPr>
            <w:rStyle w:val="Strong"/>
            <w:color w:val="232121"/>
          </w:rPr>
          <w:fldChar w:fldCharType="end"/>
        </w:r>
        <w:r>
          <w:rPr>
            <w:color w:val="232121"/>
          </w:rPr>
          <w:t> đại diện cho sự tò mò. Khi lá bài xuất hiện, bạn hoặc ai đó xung quanh bạn đang có xu hướng thích buôn chuyện, bàn tán về những thứ mình đã trải qua. Mặt khác, lá bài cảnh báo rằng những người xung quanh có thể tạo ra những rắc rối cho bạn bởi sự hiếu kì của họ</w:t>
        </w:r>
      </w:ins>
    </w:p>
    <w:p w:rsidR="00C764EB" w:rsidRDefault="00C764EB"/>
    <w:p w:rsidR="00C764EB" w:rsidRDefault="00C764EB" w:rsidP="00C764EB">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Tổng quan về lá bài Page of Swords</w:t>
      </w:r>
    </w:p>
    <w:p w:rsidR="00C764EB" w:rsidRDefault="00C764EB" w:rsidP="00C764EB">
      <w:pPr>
        <w:pStyle w:val="NormalWeb"/>
        <w:shd w:val="clear" w:color="auto" w:fill="FFFFFF"/>
        <w:spacing w:before="0" w:beforeAutospacing="0" w:after="255" w:afterAutospacing="0"/>
        <w:jc w:val="both"/>
        <w:rPr>
          <w:color w:val="232121"/>
        </w:rPr>
      </w:pPr>
      <w:r>
        <w:rPr>
          <w:noProof/>
          <w:color w:val="232121"/>
        </w:rPr>
        <w:drawing>
          <wp:inline distT="0" distB="0" distL="0" distR="0">
            <wp:extent cx="1666875" cy="2857500"/>
            <wp:effectExtent l="0" t="0" r="9525" b="0"/>
            <wp:docPr id="60" name="Picture 60" descr="https://meozodiac.com/wp-content/uploads/2019/04/page-of-swords-175x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meozodiac.com/wp-content/uploads/2019/04/page-of-swords-175x300.jpg"/>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1666875" cy="2857500"/>
                    </a:xfrm>
                    <a:prstGeom prst="rect">
                      <a:avLst/>
                    </a:prstGeom>
                    <a:noFill/>
                    <a:ln>
                      <a:noFill/>
                    </a:ln>
                  </pic:spPr>
                </pic:pic>
              </a:graphicData>
            </a:graphic>
          </wp:inline>
        </w:drawing>
      </w:r>
    </w:p>
    <w:p w:rsidR="00C764EB" w:rsidRDefault="00C764EB" w:rsidP="00C764EB">
      <w:pPr>
        <w:pStyle w:val="NormalWeb"/>
        <w:shd w:val="clear" w:color="auto" w:fill="FFFFFF"/>
        <w:spacing w:before="0" w:beforeAutospacing="0" w:after="0" w:afterAutospacing="0"/>
        <w:jc w:val="both"/>
        <w:rPr>
          <w:color w:val="232121"/>
        </w:rPr>
      </w:pPr>
      <w:r>
        <w:rPr>
          <w:color w:val="232121"/>
        </w:rPr>
        <w:t>[</w:t>
      </w:r>
      <w:hyperlink r:id="rId114" w:history="1">
        <w:r>
          <w:rPr>
            <w:rStyle w:val="Hyperlink"/>
            <w:b/>
            <w:bCs/>
            <w:color w:val="DD3333"/>
          </w:rPr>
          <w:t>Bói bài tarot miễn phí</w:t>
        </w:r>
      </w:hyperlink>
      <w:r>
        <w:rPr>
          <w:color w:val="232121"/>
        </w:rPr>
        <w:t>] </w:t>
      </w:r>
      <w:r>
        <w:rPr>
          <w:rStyle w:val="Strong"/>
          <w:color w:val="232121"/>
        </w:rPr>
        <w:t>Ý nghĩa lá bài Page of Swords</w:t>
      </w:r>
      <w:r>
        <w:rPr>
          <w:color w:val="232121"/>
        </w:rPr>
        <w:t> cảnh báo rằng không phải ai cũng tốt như những gì bạn tưởng tượng. Ai đó bạn tin tưởng có thể là người sẽ lợi dụng bạn để chuộc lợi cho bản thân. Họ sẽ do thám bạn và đem những thông tin về bạn cung cấp cho đối thủ của bạn. Hãy cẩn trọng về vòng tròn quan hệ xã hội của bạn.</w:t>
      </w:r>
    </w:p>
    <w:p w:rsidR="00C764EB" w:rsidRDefault="00C764EB" w:rsidP="00C764EB">
      <w:pPr>
        <w:pStyle w:val="NormalWeb"/>
        <w:shd w:val="clear" w:color="auto" w:fill="FFFFFF"/>
        <w:spacing w:before="0" w:beforeAutospacing="0" w:after="255" w:afterAutospacing="0"/>
        <w:jc w:val="both"/>
        <w:rPr>
          <w:color w:val="232121"/>
        </w:rPr>
      </w:pPr>
      <w:r>
        <w:rPr>
          <w:color w:val="232121"/>
        </w:rPr>
        <w:t>Một số trường hợp khác, lá bài xuất hiện dưới dạng tích cực, bạn sẽ tình cờ nghĩ ra ý tưởng mới hoặc thu thập được những tin tức có ích cho bản thân nhờ những người hay ngồi lê buôn chuyện.</w:t>
      </w:r>
    </w:p>
    <w:p w:rsidR="00C764EB" w:rsidRDefault="00C764EB" w:rsidP="00C764EB">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tình yêu</w:t>
      </w:r>
    </w:p>
    <w:p w:rsidR="00C764EB" w:rsidRDefault="00C764EB" w:rsidP="00C764EB">
      <w:pPr>
        <w:pStyle w:val="NormalWeb"/>
        <w:shd w:val="clear" w:color="auto" w:fill="FFFFFF"/>
        <w:spacing w:before="0" w:beforeAutospacing="0" w:after="255" w:afterAutospacing="0"/>
        <w:jc w:val="both"/>
        <w:rPr>
          <w:color w:val="232121"/>
        </w:rPr>
      </w:pPr>
      <w:r>
        <w:rPr>
          <w:color w:val="232121"/>
        </w:rPr>
        <w:t>Giai đoạn này, cả bạn và người ấy đang khá cố chấp nên những tranh cãi kéo dài không hồi kết. Hai bạn đang làm mối quan hệ mệt mỏi, cả hai đều cho rằng mình là người đúng và hy sinh cho mối quan hệ nhiều hơn nửa còn lại. Lá bài còn cảnh báo bạn sẽ đối diện với sự thật đau lòng trong chuyện tình cảm. Hai bạn có thể im lặng dài hạn sau những cuộc tranh cãi nảy lửa và dần xa nhau. Lá bài Page of Swords trong tình yêu cho rằng bạn nên hạ thấp cái tôi cá nhân và thông cảm cho những vấn đề mà nửa kia đang phải đối mặt.</w:t>
      </w:r>
    </w:p>
    <w:p w:rsidR="008958DC" w:rsidRDefault="008958DC" w:rsidP="00C764EB">
      <w:pPr>
        <w:pStyle w:val="NormalWeb"/>
        <w:shd w:val="clear" w:color="auto" w:fill="FFFFFF"/>
        <w:spacing w:before="0" w:beforeAutospacing="0" w:after="255" w:afterAutospacing="0"/>
        <w:jc w:val="both"/>
        <w:rPr>
          <w:color w:val="232121"/>
        </w:rPr>
      </w:pPr>
    </w:p>
    <w:p w:rsidR="008958DC" w:rsidRDefault="008958DC" w:rsidP="00C764EB">
      <w:pPr>
        <w:pStyle w:val="NormalWeb"/>
        <w:shd w:val="clear" w:color="auto" w:fill="FFFFFF"/>
        <w:spacing w:before="0" w:beforeAutospacing="0" w:after="255" w:afterAutospacing="0"/>
        <w:jc w:val="both"/>
        <w:rPr>
          <w:color w:val="232121"/>
        </w:rPr>
      </w:pPr>
    </w:p>
    <w:p w:rsidR="00C764EB" w:rsidRDefault="00C764EB" w:rsidP="00C764EB">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lastRenderedPageBreak/>
        <w:t>Về công việc</w:t>
      </w:r>
    </w:p>
    <w:p w:rsidR="00C764EB" w:rsidRDefault="00C764EB" w:rsidP="00C764EB">
      <w:pPr>
        <w:pStyle w:val="NormalWeb"/>
        <w:shd w:val="clear" w:color="auto" w:fill="FFFFFF"/>
        <w:spacing w:before="0" w:beforeAutospacing="0" w:after="0" w:afterAutospacing="0"/>
        <w:jc w:val="both"/>
        <w:rPr>
          <w:color w:val="232121"/>
        </w:rPr>
      </w:pPr>
      <w:r>
        <w:rPr>
          <w:rStyle w:val="Strong"/>
          <w:color w:val="232121"/>
        </w:rPr>
        <w:t>Lá bài Page of Swords</w:t>
      </w:r>
      <w:r>
        <w:rPr>
          <w:color w:val="232121"/>
        </w:rPr>
        <w:t> thông báo rằng đây là giai đoạn của thử thách trong công việc. Bạn sẽ phải đón nhận những nhiệm vụ mới đòi hỏi phản xạ nhanh chóng, linh hoạt và tính quyết đoán. Hãy tập trung hết sức và dồn toàn lực vào công việc trong thời điểm này vì bạn sẽ nhận được những phần thưởng xứng đáng với công sức đã bỏ ra. Bạn có thể gặp một đối thủ lớn và có ý định chơi xấu, hãy bình tĩnh quan sát để không rơi vào bẫy.</w:t>
      </w:r>
    </w:p>
    <w:p w:rsidR="008958DC" w:rsidRDefault="008958DC" w:rsidP="00C764EB">
      <w:pPr>
        <w:pStyle w:val="NormalWeb"/>
        <w:shd w:val="clear" w:color="auto" w:fill="FFFFFF"/>
        <w:spacing w:before="0" w:beforeAutospacing="0" w:after="0" w:afterAutospacing="0"/>
        <w:jc w:val="both"/>
        <w:rPr>
          <w:color w:val="232121"/>
        </w:rPr>
      </w:pPr>
    </w:p>
    <w:p w:rsidR="00C764EB" w:rsidRDefault="00C764EB" w:rsidP="00C764EB">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tiền bạc</w:t>
      </w:r>
    </w:p>
    <w:p w:rsidR="00C764EB" w:rsidRDefault="00C764EB" w:rsidP="00C764EB">
      <w:pPr>
        <w:pStyle w:val="NormalWeb"/>
        <w:shd w:val="clear" w:color="auto" w:fill="FFFFFF"/>
        <w:spacing w:before="0" w:beforeAutospacing="0" w:after="255" w:afterAutospacing="0"/>
        <w:jc w:val="both"/>
        <w:rPr>
          <w:color w:val="232121"/>
        </w:rPr>
      </w:pPr>
      <w:r>
        <w:rPr>
          <w:color w:val="232121"/>
        </w:rPr>
        <w:t>Sẽ có rất nhiều khoản phải đầu tư trong thời gian tới, hãy đảm bảo rằng bạn đang chi tiêu một cách tiết kiệm. Lá bài Page of Swords cho rằng bạn sẽ chật vật trong việc xoay tiền, hãy chủ động tiết kiệm. Ngoài ra, những tranh cãi xung quanh tiền bạc gây sứt mẻ tình cảm sẽ đến trong thời gian này. Nếu bạn đang muốn đầu tư hoặc mở rộng thị trường kinh doanh, thậm chí cả những kế hoạch liên quan tới tiền bạn thì nên tìm lời tư vấn của những người có kinh nghiệm trong lĩnh vực này. Vay mượn nhiều trong giai đoạn này cũng không phải là cách thông minh.</w:t>
      </w:r>
    </w:p>
    <w:p w:rsidR="00C764EB" w:rsidRDefault="00C764EB" w:rsidP="00C764EB">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sức khỏe</w:t>
      </w:r>
    </w:p>
    <w:p w:rsidR="00C764EB" w:rsidRDefault="00C764EB" w:rsidP="00C764EB">
      <w:pPr>
        <w:pStyle w:val="NormalWeb"/>
        <w:shd w:val="clear" w:color="auto" w:fill="FFFFFF"/>
        <w:spacing w:before="0" w:beforeAutospacing="0" w:after="255" w:afterAutospacing="0"/>
        <w:jc w:val="both"/>
        <w:rPr>
          <w:color w:val="232121"/>
        </w:rPr>
      </w:pPr>
      <w:r>
        <w:rPr>
          <w:color w:val="232121"/>
        </w:rPr>
        <w:t>Lá bài Page of Swords khuyên rằng nên kiềm chế cảm xúc tiêu cực, những suy nghĩ tiêu cực sẽ khiến bạn luôn mất niềm tin vào mọi thứ xung quanh. Những giận hờn vô cớ và sự thiếu tập trung cùng những thất vọng trong chuyện tình cảm sẽ khiến bạn gục ngã. Lá bài khuyên rằng bạn nên chia nhỏ vấn đề và giải quyết chúng một cách lần lượt, không nên ôm quá nhiều cùng một lúc. Hãy chia sẻ những vấn đề mình gặp phải với những người thân, bạn bè để tìm được sự thoải mái thay vì giữ tất cả chúng trong lòng.</w:t>
      </w:r>
    </w:p>
    <w:p w:rsidR="00C764EB" w:rsidRDefault="00C764EB" w:rsidP="00C764EB">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Ý nghĩa lá bài Page of Swords xuôi</w:t>
      </w:r>
    </w:p>
    <w:p w:rsidR="00C764EB" w:rsidRDefault="00C764EB" w:rsidP="00C764EB">
      <w:pPr>
        <w:pStyle w:val="NormalWeb"/>
        <w:shd w:val="clear" w:color="auto" w:fill="FFFFFF"/>
        <w:spacing w:before="0" w:beforeAutospacing="0" w:after="255" w:afterAutospacing="0"/>
        <w:jc w:val="both"/>
        <w:rPr>
          <w:color w:val="232121"/>
        </w:rPr>
      </w:pPr>
      <w:r>
        <w:rPr>
          <w:color w:val="232121"/>
        </w:rPr>
        <w:t>Một người đang cầm một thanh kiếm, xung quanh anh ta là cây cối và chim chóc, những cơn gió to đang xuất hiện. Với thanh kiếm trong tay, anh ta thể hiện một sự quyết tâm mạnh mẽ với những việc mình sẽ làm, anh ta đang trong tư thế sẵn sàng chiến đấu với bất cứ kẻ thù nào.</w:t>
      </w:r>
    </w:p>
    <w:p w:rsidR="00C764EB" w:rsidRDefault="00C764EB" w:rsidP="00C764EB">
      <w:pPr>
        <w:pStyle w:val="NormalWeb"/>
        <w:shd w:val="clear" w:color="auto" w:fill="FFFFFF"/>
        <w:spacing w:before="0" w:beforeAutospacing="0" w:after="0" w:afterAutospacing="0"/>
        <w:jc w:val="both"/>
        <w:rPr>
          <w:color w:val="232121"/>
        </w:rPr>
      </w:pPr>
      <w:r>
        <w:rPr>
          <w:rStyle w:val="Strong"/>
          <w:color w:val="232121"/>
        </w:rPr>
        <w:t>Lá bài Page of Swords xuôi</w:t>
      </w:r>
      <w:r>
        <w:rPr>
          <w:color w:val="232121"/>
        </w:rPr>
        <w:t> thể hiện bạn là người giàu trí tưởng tượng và sự sáng tạo. Bạn sở hữu một khả năng ngôn ngữ tuyệt vời và bạn luôn tò mò tìm hiểu tất cả những thứ xung quanh mình. Điều này tạo cho bạn sự tự tin và lợi thế trong quan hệ công việc. Giai đoạn này, bạn đang rất háo hức thực hiện một kế hoạch mới, bạn đam mê và không thể chia sẻ nó với bất kỳ ai. Lá bài khuyên rằng đừng nên trần trừ, hãy lập tức triển khai nó.</w:t>
      </w:r>
    </w:p>
    <w:p w:rsidR="00C764EB" w:rsidRDefault="00C764EB">
      <w:r>
        <w:tab/>
      </w:r>
    </w:p>
    <w:p w:rsidR="008958DC" w:rsidRDefault="008958DC" w:rsidP="00C764EB">
      <w:pPr>
        <w:pStyle w:val="Heading1"/>
        <w:shd w:val="clear" w:color="auto" w:fill="FFFFFF"/>
        <w:spacing w:before="0"/>
        <w:jc w:val="center"/>
        <w:rPr>
          <w:rFonts w:ascii="Arial" w:hAnsi="Arial" w:cs="Arial"/>
          <w:caps/>
          <w:color w:val="D81515"/>
          <w:spacing w:val="15"/>
          <w:sz w:val="30"/>
          <w:szCs w:val="30"/>
        </w:rPr>
      </w:pPr>
    </w:p>
    <w:p w:rsidR="008958DC" w:rsidRDefault="008958DC" w:rsidP="00C764EB">
      <w:pPr>
        <w:pStyle w:val="Heading1"/>
        <w:shd w:val="clear" w:color="auto" w:fill="FFFFFF"/>
        <w:spacing w:before="0"/>
        <w:jc w:val="center"/>
        <w:rPr>
          <w:rFonts w:ascii="Arial" w:hAnsi="Arial" w:cs="Arial"/>
          <w:caps/>
          <w:color w:val="D81515"/>
          <w:spacing w:val="15"/>
          <w:sz w:val="30"/>
          <w:szCs w:val="30"/>
        </w:rPr>
      </w:pPr>
    </w:p>
    <w:p w:rsidR="008958DC" w:rsidRDefault="008958DC" w:rsidP="00C764EB">
      <w:pPr>
        <w:pStyle w:val="Heading1"/>
        <w:shd w:val="clear" w:color="auto" w:fill="FFFFFF"/>
        <w:spacing w:before="0"/>
        <w:jc w:val="center"/>
        <w:rPr>
          <w:rFonts w:ascii="Arial" w:hAnsi="Arial" w:cs="Arial"/>
          <w:caps/>
          <w:color w:val="D81515"/>
          <w:spacing w:val="15"/>
          <w:sz w:val="30"/>
          <w:szCs w:val="30"/>
        </w:rPr>
      </w:pPr>
    </w:p>
    <w:p w:rsidR="008958DC" w:rsidRPr="008958DC" w:rsidRDefault="008958DC" w:rsidP="008958DC"/>
    <w:p w:rsidR="00C764EB" w:rsidRDefault="00C764EB" w:rsidP="00C764EB">
      <w:pPr>
        <w:pStyle w:val="Heading1"/>
        <w:shd w:val="clear" w:color="auto" w:fill="FFFFFF"/>
        <w:spacing w:before="0"/>
        <w:jc w:val="center"/>
        <w:rPr>
          <w:rFonts w:ascii="Arial" w:hAnsi="Arial" w:cs="Arial"/>
          <w:caps/>
          <w:color w:val="D81515"/>
          <w:spacing w:val="15"/>
          <w:sz w:val="30"/>
          <w:szCs w:val="30"/>
        </w:rPr>
      </w:pPr>
      <w:r>
        <w:rPr>
          <w:rFonts w:ascii="Arial" w:hAnsi="Arial" w:cs="Arial"/>
          <w:caps/>
          <w:color w:val="D81515"/>
          <w:spacing w:val="15"/>
          <w:sz w:val="30"/>
          <w:szCs w:val="30"/>
        </w:rPr>
        <w:lastRenderedPageBreak/>
        <w:t>Ý NGHĨA LÁ BÀI KNIGHT OF SWORDS – BÃO TỐ CUỘC ĐỜI</w:t>
      </w:r>
    </w:p>
    <w:p w:rsidR="00C764EB" w:rsidRDefault="00C764EB" w:rsidP="00C764EB">
      <w:pPr>
        <w:pStyle w:val="NormalWeb"/>
        <w:shd w:val="clear" w:color="auto" w:fill="FFFFFF"/>
        <w:spacing w:before="0" w:beforeAutospacing="0" w:after="0" w:afterAutospacing="0"/>
        <w:jc w:val="both"/>
        <w:rPr>
          <w:ins w:id="135" w:author="Unknown"/>
          <w:color w:val="232121"/>
        </w:rPr>
      </w:pPr>
      <w:ins w:id="136" w:author="Unknown">
        <w:r>
          <w:rPr>
            <w:color w:val="232121"/>
          </w:rPr>
          <w:t>[</w:t>
        </w:r>
        <w:r>
          <w:rPr>
            <w:rStyle w:val="Strong"/>
            <w:color w:val="232121"/>
          </w:rPr>
          <w:fldChar w:fldCharType="begin"/>
        </w:r>
        <w:r>
          <w:rPr>
            <w:rStyle w:val="Strong"/>
            <w:color w:val="232121"/>
          </w:rPr>
          <w:instrText xml:space="preserve"> HYPERLINK "https://meozodiac.com/xem-boi-bai-tarot-online" </w:instrText>
        </w:r>
        <w:r>
          <w:rPr>
            <w:rStyle w:val="Strong"/>
            <w:color w:val="232121"/>
          </w:rPr>
          <w:fldChar w:fldCharType="separate"/>
        </w:r>
        <w:r>
          <w:rPr>
            <w:rStyle w:val="Hyperlink"/>
            <w:b/>
            <w:bCs/>
            <w:color w:val="DD3333"/>
          </w:rPr>
          <w:t>Xem bói bài tarot</w:t>
        </w:r>
        <w:r>
          <w:rPr>
            <w:rStyle w:val="Strong"/>
            <w:color w:val="232121"/>
          </w:rPr>
          <w:fldChar w:fldCharType="end"/>
        </w:r>
        <w:r>
          <w:rPr>
            <w:color w:val="232121"/>
          </w:rPr>
          <w:t>] </w:t>
        </w:r>
        <w:r>
          <w:rPr>
            <w:rStyle w:val="Strong"/>
            <w:color w:val="232121"/>
          </w:rPr>
          <w:t>Lá bài Knight of Swords</w:t>
        </w:r>
        <w:r>
          <w:rPr>
            <w:color w:val="232121"/>
          </w:rPr>
          <w:t> đại diện cho sự hủy diệt. Khi lá bài xuất hiện có nghĩa rằng sẽ có ai đó bước vào cuộc sống của bạn và phá hủy sự yên bình hiện tại. Lá bài cảnh báo rằng bạn có thể gặp rắc rối bởi những người này. Ngoài ra, kẻ gây rối ở đây có thể chính là bản thân bạn.</w:t>
        </w:r>
      </w:ins>
    </w:p>
    <w:p w:rsidR="00C764EB" w:rsidRDefault="00C764EB"/>
    <w:p w:rsidR="00C764EB" w:rsidRDefault="00C764EB" w:rsidP="00C764EB">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Tổng quan về lá bài Knight of Swords</w:t>
      </w:r>
    </w:p>
    <w:p w:rsidR="00C764EB" w:rsidRDefault="00C764EB" w:rsidP="00C764EB">
      <w:pPr>
        <w:pStyle w:val="NormalWeb"/>
        <w:shd w:val="clear" w:color="auto" w:fill="FFFFFF"/>
        <w:spacing w:before="0" w:beforeAutospacing="0" w:after="0" w:afterAutospacing="0"/>
        <w:jc w:val="both"/>
        <w:rPr>
          <w:color w:val="232121"/>
        </w:rPr>
      </w:pPr>
      <w:r>
        <w:rPr>
          <w:noProof/>
          <w:color w:val="232121"/>
        </w:rPr>
        <w:drawing>
          <wp:inline distT="0" distB="0" distL="0" distR="0">
            <wp:extent cx="1666875" cy="2857500"/>
            <wp:effectExtent l="0" t="0" r="9525" b="0"/>
            <wp:docPr id="61" name="Picture 61" descr="https://meozodiac.com/wp-content/uploads/2019/04/knight-of-swords-175x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meozodiac.com/wp-content/uploads/2019/04/knight-of-swords-175x300.jpg"/>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666875" cy="2857500"/>
                    </a:xfrm>
                    <a:prstGeom prst="rect">
                      <a:avLst/>
                    </a:prstGeom>
                    <a:noFill/>
                    <a:ln>
                      <a:noFill/>
                    </a:ln>
                  </pic:spPr>
                </pic:pic>
              </a:graphicData>
            </a:graphic>
          </wp:inline>
        </w:drawing>
      </w:r>
      <w:hyperlink r:id="rId116" w:history="1">
        <w:r>
          <w:rPr>
            <w:rStyle w:val="Strong"/>
            <w:color w:val="DD3333"/>
          </w:rPr>
          <w:t>Ý nghĩa Knight of Swords</w:t>
        </w:r>
      </w:hyperlink>
      <w:r>
        <w:rPr>
          <w:color w:val="232121"/>
        </w:rPr>
        <w:t> đại diện cho người hiệp sĩ hung hăng, anh ta làm tất cả những gì mình muốn và không lắng nghe người khác. Anh ta không phải kiểu người sẽ kìm hãm sự nóng vội của mình. Lá bài xuất hiện như một lời cảnh báo bạn phải tránh xa những người như vậy bằng mọi giá hoặc bạn phải tránh để trở thành người như vậy.</w:t>
      </w:r>
    </w:p>
    <w:p w:rsidR="00C764EB" w:rsidRDefault="00C764EB" w:rsidP="00C764EB">
      <w:pPr>
        <w:pStyle w:val="NormalWeb"/>
        <w:shd w:val="clear" w:color="auto" w:fill="FFFFFF"/>
        <w:spacing w:before="0" w:beforeAutospacing="0" w:after="255" w:afterAutospacing="0"/>
        <w:jc w:val="both"/>
        <w:rPr>
          <w:color w:val="232121"/>
        </w:rPr>
      </w:pPr>
      <w:r>
        <w:rPr>
          <w:color w:val="232121"/>
        </w:rPr>
        <w:t>Một số trường hợp, xuất hiện dưới dạng tích cực. Bạn sẽ có được sự tự tin và tinh thần lạc quan. Lá bài cảnh báo rằng bạn phải cố gắng hơn nữa trước khi những cơ hội vụt mất.</w:t>
      </w:r>
    </w:p>
    <w:p w:rsidR="00C764EB" w:rsidRDefault="00C764EB" w:rsidP="00C764EB">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tình yêu</w:t>
      </w:r>
    </w:p>
    <w:p w:rsidR="00C764EB" w:rsidRDefault="00C764EB" w:rsidP="00C764EB">
      <w:pPr>
        <w:pStyle w:val="NormalWeb"/>
        <w:shd w:val="clear" w:color="auto" w:fill="FFFFFF"/>
        <w:spacing w:before="0" w:beforeAutospacing="0" w:after="0" w:afterAutospacing="0"/>
        <w:jc w:val="both"/>
        <w:rPr>
          <w:color w:val="232121"/>
        </w:rPr>
      </w:pPr>
      <w:r>
        <w:rPr>
          <w:rStyle w:val="Strong"/>
          <w:color w:val="232121"/>
        </w:rPr>
        <w:t>Lá bài Knight of Swords trong tình yêu</w:t>
      </w:r>
      <w:r>
        <w:rPr>
          <w:color w:val="232121"/>
        </w:rPr>
        <w:t> cảnh báo những cảm giác mãnh liệt nhất thời có thể khiến bạn nhầm lẫn với tình yêu đích thực. Nếu bạn còn đang độc thân, lá bài khuyên rằng nên để cảm xúc được ổn định rồi hãy xác định tình cảm của mình.</w:t>
      </w:r>
    </w:p>
    <w:p w:rsidR="00C764EB" w:rsidRDefault="00C764EB" w:rsidP="00C764EB">
      <w:pPr>
        <w:pStyle w:val="NormalWeb"/>
        <w:shd w:val="clear" w:color="auto" w:fill="FFFFFF"/>
        <w:spacing w:before="0" w:beforeAutospacing="0" w:after="255" w:afterAutospacing="0"/>
        <w:jc w:val="both"/>
        <w:rPr>
          <w:color w:val="232121"/>
        </w:rPr>
      </w:pPr>
      <w:r>
        <w:rPr>
          <w:color w:val="232121"/>
        </w:rPr>
        <w:t>Ngoài ra, nếu bạn đang trong một mối quan hệ lá bài cảnh báo rằng tính cách độc đoán của một trong hai người sẽ khiến mối quan hệ rơi vào bế tắc. Hai bạn nên thả lỏng và đối xử với nhau dựa trên thái độ tôn trọng hơn để duy trì mối quan hệ.</w:t>
      </w:r>
    </w:p>
    <w:p w:rsidR="008958DC" w:rsidRDefault="008958DC" w:rsidP="00C764EB">
      <w:pPr>
        <w:pStyle w:val="NormalWeb"/>
        <w:shd w:val="clear" w:color="auto" w:fill="FFFFFF"/>
        <w:spacing w:before="0" w:beforeAutospacing="0" w:after="255" w:afterAutospacing="0"/>
        <w:jc w:val="both"/>
        <w:rPr>
          <w:color w:val="232121"/>
        </w:rPr>
      </w:pPr>
    </w:p>
    <w:p w:rsidR="008958DC" w:rsidRDefault="008958DC" w:rsidP="00C764EB">
      <w:pPr>
        <w:pStyle w:val="NormalWeb"/>
        <w:shd w:val="clear" w:color="auto" w:fill="FFFFFF"/>
        <w:spacing w:before="0" w:beforeAutospacing="0" w:after="255" w:afterAutospacing="0"/>
        <w:jc w:val="both"/>
        <w:rPr>
          <w:color w:val="232121"/>
        </w:rPr>
      </w:pPr>
    </w:p>
    <w:p w:rsidR="008958DC" w:rsidRDefault="008958DC" w:rsidP="00C764EB">
      <w:pPr>
        <w:pStyle w:val="NormalWeb"/>
        <w:shd w:val="clear" w:color="auto" w:fill="FFFFFF"/>
        <w:spacing w:before="0" w:beforeAutospacing="0" w:after="255" w:afterAutospacing="0"/>
        <w:jc w:val="both"/>
        <w:rPr>
          <w:color w:val="232121"/>
        </w:rPr>
      </w:pPr>
    </w:p>
    <w:p w:rsidR="00C764EB" w:rsidRDefault="00C764EB" w:rsidP="00C764EB">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lastRenderedPageBreak/>
        <w:t>Về công việc</w:t>
      </w:r>
    </w:p>
    <w:p w:rsidR="00C764EB" w:rsidRDefault="00C764EB" w:rsidP="00C764EB">
      <w:pPr>
        <w:pStyle w:val="NormalWeb"/>
        <w:shd w:val="clear" w:color="auto" w:fill="FFFFFF"/>
        <w:spacing w:before="0" w:beforeAutospacing="0" w:after="0" w:afterAutospacing="0"/>
        <w:jc w:val="both"/>
        <w:rPr>
          <w:color w:val="232121"/>
        </w:rPr>
      </w:pPr>
      <w:r>
        <w:rPr>
          <w:rStyle w:val="Strong"/>
          <w:color w:val="232121"/>
        </w:rPr>
        <w:t>Lá bài Knight of Swords</w:t>
      </w:r>
      <w:r>
        <w:rPr>
          <w:color w:val="232121"/>
        </w:rPr>
        <w:t> cho rằng giai đoạn tới công việc của bạn sẽ gặp những khó khăn nhất định. Mối quan hệ giữa đồng nghiệp hoặc đối tác sẽ bị xấu đi. Nếu bạn đang có dự định đầu tư hoặc kinh doanh riêng thì nên thận trọng vì giai đoạn này đi kèm rất nhiều rủi ro. Bên cạnh đó, bạn nên giải quyết những công việc tồn đọng không mang lại giá trị gì mà còn khiến bạn tiêu tốn thời gian và công sức. Sự xuất hiện của các đối thủ và cuộc cạnh tranh khốc liệt sẽ xảy ra.</w:t>
      </w:r>
    </w:p>
    <w:p w:rsidR="008958DC" w:rsidRDefault="008958DC" w:rsidP="00C764EB">
      <w:pPr>
        <w:pStyle w:val="NormalWeb"/>
        <w:shd w:val="clear" w:color="auto" w:fill="FFFFFF"/>
        <w:spacing w:before="0" w:beforeAutospacing="0" w:after="0" w:afterAutospacing="0"/>
        <w:jc w:val="both"/>
        <w:rPr>
          <w:color w:val="232121"/>
        </w:rPr>
      </w:pPr>
    </w:p>
    <w:p w:rsidR="00C764EB" w:rsidRDefault="00C764EB" w:rsidP="00C764EB">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tiền bạc</w:t>
      </w:r>
    </w:p>
    <w:p w:rsidR="00C764EB" w:rsidRDefault="00C764EB" w:rsidP="00C764EB">
      <w:pPr>
        <w:pStyle w:val="NormalWeb"/>
        <w:shd w:val="clear" w:color="auto" w:fill="FFFFFF"/>
        <w:spacing w:before="0" w:beforeAutospacing="0" w:after="255" w:afterAutospacing="0"/>
        <w:jc w:val="both"/>
        <w:rPr>
          <w:color w:val="232121"/>
        </w:rPr>
      </w:pPr>
      <w:r>
        <w:rPr>
          <w:color w:val="232121"/>
        </w:rPr>
        <w:t>Lá bài Knight of Swords ám chỉ những vấn đề về tài chính sẽ được giải quyết êm xuôi nhờ khả năng thuyết phục của bạn. Nếu tình hình tài chính của bạn đang ở giai đoạn ổn định thì cần chi tiêu và sử dụng tiền một cách hợp lý để tránh phung phí. Ngoài ra, sự thiếu chuẩn bị và khả năng kiểm soát tình huống kém sẽ khiến bạn loay hoay vất vả với các rắc rối liên quan tới tiền bạc. Trường hợp muốn đầu tư tiền, bạn nên tìm kiếm những người có kinh nghiệm để xin lời khuyên.</w:t>
      </w:r>
    </w:p>
    <w:p w:rsidR="00C764EB" w:rsidRDefault="00C764EB" w:rsidP="00C764EB">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sức khỏe</w:t>
      </w:r>
    </w:p>
    <w:p w:rsidR="00C764EB" w:rsidRDefault="00C764EB" w:rsidP="00C764EB">
      <w:pPr>
        <w:pStyle w:val="NormalWeb"/>
        <w:shd w:val="clear" w:color="auto" w:fill="FFFFFF"/>
        <w:spacing w:before="0" w:beforeAutospacing="0" w:after="255" w:afterAutospacing="0"/>
        <w:jc w:val="both"/>
        <w:rPr>
          <w:color w:val="232121"/>
        </w:rPr>
      </w:pPr>
      <w:r>
        <w:rPr>
          <w:color w:val="232121"/>
        </w:rPr>
        <w:t>Lá bài Knight of Swords nói rằng bạn hoặc những người thân yêu trong gia đình bạn sẽ gặp các vấn đề về sức khỏe. Những lo lắng tích tụ trong thời gian dài sẽ khiến bạn suy sụp và những căn bệnh nguy hiểm sẽ diễn biến nhanh. Bạn đang có nguy cơ mắc chứng trầm cảm và một số bệnh liên quan tới tâm lý. Lời khuyên là nên nghỉ ngơi nhiều hơn, trò chuyện với bạn bè và gia đình để tìm được sự thoải mái.</w:t>
      </w:r>
    </w:p>
    <w:p w:rsidR="00C764EB" w:rsidRDefault="00C764EB" w:rsidP="00C764EB">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Ý nghĩa lá bài Knight of Swords xuôi</w:t>
      </w:r>
    </w:p>
    <w:p w:rsidR="00C764EB" w:rsidRDefault="00C764EB" w:rsidP="00C764EB">
      <w:pPr>
        <w:pStyle w:val="NormalWeb"/>
        <w:shd w:val="clear" w:color="auto" w:fill="FFFFFF"/>
        <w:spacing w:before="0" w:beforeAutospacing="0" w:after="255" w:afterAutospacing="0"/>
        <w:jc w:val="both"/>
        <w:rPr>
          <w:color w:val="232121"/>
        </w:rPr>
      </w:pPr>
      <w:r>
        <w:rPr>
          <w:color w:val="232121"/>
        </w:rPr>
        <w:t>Một hiệp sĩ trẻ, anh ta đang mặc áo giáp và cưỡi một con ngựa trắng. Màu trắng đại diện cho trí tuệ và sự thông thái của anh ta. Phía sau là những đám mây và gió bão ám ảnh bởi một vấn đề gì đó và muốn thực hiện chúng.</w:t>
      </w:r>
    </w:p>
    <w:p w:rsidR="00C764EB" w:rsidRDefault="00C764EB" w:rsidP="00C764EB">
      <w:pPr>
        <w:pStyle w:val="NormalWeb"/>
        <w:shd w:val="clear" w:color="auto" w:fill="FFFFFF"/>
        <w:spacing w:before="0" w:beforeAutospacing="0" w:after="0" w:afterAutospacing="0"/>
        <w:jc w:val="both"/>
        <w:rPr>
          <w:color w:val="232121"/>
        </w:rPr>
      </w:pPr>
      <w:r>
        <w:rPr>
          <w:rStyle w:val="Strong"/>
          <w:color w:val="232121"/>
        </w:rPr>
        <w:t>Knight of Swords xuôi</w:t>
      </w:r>
      <w:r>
        <w:rPr>
          <w:color w:val="232121"/>
        </w:rPr>
        <w:t> cho thấy bạn đầy sức sống và năng lượng để thực hiện những mục tiêu của mình, bạn gần như không quan tâm tới những khó khăn mình gặp phải, điều duy nhất bạn biết là mình phải chiến đấu. Tuy nhiên, lá bài cảnh báo rằng sự quyết tâm có thể khiến bạn mù quáng và gây ra hậu quả đáng tiếc. Bạn có thể rơi vào trạng thái nguy hiểm mà chưa có sự chuẩn bị kỹ lưỡng.</w:t>
      </w:r>
    </w:p>
    <w:p w:rsidR="00C764EB" w:rsidRDefault="00C764EB"/>
    <w:p w:rsidR="008958DC" w:rsidRDefault="008958DC" w:rsidP="00C764EB">
      <w:pPr>
        <w:pStyle w:val="Heading1"/>
        <w:shd w:val="clear" w:color="auto" w:fill="FFFFFF"/>
        <w:spacing w:before="0"/>
        <w:jc w:val="center"/>
        <w:rPr>
          <w:rFonts w:ascii="Arial" w:hAnsi="Arial" w:cs="Arial"/>
          <w:caps/>
          <w:color w:val="D81515"/>
          <w:spacing w:val="15"/>
          <w:sz w:val="30"/>
          <w:szCs w:val="30"/>
        </w:rPr>
      </w:pPr>
    </w:p>
    <w:p w:rsidR="008958DC" w:rsidRDefault="008958DC" w:rsidP="00C764EB">
      <w:pPr>
        <w:pStyle w:val="Heading1"/>
        <w:shd w:val="clear" w:color="auto" w:fill="FFFFFF"/>
        <w:spacing w:before="0"/>
        <w:jc w:val="center"/>
        <w:rPr>
          <w:rFonts w:ascii="Arial" w:hAnsi="Arial" w:cs="Arial"/>
          <w:caps/>
          <w:color w:val="D81515"/>
          <w:spacing w:val="15"/>
          <w:sz w:val="30"/>
          <w:szCs w:val="30"/>
        </w:rPr>
      </w:pPr>
    </w:p>
    <w:p w:rsidR="008958DC" w:rsidRDefault="008958DC" w:rsidP="008958DC"/>
    <w:p w:rsidR="008958DC" w:rsidRPr="008958DC" w:rsidRDefault="008958DC" w:rsidP="008958DC"/>
    <w:p w:rsidR="00C764EB" w:rsidRDefault="00C764EB" w:rsidP="00C764EB">
      <w:pPr>
        <w:pStyle w:val="Heading1"/>
        <w:shd w:val="clear" w:color="auto" w:fill="FFFFFF"/>
        <w:spacing w:before="0"/>
        <w:jc w:val="center"/>
        <w:rPr>
          <w:rFonts w:ascii="Arial" w:hAnsi="Arial" w:cs="Arial"/>
          <w:caps/>
          <w:color w:val="D81515"/>
          <w:spacing w:val="15"/>
          <w:sz w:val="30"/>
          <w:szCs w:val="30"/>
        </w:rPr>
      </w:pPr>
      <w:r>
        <w:rPr>
          <w:rFonts w:ascii="Arial" w:hAnsi="Arial" w:cs="Arial"/>
          <w:caps/>
          <w:color w:val="D81515"/>
          <w:spacing w:val="15"/>
          <w:sz w:val="30"/>
          <w:szCs w:val="30"/>
        </w:rPr>
        <w:lastRenderedPageBreak/>
        <w:t>Ý NGHĨA LÁ BÀI QUEEN OF SWORDS – SÁNG SUỐT, THÔNG TUỆ</w:t>
      </w:r>
    </w:p>
    <w:p w:rsidR="00C764EB" w:rsidRDefault="00C764EB" w:rsidP="00C764EB">
      <w:pPr>
        <w:pStyle w:val="NormalWeb"/>
        <w:shd w:val="clear" w:color="auto" w:fill="FFFFFF"/>
        <w:spacing w:before="0" w:beforeAutospacing="0" w:after="0" w:afterAutospacing="0"/>
        <w:jc w:val="both"/>
        <w:rPr>
          <w:ins w:id="137" w:author="Unknown"/>
          <w:color w:val="232121"/>
        </w:rPr>
      </w:pPr>
      <w:ins w:id="138" w:author="Unknown">
        <w:r>
          <w:rPr>
            <w:color w:val="232121"/>
          </w:rPr>
          <w:fldChar w:fldCharType="begin"/>
        </w:r>
        <w:r>
          <w:rPr>
            <w:color w:val="232121"/>
          </w:rPr>
          <w:instrText xml:space="preserve"> HYPERLINK "https://meozodiac.com/tarot/y-nghia-la-bai-queen-of-swords.html" </w:instrText>
        </w:r>
        <w:r>
          <w:rPr>
            <w:color w:val="232121"/>
          </w:rPr>
          <w:fldChar w:fldCharType="separate"/>
        </w:r>
        <w:r>
          <w:rPr>
            <w:rStyle w:val="Strong"/>
            <w:color w:val="DD3333"/>
          </w:rPr>
          <w:t>Queen of Swords</w:t>
        </w:r>
        <w:r>
          <w:rPr>
            <w:color w:val="232121"/>
          </w:rPr>
          <w:fldChar w:fldCharType="end"/>
        </w:r>
        <w:r>
          <w:rPr>
            <w:color w:val="232121"/>
          </w:rPr>
          <w:t> là lá bài đại diện cho người phụ nữ sáng suốt và thông tuệ. Lá bài ám chỉ rằng sẽ có một người phụ nữ can dự vào cuộc đời của bạn, người này đang có ý định gây rối. Họ muốn can thiệp vào công việc kinh doanh của bạn, cảnh báo sự ảnh hưởng của người này đến cuộc đời của bạn.</w:t>
        </w:r>
      </w:ins>
    </w:p>
    <w:p w:rsidR="00C764EB" w:rsidRDefault="00C764EB"/>
    <w:p w:rsidR="00C764EB" w:rsidRDefault="00C764EB" w:rsidP="00C764EB">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Tổng quan về lá bài Queen of Swords</w:t>
      </w:r>
    </w:p>
    <w:p w:rsidR="00C764EB" w:rsidRDefault="00C764EB" w:rsidP="00C764EB">
      <w:pPr>
        <w:pStyle w:val="NormalWeb"/>
        <w:shd w:val="clear" w:color="auto" w:fill="FFFFFF"/>
        <w:spacing w:before="0" w:beforeAutospacing="0" w:after="255" w:afterAutospacing="0"/>
        <w:jc w:val="both"/>
        <w:rPr>
          <w:color w:val="232121"/>
        </w:rPr>
      </w:pPr>
      <w:r>
        <w:rPr>
          <w:noProof/>
          <w:color w:val="232121"/>
        </w:rPr>
        <w:drawing>
          <wp:inline distT="0" distB="0" distL="0" distR="0">
            <wp:extent cx="1666875" cy="2857500"/>
            <wp:effectExtent l="0" t="0" r="9525" b="0"/>
            <wp:docPr id="62" name="Picture 62" descr="https://meozodiac.com/wp-content/uploads/2019/04/queen-of-swords-175x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meozodiac.com/wp-content/uploads/2019/04/queen-of-swords-175x300.jpg"/>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1666875" cy="2857500"/>
                    </a:xfrm>
                    <a:prstGeom prst="rect">
                      <a:avLst/>
                    </a:prstGeom>
                    <a:noFill/>
                    <a:ln>
                      <a:noFill/>
                    </a:ln>
                  </pic:spPr>
                </pic:pic>
              </a:graphicData>
            </a:graphic>
          </wp:inline>
        </w:drawing>
      </w:r>
    </w:p>
    <w:p w:rsidR="00C764EB" w:rsidRDefault="00C764EB" w:rsidP="00C764EB">
      <w:pPr>
        <w:pStyle w:val="NormalWeb"/>
        <w:shd w:val="clear" w:color="auto" w:fill="FFFFFF"/>
        <w:spacing w:before="0" w:beforeAutospacing="0" w:after="0" w:afterAutospacing="0"/>
        <w:jc w:val="both"/>
        <w:rPr>
          <w:color w:val="232121"/>
        </w:rPr>
      </w:pPr>
      <w:r>
        <w:rPr>
          <w:color w:val="232121"/>
        </w:rPr>
        <w:t>[</w:t>
      </w:r>
      <w:hyperlink r:id="rId118" w:history="1">
        <w:r>
          <w:rPr>
            <w:rStyle w:val="Hyperlink"/>
            <w:b/>
            <w:bCs/>
            <w:color w:val="DD3333"/>
          </w:rPr>
          <w:t>Bói bài tarot tình yêu</w:t>
        </w:r>
      </w:hyperlink>
      <w:r>
        <w:rPr>
          <w:color w:val="232121"/>
        </w:rPr>
        <w:t>] </w:t>
      </w:r>
      <w:r>
        <w:rPr>
          <w:rStyle w:val="Strong"/>
          <w:color w:val="232121"/>
        </w:rPr>
        <w:t>Ý nghĩa lá bài Queen of Swords</w:t>
      </w:r>
      <w:r>
        <w:rPr>
          <w:color w:val="232121"/>
        </w:rPr>
        <w:t> thường xuất hiện dưới hình thức tiêu cực. Lá bài thể hiện tầm quan trọng của việc đưa ra phán xét mà dựa vào lý trí chứ không phải cảm xúc, đôi khi lá bài đại diện cho sự vô cảm. Mặt khác, đây có thể là khoảng thời gian bạn sẽ cảm thấy cô đơn và cảm thấy mất niềm tin vào mọi thứ xung quanh.</w:t>
      </w:r>
    </w:p>
    <w:p w:rsidR="00C764EB" w:rsidRDefault="00C764EB" w:rsidP="00C764EB">
      <w:pPr>
        <w:pStyle w:val="NormalWeb"/>
        <w:shd w:val="clear" w:color="auto" w:fill="FFFFFF"/>
        <w:spacing w:before="0" w:beforeAutospacing="0" w:after="255" w:afterAutospacing="0"/>
        <w:jc w:val="both"/>
        <w:rPr>
          <w:color w:val="232121"/>
        </w:rPr>
      </w:pPr>
      <w:r>
        <w:rPr>
          <w:color w:val="232121"/>
        </w:rPr>
        <w:t>Mặc dù là lá bài tiêu cực nhưng cũng xuất hiện dưới dạng tích cực trong một số tình huống. Bạn nên tự mình vượt qua những thử thách của cuộc sống, không nên dựa dẫm vào người khác.</w:t>
      </w:r>
    </w:p>
    <w:p w:rsidR="00C764EB" w:rsidRDefault="00C764EB" w:rsidP="00C764EB">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tình yêu</w:t>
      </w:r>
    </w:p>
    <w:p w:rsidR="00C764EB" w:rsidRDefault="00C764EB" w:rsidP="00C764EB">
      <w:pPr>
        <w:pStyle w:val="NormalWeb"/>
        <w:shd w:val="clear" w:color="auto" w:fill="FFFFFF"/>
        <w:spacing w:before="0" w:beforeAutospacing="0" w:after="0" w:afterAutospacing="0"/>
        <w:jc w:val="both"/>
        <w:rPr>
          <w:color w:val="232121"/>
        </w:rPr>
      </w:pPr>
      <w:r>
        <w:rPr>
          <w:color w:val="232121"/>
        </w:rPr>
        <w:t>Lá bài </w:t>
      </w:r>
      <w:r>
        <w:rPr>
          <w:rStyle w:val="Strong"/>
          <w:color w:val="232121"/>
        </w:rPr>
        <w:t>Queen of Swords trong tình yêu</w:t>
      </w:r>
      <w:r>
        <w:rPr>
          <w:color w:val="232121"/>
        </w:rPr>
        <w:t> cảnh báo sự xa cách trong mối quan hệ tình cảm. Bạn và người ấy đang xuất hiện những khoảng cách khiến cả hai trở nên xa nhau. Những cú sốc tâm lý và đổ vỡ niềm tin có thể xảy ra trong giai đoạn này.</w:t>
      </w:r>
    </w:p>
    <w:p w:rsidR="00C764EB" w:rsidRDefault="00C764EB" w:rsidP="00C764EB">
      <w:pPr>
        <w:pStyle w:val="NormalWeb"/>
        <w:shd w:val="clear" w:color="auto" w:fill="FFFFFF"/>
        <w:spacing w:before="0" w:beforeAutospacing="0" w:after="255" w:afterAutospacing="0"/>
        <w:jc w:val="both"/>
        <w:rPr>
          <w:color w:val="232121"/>
        </w:rPr>
      </w:pPr>
      <w:r>
        <w:rPr>
          <w:color w:val="232121"/>
        </w:rPr>
        <w:t>Tuy nhiên, lá bài không thể hiện rõ mức độ ảnh hưởng. Có thể cả hai bạn sẽ phải chấm dứt mối quan hệ tình cảm nhưng cũng có thể mọi chuyện chỉ dừng lại ở mức độ cãi vã thông thường. Lời khuyên là nên hạ cái tôi bản thân xuống, hãy nói chuyện với người ấy thật khéo léo và rõ ràng để duy trì mối quan hệ.</w:t>
      </w:r>
    </w:p>
    <w:p w:rsidR="008958DC" w:rsidRDefault="008958DC" w:rsidP="00C764EB">
      <w:pPr>
        <w:pStyle w:val="NormalWeb"/>
        <w:shd w:val="clear" w:color="auto" w:fill="FFFFFF"/>
        <w:spacing w:before="0" w:beforeAutospacing="0" w:after="255" w:afterAutospacing="0"/>
        <w:jc w:val="both"/>
        <w:rPr>
          <w:color w:val="232121"/>
        </w:rPr>
      </w:pPr>
    </w:p>
    <w:p w:rsidR="00C764EB" w:rsidRDefault="00C764EB" w:rsidP="00C764EB">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lastRenderedPageBreak/>
        <w:t>Về công việc</w:t>
      </w:r>
    </w:p>
    <w:p w:rsidR="00C764EB" w:rsidRDefault="00C764EB" w:rsidP="00C764EB">
      <w:pPr>
        <w:pStyle w:val="NormalWeb"/>
        <w:shd w:val="clear" w:color="auto" w:fill="FFFFFF"/>
        <w:spacing w:before="0" w:beforeAutospacing="0" w:after="255" w:afterAutospacing="0"/>
        <w:jc w:val="both"/>
        <w:rPr>
          <w:color w:val="232121"/>
        </w:rPr>
      </w:pPr>
      <w:r>
        <w:rPr>
          <w:color w:val="232121"/>
        </w:rPr>
        <w:t>Lá bài Queen of Swords cho rằng người dẫn dắt bạn đang không có định hướng rõ ràng hoặc các hướng dẫn của người đó không còn phù hợp với bạn. Những rắc rối trong đầu tư sẽ khiến bạn mệt mỏi và thiệt hại về tài sản. Ngoài ra, lá bài còn xuất hiện một vài dấu hiệu của kiện tụng pháp lý. Lời khuyên là bạn nên tiến hành mọi chuyện thật cẩn thận và tỉ mỉ. Nên xem xét lại các vấn đề một cách kỹ lưỡng trước khi muốn làm bất cứ thứ gì ở giai đoạn này.</w:t>
      </w:r>
    </w:p>
    <w:p w:rsidR="00C764EB" w:rsidRDefault="00C764EB" w:rsidP="00C764EB">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tiền bạc</w:t>
      </w:r>
    </w:p>
    <w:p w:rsidR="00C764EB" w:rsidRDefault="00C764EB" w:rsidP="00C764EB">
      <w:pPr>
        <w:pStyle w:val="NormalWeb"/>
        <w:shd w:val="clear" w:color="auto" w:fill="FFFFFF"/>
        <w:spacing w:before="0" w:beforeAutospacing="0" w:after="255" w:afterAutospacing="0"/>
        <w:jc w:val="both"/>
        <w:rPr>
          <w:color w:val="232121"/>
        </w:rPr>
      </w:pPr>
      <w:r>
        <w:rPr>
          <w:color w:val="232121"/>
        </w:rPr>
        <w:t>Những khó khăn về tiền bạc có thể xuất hiện trong giai đoạn này, tuy nhiên ở mức độ chưa phải nguy hiểm. Bạn nên thắt chặt chi tiêu và sử dụng tiền một cách hợp lý, hạn chế ăn tiêu phung phí. Lá bài Queen of Swords cảnh báo những chiêu trò lừa lọc liên quan tới tiền bạc có thể khiến bạn trắng tay. Nếu bạn đang có ý định vay mượn thì đây không phải là một lá bài tốt. Bạn chỉ có thể vay mượn từ người thân hoặc bạn bè thân thiết. Tốt hơn hết là hãy tiết kiệm tiền để có thể đối phó với các tình huống éo le nhất.</w:t>
      </w:r>
    </w:p>
    <w:p w:rsidR="00C764EB" w:rsidRDefault="00C764EB" w:rsidP="00C764EB">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sức khỏe</w:t>
      </w:r>
    </w:p>
    <w:p w:rsidR="00C764EB" w:rsidRDefault="00C764EB" w:rsidP="00C764EB">
      <w:pPr>
        <w:pStyle w:val="NormalWeb"/>
        <w:shd w:val="clear" w:color="auto" w:fill="FFFFFF"/>
        <w:spacing w:before="0" w:beforeAutospacing="0" w:after="255" w:afterAutospacing="0"/>
        <w:jc w:val="both"/>
        <w:rPr>
          <w:color w:val="232121"/>
        </w:rPr>
      </w:pPr>
      <w:r>
        <w:rPr>
          <w:color w:val="232121"/>
        </w:rPr>
        <w:t>Queen of Swords cảnh báo những vấn đề liên quan tới sức khỏe. Giai đoạn này bạn có thể phải trải qua những mất mát về tinh thần khiến sức khỏe ngày càng suy yếu. Sự kiện tụng và dối trá cũng có thể khiến bạn mệt mỏi. Lời khuyên từ lá bài là hãy nhanh chóng tìm lại sự cân bằng, đôi khi bạn phải chấp nhận rằng những thứ tồi tệ xuất hiện là những thứ buộc phải xảy ra.</w:t>
      </w:r>
    </w:p>
    <w:p w:rsidR="00C764EB" w:rsidRDefault="00C764EB" w:rsidP="00C764EB">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Ý nghĩa lá bài Queen of Swords xuôi</w:t>
      </w:r>
    </w:p>
    <w:p w:rsidR="00C764EB" w:rsidRDefault="00C764EB" w:rsidP="00C764EB">
      <w:pPr>
        <w:pStyle w:val="NormalWeb"/>
        <w:shd w:val="clear" w:color="auto" w:fill="FFFFFF"/>
        <w:spacing w:before="0" w:beforeAutospacing="0" w:after="255" w:afterAutospacing="0"/>
        <w:jc w:val="both"/>
        <w:rPr>
          <w:color w:val="232121"/>
        </w:rPr>
      </w:pPr>
      <w:r>
        <w:rPr>
          <w:color w:val="232121"/>
        </w:rPr>
        <w:t>Một người phụ nữ có vẻ ngoài nghiêm khắc cô ấy ngồi trên ngai vàng và đưa tầm mắt ra xa. Trên tay vị nữ hoàng cầm một thanh kiếm ám chỉ rằng không một ai có thể đánh bại cô ta.</w:t>
      </w:r>
    </w:p>
    <w:p w:rsidR="00C764EB" w:rsidRDefault="00C764EB" w:rsidP="00C764EB">
      <w:pPr>
        <w:pStyle w:val="NormalWeb"/>
        <w:shd w:val="clear" w:color="auto" w:fill="FFFFFF"/>
        <w:spacing w:before="0" w:beforeAutospacing="0" w:after="0" w:afterAutospacing="0"/>
        <w:jc w:val="both"/>
        <w:rPr>
          <w:color w:val="232121"/>
        </w:rPr>
      </w:pPr>
      <w:r>
        <w:rPr>
          <w:rStyle w:val="Strong"/>
          <w:color w:val="232121"/>
        </w:rPr>
        <w:t>Lá bài Queen of Swords xuôi</w:t>
      </w:r>
      <w:r>
        <w:rPr>
          <w:color w:val="232121"/>
        </w:rPr>
        <w:t> thể hiện sức mạnh và sự thông tuệ của vị nữ hoàng. Lá bài nhắc nhở bạn nên xem xét tất cả mọi khía cạnh của vấn đề trước khi đưa ra quyết định. Lá bài cũng khuyên rằng bạn nên độc lập suy nghĩ và hành động của mình. Bạn nên dựa vào lý trí khi đưa ra quyết định, hạn chế tối đa để tình cảm xen ngang.</w:t>
      </w:r>
    </w:p>
    <w:p w:rsidR="00274FF0" w:rsidRDefault="00274FF0" w:rsidP="00C764EB">
      <w:pPr>
        <w:pStyle w:val="NormalWeb"/>
        <w:shd w:val="clear" w:color="auto" w:fill="FFFFFF"/>
        <w:spacing w:before="0" w:beforeAutospacing="0" w:after="0" w:afterAutospacing="0"/>
        <w:jc w:val="both"/>
        <w:rPr>
          <w:color w:val="232121"/>
        </w:rPr>
      </w:pPr>
    </w:p>
    <w:p w:rsidR="00C764EB" w:rsidRDefault="00C764EB" w:rsidP="00C764EB">
      <w:pPr>
        <w:pStyle w:val="NormalWeb"/>
        <w:shd w:val="clear" w:color="auto" w:fill="FFFFFF"/>
        <w:spacing w:before="0" w:beforeAutospacing="0" w:after="255" w:afterAutospacing="0"/>
        <w:jc w:val="both"/>
        <w:rPr>
          <w:ins w:id="139" w:author="Unknown"/>
          <w:color w:val="232121"/>
        </w:rPr>
      </w:pPr>
      <w:ins w:id="140" w:author="Unknown">
        <w:r>
          <w:rPr>
            <w:color w:val="232121"/>
          </w:rPr>
          <w:t>Lòng trắc ẩn và sự đồng cảm có thể khiến bạn đưa ra những quyết định sau lầm. Bạn là người thẳng thắn và công bằng vì vậy bạn mong muốn người khác cũng có thể đối xử công bằng với mình, ngay cả khi sự thẳng thắn ấy có thể gây tổn thương.</w:t>
        </w:r>
      </w:ins>
    </w:p>
    <w:p w:rsidR="00C764EB" w:rsidRDefault="00C764EB"/>
    <w:p w:rsidR="008958DC" w:rsidRDefault="008958DC" w:rsidP="00C764EB">
      <w:pPr>
        <w:pStyle w:val="Heading1"/>
        <w:shd w:val="clear" w:color="auto" w:fill="FFFFFF"/>
        <w:spacing w:before="0"/>
        <w:jc w:val="center"/>
        <w:rPr>
          <w:rFonts w:ascii="Arial" w:hAnsi="Arial" w:cs="Arial"/>
          <w:caps/>
          <w:color w:val="D81515"/>
          <w:spacing w:val="15"/>
          <w:sz w:val="30"/>
          <w:szCs w:val="30"/>
        </w:rPr>
      </w:pPr>
    </w:p>
    <w:p w:rsidR="008958DC" w:rsidRPr="008958DC" w:rsidRDefault="008958DC" w:rsidP="008958DC"/>
    <w:p w:rsidR="00C764EB" w:rsidRDefault="00C764EB" w:rsidP="00C764EB">
      <w:pPr>
        <w:pStyle w:val="Heading1"/>
        <w:shd w:val="clear" w:color="auto" w:fill="FFFFFF"/>
        <w:spacing w:before="0"/>
        <w:jc w:val="center"/>
        <w:rPr>
          <w:rFonts w:ascii="Arial" w:hAnsi="Arial" w:cs="Arial"/>
          <w:caps/>
          <w:color w:val="D81515"/>
          <w:spacing w:val="15"/>
          <w:sz w:val="30"/>
          <w:szCs w:val="30"/>
        </w:rPr>
      </w:pPr>
      <w:r>
        <w:rPr>
          <w:rFonts w:ascii="Arial" w:hAnsi="Arial" w:cs="Arial"/>
          <w:caps/>
          <w:color w:val="D81515"/>
          <w:spacing w:val="15"/>
          <w:sz w:val="30"/>
          <w:szCs w:val="30"/>
        </w:rPr>
        <w:lastRenderedPageBreak/>
        <w:t>Ý NGHĨA LÁ BÀI KING OF SWORDS – PHÁT TRIỂN VƯỢT BẬC</w:t>
      </w:r>
    </w:p>
    <w:p w:rsidR="00C764EB" w:rsidRDefault="00C764EB" w:rsidP="00C764EB">
      <w:pPr>
        <w:pStyle w:val="NormalWeb"/>
        <w:shd w:val="clear" w:color="auto" w:fill="FFFFFF"/>
        <w:spacing w:before="0" w:beforeAutospacing="0" w:after="0" w:afterAutospacing="0"/>
        <w:jc w:val="both"/>
        <w:rPr>
          <w:ins w:id="141" w:author="Unknown"/>
          <w:color w:val="232121"/>
        </w:rPr>
      </w:pPr>
      <w:ins w:id="142" w:author="Unknown">
        <w:r>
          <w:rPr>
            <w:color w:val="232121"/>
          </w:rPr>
          <w:t>[</w:t>
        </w:r>
        <w:r>
          <w:rPr>
            <w:rStyle w:val="Strong"/>
            <w:color w:val="232121"/>
          </w:rPr>
          <w:fldChar w:fldCharType="begin"/>
        </w:r>
        <w:r>
          <w:rPr>
            <w:rStyle w:val="Strong"/>
            <w:color w:val="232121"/>
          </w:rPr>
          <w:instrText xml:space="preserve"> HYPERLINK "https://meozodiac.com/xem-boi-bai-tarot-online" </w:instrText>
        </w:r>
        <w:r>
          <w:rPr>
            <w:rStyle w:val="Strong"/>
            <w:color w:val="232121"/>
          </w:rPr>
          <w:fldChar w:fldCharType="separate"/>
        </w:r>
        <w:r>
          <w:rPr>
            <w:rStyle w:val="Hyperlink"/>
            <w:b/>
            <w:bCs/>
            <w:color w:val="DD3333"/>
          </w:rPr>
          <w:t>Bói bài tarot hằng ngày</w:t>
        </w:r>
        <w:r>
          <w:rPr>
            <w:rStyle w:val="Strong"/>
            <w:color w:val="232121"/>
          </w:rPr>
          <w:fldChar w:fldCharType="end"/>
        </w:r>
        <w:r>
          <w:rPr>
            <w:color w:val="232121"/>
          </w:rPr>
          <w:t>] Lá bài </w:t>
        </w:r>
        <w:r>
          <w:rPr>
            <w:rStyle w:val="Strong"/>
            <w:color w:val="232121"/>
          </w:rPr>
          <w:fldChar w:fldCharType="begin"/>
        </w:r>
        <w:r>
          <w:rPr>
            <w:rStyle w:val="Strong"/>
            <w:color w:val="232121"/>
          </w:rPr>
          <w:instrText xml:space="preserve"> HYPERLINK "https://meozodiac.com/tarot/y-nghia-la-bai-king-of-swords.html" </w:instrText>
        </w:r>
        <w:r>
          <w:rPr>
            <w:rStyle w:val="Strong"/>
            <w:color w:val="232121"/>
          </w:rPr>
          <w:fldChar w:fldCharType="separate"/>
        </w:r>
        <w:r>
          <w:rPr>
            <w:rStyle w:val="Hyperlink"/>
            <w:b/>
            <w:bCs/>
            <w:color w:val="DD3333"/>
          </w:rPr>
          <w:t>King of Swords</w:t>
        </w:r>
        <w:r>
          <w:rPr>
            <w:rStyle w:val="Strong"/>
            <w:color w:val="232121"/>
          </w:rPr>
          <w:fldChar w:fldCharType="end"/>
        </w:r>
        <w:r>
          <w:rPr>
            <w:color w:val="232121"/>
          </w:rPr>
          <w:t> đại diện cho vị vua thông minh dùng sự thông tuệ của mình để chiến thắng mọi kẻ thù. Lá bài xuất hiện ám chỉ bạn sẽ gặp một người đàn ông trong tương lai gần, người này sẽ giúp đỡ hoặc cản trở sự phát triển của bạn.</w:t>
        </w:r>
      </w:ins>
    </w:p>
    <w:p w:rsidR="00C764EB" w:rsidRDefault="00C764EB"/>
    <w:p w:rsidR="00C764EB" w:rsidRDefault="00C764EB" w:rsidP="00C764EB">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Tổng quan về lá bài King of Swords</w:t>
      </w:r>
    </w:p>
    <w:p w:rsidR="00C764EB" w:rsidRDefault="00C764EB" w:rsidP="00C764EB">
      <w:pPr>
        <w:pStyle w:val="NormalWeb"/>
        <w:shd w:val="clear" w:color="auto" w:fill="FFFFFF"/>
        <w:spacing w:before="0" w:beforeAutospacing="0" w:after="0" w:afterAutospacing="0"/>
        <w:jc w:val="both"/>
        <w:rPr>
          <w:color w:val="232121"/>
        </w:rPr>
      </w:pPr>
      <w:r>
        <w:rPr>
          <w:noProof/>
          <w:color w:val="232121"/>
        </w:rPr>
        <w:drawing>
          <wp:inline distT="0" distB="0" distL="0" distR="0">
            <wp:extent cx="1666875" cy="2857500"/>
            <wp:effectExtent l="0" t="0" r="9525" b="0"/>
            <wp:docPr id="63" name="Picture 63" descr="https://meozodiac.com/wp-content/uploads/2019/04/king-of-swords-175x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meozodiac.com/wp-content/uploads/2019/04/king-of-swords-175x300.jpg"/>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1666875" cy="2857500"/>
                    </a:xfrm>
                    <a:prstGeom prst="rect">
                      <a:avLst/>
                    </a:prstGeom>
                    <a:noFill/>
                    <a:ln>
                      <a:noFill/>
                    </a:ln>
                  </pic:spPr>
                </pic:pic>
              </a:graphicData>
            </a:graphic>
          </wp:inline>
        </w:drawing>
      </w:r>
      <w:r>
        <w:rPr>
          <w:rStyle w:val="Strong"/>
          <w:color w:val="232121"/>
        </w:rPr>
        <w:t>Ý nghĩa lá bài King of Swords</w:t>
      </w:r>
      <w:r>
        <w:rPr>
          <w:color w:val="232121"/>
        </w:rPr>
        <w:t> đại diện cho kỷ luật, bạn đang bị ai đó đánh giá một cách khắt khe. Người này theo dõi những bước đi của bạn, nhân vật này thường là một người đàn ông, cụ thể là bố bạn, thầy giáo, cấp trên hoặc những người thân yêu của bạn.</w:t>
      </w:r>
    </w:p>
    <w:p w:rsidR="00C764EB" w:rsidRDefault="00C764EB" w:rsidP="00C764EB">
      <w:pPr>
        <w:pStyle w:val="NormalWeb"/>
        <w:shd w:val="clear" w:color="auto" w:fill="FFFFFF"/>
        <w:spacing w:before="0" w:beforeAutospacing="0" w:after="255" w:afterAutospacing="0"/>
        <w:jc w:val="both"/>
        <w:rPr>
          <w:color w:val="232121"/>
        </w:rPr>
      </w:pPr>
      <w:r>
        <w:rPr>
          <w:color w:val="232121"/>
        </w:rPr>
        <w:t>Đôi khi lá bài xuất hiện như một lời nhắc nhở rằng bạn nên sống thực tế hơn, tách mình ra khỏi cảm xúc cá nhân. Sử dụng toàn bộ lý trí và sự thông minh của bạn để biến những tình huống bất lợi thành lợi thế.</w:t>
      </w:r>
    </w:p>
    <w:p w:rsidR="00C764EB" w:rsidRDefault="00C764EB" w:rsidP="00C764EB">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tình yêu</w:t>
      </w:r>
    </w:p>
    <w:p w:rsidR="00C764EB" w:rsidRDefault="00C764EB" w:rsidP="00C764EB">
      <w:pPr>
        <w:pStyle w:val="NormalWeb"/>
        <w:shd w:val="clear" w:color="auto" w:fill="FFFFFF"/>
        <w:spacing w:before="0" w:beforeAutospacing="0" w:after="0" w:afterAutospacing="0"/>
        <w:jc w:val="both"/>
        <w:rPr>
          <w:color w:val="232121"/>
        </w:rPr>
      </w:pPr>
      <w:r>
        <w:rPr>
          <w:rStyle w:val="Strong"/>
          <w:color w:val="232121"/>
        </w:rPr>
        <w:t>Lá bài King of Swords trong tình yêu</w:t>
      </w:r>
      <w:r>
        <w:rPr>
          <w:color w:val="232121"/>
        </w:rPr>
        <w:t> cảnh báo sự bướng bỉnh và cố chấp của bạn có thể khiến đối phương mệt mỏi và buông xuôi. Mối quan hệ tình cảm của hai bạn đang chịu sự chi phối của lý trí, những quyết định của bạn và người ấy hầu hết không bị tình cảm chi phối. Sự hà khắc và gia trưởng của bạn nam có thể khiến cả hai khó chịu. Nếu bạn đang độc thân, đây cũng không phải giai đoạn lý tưởng để bắt đầu. Lời khuyên là hai bạn không nên để lý trí lấn át con tim, hãy nói chuyện nhẹ nhàng và hâm nóng tình cảm bằng các hành động lãng mạn.</w:t>
      </w:r>
    </w:p>
    <w:p w:rsidR="008958DC" w:rsidRDefault="008958DC" w:rsidP="00C764EB">
      <w:pPr>
        <w:pStyle w:val="NormalWeb"/>
        <w:shd w:val="clear" w:color="auto" w:fill="FFFFFF"/>
        <w:spacing w:before="0" w:beforeAutospacing="0" w:after="0" w:afterAutospacing="0"/>
        <w:jc w:val="both"/>
        <w:rPr>
          <w:color w:val="232121"/>
        </w:rPr>
      </w:pPr>
    </w:p>
    <w:p w:rsidR="008958DC" w:rsidRDefault="008958DC" w:rsidP="00C764EB">
      <w:pPr>
        <w:pStyle w:val="NormalWeb"/>
        <w:shd w:val="clear" w:color="auto" w:fill="FFFFFF"/>
        <w:spacing w:before="0" w:beforeAutospacing="0" w:after="0" w:afterAutospacing="0"/>
        <w:jc w:val="both"/>
        <w:rPr>
          <w:color w:val="232121"/>
        </w:rPr>
      </w:pPr>
    </w:p>
    <w:p w:rsidR="008958DC" w:rsidRDefault="008958DC" w:rsidP="00C764EB">
      <w:pPr>
        <w:pStyle w:val="NormalWeb"/>
        <w:shd w:val="clear" w:color="auto" w:fill="FFFFFF"/>
        <w:spacing w:before="0" w:beforeAutospacing="0" w:after="0" w:afterAutospacing="0"/>
        <w:jc w:val="both"/>
        <w:rPr>
          <w:color w:val="232121"/>
        </w:rPr>
      </w:pPr>
    </w:p>
    <w:p w:rsidR="008958DC" w:rsidRDefault="008958DC" w:rsidP="00C764EB">
      <w:pPr>
        <w:pStyle w:val="NormalWeb"/>
        <w:shd w:val="clear" w:color="auto" w:fill="FFFFFF"/>
        <w:spacing w:before="0" w:beforeAutospacing="0" w:after="0" w:afterAutospacing="0"/>
        <w:jc w:val="both"/>
        <w:rPr>
          <w:color w:val="232121"/>
        </w:rPr>
      </w:pPr>
    </w:p>
    <w:p w:rsidR="008958DC" w:rsidRDefault="008958DC" w:rsidP="00C764EB">
      <w:pPr>
        <w:pStyle w:val="NormalWeb"/>
        <w:shd w:val="clear" w:color="auto" w:fill="FFFFFF"/>
        <w:spacing w:before="0" w:beforeAutospacing="0" w:after="0" w:afterAutospacing="0"/>
        <w:jc w:val="both"/>
        <w:rPr>
          <w:color w:val="232121"/>
        </w:rPr>
      </w:pPr>
    </w:p>
    <w:p w:rsidR="008958DC" w:rsidRDefault="008958DC" w:rsidP="00C764EB">
      <w:pPr>
        <w:pStyle w:val="NormalWeb"/>
        <w:shd w:val="clear" w:color="auto" w:fill="FFFFFF"/>
        <w:spacing w:before="0" w:beforeAutospacing="0" w:after="0" w:afterAutospacing="0"/>
        <w:jc w:val="both"/>
        <w:rPr>
          <w:color w:val="232121"/>
        </w:rPr>
      </w:pPr>
    </w:p>
    <w:p w:rsidR="00C764EB" w:rsidRDefault="00C764EB" w:rsidP="00C764EB">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lastRenderedPageBreak/>
        <w:t>Về công việc</w:t>
      </w:r>
    </w:p>
    <w:p w:rsidR="00C764EB" w:rsidRDefault="00C764EB" w:rsidP="00C764EB">
      <w:pPr>
        <w:pStyle w:val="NormalWeb"/>
        <w:shd w:val="clear" w:color="auto" w:fill="FFFFFF"/>
        <w:spacing w:before="0" w:beforeAutospacing="0" w:after="255" w:afterAutospacing="0"/>
        <w:jc w:val="both"/>
        <w:rPr>
          <w:color w:val="232121"/>
        </w:rPr>
      </w:pPr>
      <w:r>
        <w:rPr>
          <w:color w:val="232121"/>
        </w:rPr>
        <w:t>Những thông tin quan trọng có ích với công việc sẽ đến vào giai đoạn tới, không nên quá lo lắng và hãy tiếp tục chờ đợi. Mặt khác, những rắc rối có thể diễn ra đột ngột nên hãy chuẩn bị tinh thần cho các tình huống bất ngờ. Ngoài ra, lá bài King of Swords cho rằng bạn nên cẩn thận với các thủ tục liên quan tới pháp lý. Hãy tận dụng các thông tin mà bạn thu thập được, biến những thứ đó thành lợi thế cạnh tranh của mình.</w:t>
      </w:r>
    </w:p>
    <w:p w:rsidR="00C764EB" w:rsidRDefault="00C764EB" w:rsidP="00C764EB">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tiền bạc</w:t>
      </w:r>
    </w:p>
    <w:p w:rsidR="00C764EB" w:rsidRDefault="00C764EB" w:rsidP="00C764EB">
      <w:pPr>
        <w:pStyle w:val="NormalWeb"/>
        <w:shd w:val="clear" w:color="auto" w:fill="FFFFFF"/>
        <w:spacing w:before="0" w:beforeAutospacing="0" w:after="255" w:afterAutospacing="0"/>
        <w:jc w:val="both"/>
        <w:rPr>
          <w:color w:val="232121"/>
        </w:rPr>
      </w:pPr>
      <w:r>
        <w:rPr>
          <w:color w:val="232121"/>
        </w:rPr>
        <w:t>Lá bài King of Swords ám chỉ những rắc rối về tiền bạc sẽ làm tổn hại các mối quan hệ tình cảm. Bạn nên rạch ròi các mối quan hệ và tiền bạc ngay từ đầu để hạn chế các tình huống khó xử. Bên cạnh đó, nếu bạn đang muốn mở rộng kinh doanh thì hãy quyết định mọi thứ một cách thận trọng, sự bất cẩn của bạn sẽ phải trả giá bằng một khoản tiền lớn. Lá bài cho rằng sự vội vã sẽ khiến bạn thiệt thòi.</w:t>
      </w:r>
    </w:p>
    <w:p w:rsidR="00C764EB" w:rsidRDefault="00C764EB" w:rsidP="00C764EB">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sức khỏe</w:t>
      </w:r>
    </w:p>
    <w:p w:rsidR="00C764EB" w:rsidRDefault="00C764EB" w:rsidP="00C764EB">
      <w:pPr>
        <w:pStyle w:val="NormalWeb"/>
        <w:shd w:val="clear" w:color="auto" w:fill="FFFFFF"/>
        <w:spacing w:before="0" w:beforeAutospacing="0" w:after="0" w:afterAutospacing="0"/>
        <w:jc w:val="both"/>
        <w:rPr>
          <w:color w:val="232121"/>
        </w:rPr>
      </w:pPr>
      <w:r>
        <w:rPr>
          <w:color w:val="232121"/>
        </w:rPr>
        <w:t>Bạn đang gánh trên vai quá nhiều trách nhiệm, điều này khiến bạn kiệt sức. Ngoài ra, khi chịu đựng quá lâu bạn sẽ biến thành một người hay cáu gắt, bực bội. Lời khuyên từ lá bài </w:t>
      </w:r>
      <w:r>
        <w:rPr>
          <w:rStyle w:val="Strong"/>
          <w:color w:val="232121"/>
        </w:rPr>
        <w:t>King of Swords</w:t>
      </w:r>
      <w:r>
        <w:rPr>
          <w:color w:val="232121"/>
        </w:rPr>
        <w:t> là bạn nên dành thời gian nghỉ ngơi nhiều hơn, tránh lo âu suy nghĩ quá nhiều khiến bản thân bị stress. Mặt khác, những căn bệnh mãn tính sẽ không bao giờ biến mất, bạn phải chấp nhận sống chung hòa bình với chúng suốt đời.</w:t>
      </w:r>
    </w:p>
    <w:p w:rsidR="008958DC" w:rsidRDefault="008958DC" w:rsidP="00C764EB">
      <w:pPr>
        <w:pStyle w:val="NormalWeb"/>
        <w:shd w:val="clear" w:color="auto" w:fill="FFFFFF"/>
        <w:spacing w:before="0" w:beforeAutospacing="0" w:after="0" w:afterAutospacing="0"/>
        <w:jc w:val="both"/>
        <w:rPr>
          <w:color w:val="232121"/>
        </w:rPr>
      </w:pPr>
    </w:p>
    <w:p w:rsidR="00C764EB" w:rsidRDefault="00C764EB" w:rsidP="00C764EB">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Ý nghĩa lá bài King of Swords xuôi</w:t>
      </w:r>
    </w:p>
    <w:p w:rsidR="00C764EB" w:rsidRDefault="00C764EB" w:rsidP="00C764EB">
      <w:pPr>
        <w:pStyle w:val="NormalWeb"/>
        <w:shd w:val="clear" w:color="auto" w:fill="FFFFFF"/>
        <w:spacing w:before="0" w:beforeAutospacing="0" w:after="255" w:afterAutospacing="0"/>
        <w:jc w:val="both"/>
        <w:rPr>
          <w:color w:val="232121"/>
        </w:rPr>
      </w:pPr>
      <w:r>
        <w:rPr>
          <w:color w:val="232121"/>
        </w:rPr>
        <w:t>Một vị vua ngồi trên ngai vàng, tay ông ta cầm một thanh kiếm. Lá bài của sức mạnh và quyền lực. Vị vua ý thức được trách nhiệm lớn lao mình đang nắm giữ. Chiếc áo màu xanh ông ta đang mặc đại diện cho sự hiểu biết và thông minh của ông ta. Những con bướm xuất hiện tại ngai vàng là dấu hiệu của sự biến đổi.</w:t>
      </w:r>
    </w:p>
    <w:p w:rsidR="00C764EB" w:rsidRDefault="00C764EB" w:rsidP="00C764EB">
      <w:pPr>
        <w:pStyle w:val="NormalWeb"/>
        <w:shd w:val="clear" w:color="auto" w:fill="FFFFFF"/>
        <w:spacing w:before="0" w:beforeAutospacing="0" w:after="0" w:afterAutospacing="0"/>
        <w:jc w:val="both"/>
        <w:rPr>
          <w:color w:val="232121"/>
        </w:rPr>
      </w:pPr>
      <w:r>
        <w:rPr>
          <w:rStyle w:val="Strong"/>
          <w:color w:val="232121"/>
        </w:rPr>
        <w:t>Lá bài King of Swords xuôi</w:t>
      </w:r>
      <w:r>
        <w:rPr>
          <w:color w:val="232121"/>
        </w:rPr>
        <w:t> cho rằng bạn nên duy trì mục tiêu của mình, bạn cần sử dụng sự thông minh của mình để đạt được điều mình muốn. Mặt khác, lá bài cho rằng bạn nên nghiêm khắc hơn trong vai trò mình đảm nhận. Trước khi đánh giá một tình huống, bạn cần xem xét thật kỹ tất cả các hậu quả có thể xảy ra, hạn chế tối đa sự tác động của cảm xúc. Lá bài cảnh báo sự vô tư và thiếu thận trọng trong các quyết định quan trọng.</w:t>
      </w:r>
    </w:p>
    <w:p w:rsidR="00C764EB" w:rsidRDefault="00C764EB"/>
    <w:p w:rsidR="008958DC" w:rsidRDefault="008958DC" w:rsidP="00C764EB">
      <w:pPr>
        <w:pStyle w:val="Heading1"/>
        <w:shd w:val="clear" w:color="auto" w:fill="FFFFFF"/>
        <w:spacing w:before="0"/>
        <w:jc w:val="center"/>
        <w:rPr>
          <w:rFonts w:ascii="Arial" w:hAnsi="Arial" w:cs="Arial"/>
          <w:caps/>
          <w:color w:val="D81515"/>
          <w:spacing w:val="15"/>
          <w:sz w:val="30"/>
          <w:szCs w:val="30"/>
        </w:rPr>
      </w:pPr>
    </w:p>
    <w:p w:rsidR="008958DC" w:rsidRDefault="008958DC" w:rsidP="00C764EB">
      <w:pPr>
        <w:pStyle w:val="Heading1"/>
        <w:shd w:val="clear" w:color="auto" w:fill="FFFFFF"/>
        <w:spacing w:before="0"/>
        <w:jc w:val="center"/>
        <w:rPr>
          <w:rFonts w:ascii="Arial" w:hAnsi="Arial" w:cs="Arial"/>
          <w:caps/>
          <w:color w:val="D81515"/>
          <w:spacing w:val="15"/>
          <w:sz w:val="30"/>
          <w:szCs w:val="30"/>
        </w:rPr>
      </w:pPr>
    </w:p>
    <w:p w:rsidR="008958DC" w:rsidRDefault="008958DC" w:rsidP="00C764EB">
      <w:pPr>
        <w:pStyle w:val="Heading1"/>
        <w:shd w:val="clear" w:color="auto" w:fill="FFFFFF"/>
        <w:spacing w:before="0"/>
        <w:jc w:val="center"/>
        <w:rPr>
          <w:rFonts w:ascii="Arial" w:hAnsi="Arial" w:cs="Arial"/>
          <w:caps/>
          <w:color w:val="D81515"/>
          <w:spacing w:val="15"/>
          <w:sz w:val="30"/>
          <w:szCs w:val="30"/>
        </w:rPr>
      </w:pPr>
    </w:p>
    <w:p w:rsidR="008958DC" w:rsidRPr="008958DC" w:rsidRDefault="008958DC" w:rsidP="008958DC"/>
    <w:p w:rsidR="00C764EB" w:rsidRDefault="00C764EB" w:rsidP="00C764EB">
      <w:pPr>
        <w:pStyle w:val="Heading1"/>
        <w:shd w:val="clear" w:color="auto" w:fill="FFFFFF"/>
        <w:spacing w:before="0"/>
        <w:jc w:val="center"/>
        <w:rPr>
          <w:rFonts w:ascii="Arial" w:hAnsi="Arial" w:cs="Arial"/>
          <w:caps/>
          <w:color w:val="D81515"/>
          <w:spacing w:val="15"/>
          <w:sz w:val="30"/>
          <w:szCs w:val="30"/>
        </w:rPr>
      </w:pPr>
      <w:r>
        <w:rPr>
          <w:rFonts w:ascii="Arial" w:hAnsi="Arial" w:cs="Arial"/>
          <w:caps/>
          <w:color w:val="D81515"/>
          <w:spacing w:val="15"/>
          <w:sz w:val="30"/>
          <w:szCs w:val="30"/>
        </w:rPr>
        <w:lastRenderedPageBreak/>
        <w:t>Ý NGHĨA LÁ BÀI ACE OF PENTACLES – SỰ KHỞI ĐẦU</w:t>
      </w:r>
    </w:p>
    <w:p w:rsidR="00C764EB" w:rsidRDefault="00C764EB" w:rsidP="00C764EB">
      <w:pPr>
        <w:pStyle w:val="NormalWeb"/>
        <w:shd w:val="clear" w:color="auto" w:fill="FFFFFF"/>
        <w:spacing w:before="0" w:beforeAutospacing="0" w:after="0" w:afterAutospacing="0"/>
        <w:jc w:val="both"/>
        <w:rPr>
          <w:ins w:id="143" w:author="Unknown"/>
          <w:color w:val="232121"/>
        </w:rPr>
      </w:pPr>
      <w:ins w:id="144" w:author="Unknown">
        <w:r>
          <w:rPr>
            <w:color w:val="232121"/>
          </w:rPr>
          <w:fldChar w:fldCharType="begin"/>
        </w:r>
        <w:r>
          <w:rPr>
            <w:color w:val="232121"/>
          </w:rPr>
          <w:instrText xml:space="preserve"> HYPERLINK "https://meozodiac.com/tarot/y-nghia-la-bai-ace-of-pentacles.html" </w:instrText>
        </w:r>
        <w:r>
          <w:rPr>
            <w:color w:val="232121"/>
          </w:rPr>
          <w:fldChar w:fldCharType="separate"/>
        </w:r>
        <w:r>
          <w:rPr>
            <w:rStyle w:val="Strong"/>
            <w:color w:val="DD3333"/>
          </w:rPr>
          <w:t>Ace of Pentacles</w:t>
        </w:r>
        <w:r>
          <w:rPr>
            <w:color w:val="232121"/>
          </w:rPr>
          <w:fldChar w:fldCharType="end"/>
        </w:r>
        <w:r>
          <w:rPr>
            <w:color w:val="232121"/>
          </w:rPr>
          <w:t> là lá bài của sự khởi đầu, ám chỉ một thành công mới đang đến rất gần. Lá bài thường mang nghĩa tích cực, dường như mọi thứ đang đứng về phía bạn. Giai đoạn này, bạn sẽ nhận được phần thưởng cho sự cố gắng và tận tụy của mình. Lá bài còn thông báo một chu kỳ mới đang được bắt đầu, những cơ hội có thể sẽ xuất hiện.</w:t>
        </w:r>
      </w:ins>
    </w:p>
    <w:p w:rsidR="00C764EB" w:rsidRDefault="00C764EB"/>
    <w:p w:rsidR="00C764EB" w:rsidRDefault="00C764EB" w:rsidP="00C764EB">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Tổng quan về lá bài Ace of Pentacles</w:t>
      </w:r>
    </w:p>
    <w:p w:rsidR="00C764EB" w:rsidRDefault="00C764EB" w:rsidP="00C764EB">
      <w:pPr>
        <w:pStyle w:val="NormalWeb"/>
        <w:shd w:val="clear" w:color="auto" w:fill="FFFFFF"/>
        <w:spacing w:before="0" w:beforeAutospacing="0" w:after="0" w:afterAutospacing="0"/>
        <w:jc w:val="both"/>
        <w:rPr>
          <w:color w:val="232121"/>
        </w:rPr>
      </w:pPr>
      <w:r>
        <w:rPr>
          <w:b/>
          <w:bCs/>
          <w:noProof/>
          <w:color w:val="232121"/>
        </w:rPr>
        <w:drawing>
          <wp:inline distT="0" distB="0" distL="0" distR="0">
            <wp:extent cx="1666875" cy="2857500"/>
            <wp:effectExtent l="0" t="0" r="9525" b="0"/>
            <wp:docPr id="64" name="Picture 64" descr="https://meozodiac.com/wp-content/uploads/2019/04/1ace-of-pentacles-175x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meozodiac.com/wp-content/uploads/2019/04/1ace-of-pentacles-175x300.jpg"/>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1666875" cy="2857500"/>
                    </a:xfrm>
                    <a:prstGeom prst="rect">
                      <a:avLst/>
                    </a:prstGeom>
                    <a:noFill/>
                    <a:ln>
                      <a:noFill/>
                    </a:ln>
                  </pic:spPr>
                </pic:pic>
              </a:graphicData>
            </a:graphic>
          </wp:inline>
        </w:drawing>
      </w:r>
    </w:p>
    <w:p w:rsidR="00C764EB" w:rsidRDefault="00C764EB" w:rsidP="00C764EB">
      <w:pPr>
        <w:pStyle w:val="NormalWeb"/>
        <w:shd w:val="clear" w:color="auto" w:fill="FFFFFF"/>
        <w:spacing w:before="0" w:beforeAutospacing="0" w:after="0" w:afterAutospacing="0"/>
        <w:jc w:val="both"/>
        <w:rPr>
          <w:color w:val="232121"/>
        </w:rPr>
      </w:pPr>
      <w:r>
        <w:rPr>
          <w:color w:val="232121"/>
        </w:rPr>
        <w:t>[</w:t>
      </w:r>
      <w:hyperlink r:id="rId121" w:history="1">
        <w:r>
          <w:rPr>
            <w:rStyle w:val="Hyperlink"/>
            <w:b/>
            <w:bCs/>
            <w:color w:val="DD3333"/>
          </w:rPr>
          <w:t>Bói bài tarot online chính xác</w:t>
        </w:r>
      </w:hyperlink>
      <w:r>
        <w:rPr>
          <w:color w:val="232121"/>
        </w:rPr>
        <w:t>] </w:t>
      </w:r>
      <w:r>
        <w:rPr>
          <w:rStyle w:val="Strong"/>
          <w:color w:val="232121"/>
        </w:rPr>
        <w:t>Ý nghĩa lá bài Ace of Pentacles</w:t>
      </w:r>
      <w:r>
        <w:rPr>
          <w:color w:val="232121"/>
        </w:rPr>
        <w:t> không hứa hẹn bạn sẽ nhận được phần thưởng khổng lồ. Tuy nhiên, lá bài mang đến những dấu hiệu tốt lành đầu tiên sau một khoảng thời gian tệ hại. Bạn hoàn toàn có thể mong đợi vào giai đoạn này, sự may mắn và thịnh vượng xuất hiện. Tuy nhiên, vì lá bài cũng dự đoán một hành trình mới nên những khó khăn có thể xuất hiện bất cứ lúc nào. Bạn không thể vì một thành tích mà ngủ quên trên chiến thắng, bạn phải tiếp tục cố gắng để hướng tới những phần thưởng lớn lao hơn.</w:t>
      </w:r>
    </w:p>
    <w:p w:rsidR="008958DC" w:rsidRDefault="008958DC" w:rsidP="00C764EB">
      <w:pPr>
        <w:pStyle w:val="NormalWeb"/>
        <w:shd w:val="clear" w:color="auto" w:fill="FFFFFF"/>
        <w:spacing w:before="0" w:beforeAutospacing="0" w:after="0" w:afterAutospacing="0"/>
        <w:jc w:val="both"/>
        <w:rPr>
          <w:color w:val="232121"/>
        </w:rPr>
      </w:pPr>
    </w:p>
    <w:p w:rsidR="00C764EB" w:rsidRDefault="00C764EB" w:rsidP="00C764EB">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tình yêu</w:t>
      </w:r>
    </w:p>
    <w:p w:rsidR="00C764EB" w:rsidRDefault="00C764EB" w:rsidP="00C764EB">
      <w:pPr>
        <w:pStyle w:val="NormalWeb"/>
        <w:shd w:val="clear" w:color="auto" w:fill="FFFFFF"/>
        <w:spacing w:before="0" w:beforeAutospacing="0" w:after="0" w:afterAutospacing="0"/>
        <w:jc w:val="both"/>
        <w:rPr>
          <w:color w:val="232121"/>
        </w:rPr>
      </w:pPr>
      <w:r>
        <w:rPr>
          <w:color w:val="232121"/>
        </w:rPr>
        <w:t>Đây là thời điểm của các mối quan hệ mới, sẽ không có sự mơ mộng và lãng mạn tại giai đoạn này. Bạn phải chấp nhận những thực tế trong chuyện tình cảm hiện tại dù nó không như mong muốn. Những hành động thiết thực như quan tâm lẫn nhau có ý nghĩa hơn nhiều những lời thề non hẹn biển. Ngoài ra, bạn hoặc người ấy có thể đang nghi ngờ tình cảm của mình, nếu bạn đang băn khoăn không biết mối quan hệ sẽ đi về đâu thì hãy thẳng thắn nói chuyện với người ấy. </w:t>
      </w:r>
      <w:r>
        <w:rPr>
          <w:rStyle w:val="Strong"/>
          <w:color w:val="232121"/>
        </w:rPr>
        <w:t>Ace of Pentacles trong tình yêu</w:t>
      </w:r>
      <w:r>
        <w:rPr>
          <w:color w:val="232121"/>
        </w:rPr>
        <w:t> khuyên rằng những hành động ấm áp và thiết thực sẽ giúp mối quan hệ thêm bền vững.</w:t>
      </w:r>
    </w:p>
    <w:p w:rsidR="008958DC" w:rsidRDefault="008958DC" w:rsidP="00C764EB">
      <w:pPr>
        <w:pStyle w:val="NormalWeb"/>
        <w:shd w:val="clear" w:color="auto" w:fill="FFFFFF"/>
        <w:spacing w:before="0" w:beforeAutospacing="0" w:after="0" w:afterAutospacing="0"/>
        <w:jc w:val="both"/>
        <w:rPr>
          <w:color w:val="232121"/>
        </w:rPr>
      </w:pPr>
    </w:p>
    <w:p w:rsidR="008958DC" w:rsidRDefault="008958DC" w:rsidP="00C764EB">
      <w:pPr>
        <w:pStyle w:val="NormalWeb"/>
        <w:shd w:val="clear" w:color="auto" w:fill="FFFFFF"/>
        <w:spacing w:before="0" w:beforeAutospacing="0" w:after="0" w:afterAutospacing="0"/>
        <w:jc w:val="both"/>
        <w:rPr>
          <w:color w:val="232121"/>
        </w:rPr>
      </w:pPr>
    </w:p>
    <w:p w:rsidR="008958DC" w:rsidRDefault="008958DC" w:rsidP="00C764EB">
      <w:pPr>
        <w:pStyle w:val="NormalWeb"/>
        <w:shd w:val="clear" w:color="auto" w:fill="FFFFFF"/>
        <w:spacing w:before="0" w:beforeAutospacing="0" w:after="0" w:afterAutospacing="0"/>
        <w:jc w:val="both"/>
        <w:rPr>
          <w:color w:val="232121"/>
        </w:rPr>
      </w:pPr>
    </w:p>
    <w:p w:rsidR="008958DC" w:rsidRDefault="008958DC" w:rsidP="00C764EB">
      <w:pPr>
        <w:pStyle w:val="NormalWeb"/>
        <w:shd w:val="clear" w:color="auto" w:fill="FFFFFF"/>
        <w:spacing w:before="0" w:beforeAutospacing="0" w:after="0" w:afterAutospacing="0"/>
        <w:jc w:val="both"/>
        <w:rPr>
          <w:color w:val="232121"/>
        </w:rPr>
      </w:pPr>
    </w:p>
    <w:p w:rsidR="00C764EB" w:rsidRDefault="00C764EB" w:rsidP="00C764EB">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lastRenderedPageBreak/>
        <w:t>Về công việc</w:t>
      </w:r>
    </w:p>
    <w:p w:rsidR="00C764EB" w:rsidRDefault="00C764EB" w:rsidP="00C764EB">
      <w:pPr>
        <w:pStyle w:val="NormalWeb"/>
        <w:shd w:val="clear" w:color="auto" w:fill="FFFFFF"/>
        <w:spacing w:before="0" w:beforeAutospacing="0" w:after="255" w:afterAutospacing="0"/>
        <w:jc w:val="both"/>
        <w:rPr>
          <w:color w:val="232121"/>
        </w:rPr>
      </w:pPr>
      <w:r>
        <w:rPr>
          <w:color w:val="232121"/>
        </w:rPr>
        <w:t>Lá bài ám chỉ những khó khăn khi bắt đầu công việc mới hoặc dự án mới. Giai đoạn đầu bạn có thể sẽ phải đối mặt với những trở ngại về nhiều mặt. Tuy nhiên, những khó khăn này là cần thiết để rèn rũa bản lĩnh và sự tự tin, bạn hoàn toàn có thể tìm thấy cơ hội thông qua những thách thức. Ace of Pentacles khuyên rằng không nên quá tự hào và hài lòng về những thành tựu đạt được, biết cách khiêm tốn và tham vọng sẽ giúp bạn nhận được phần thưởng lớn hơn.</w:t>
      </w:r>
    </w:p>
    <w:p w:rsidR="00C764EB" w:rsidRDefault="00C764EB" w:rsidP="00C764EB">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tiền bạc</w:t>
      </w:r>
    </w:p>
    <w:p w:rsidR="00C764EB" w:rsidRDefault="00C764EB" w:rsidP="00C764EB">
      <w:pPr>
        <w:pStyle w:val="NormalWeb"/>
        <w:shd w:val="clear" w:color="auto" w:fill="FFFFFF"/>
        <w:spacing w:before="0" w:beforeAutospacing="0" w:after="255" w:afterAutospacing="0"/>
        <w:jc w:val="both"/>
        <w:rPr>
          <w:color w:val="232121"/>
        </w:rPr>
      </w:pPr>
      <w:r>
        <w:rPr>
          <w:color w:val="232121"/>
        </w:rPr>
        <w:t>Những cơ hội kiếm tiền và mối kinh doanh béo bở sẽ ghé thăm bạn, đừng lo ngại mà bỏ lỡ cơ hội này. Ace of Pentacles ám chỉ rằng bạn sẽ may mắn hơn những gì đã mong đợi. Tuy nhiên, số tiền kiếm được không quá dư dả mà chỉ đủ phục vụ cho nhu cầu cá nhân. Vì vậy, việc chi tiêu có kế hoạch là điều cần thiết. Nếu bạn đang nuôi ý định đầu tư vào một lĩnh vực mới lạ thì nên xin lời tư vấn từ người có kinh nghiệm.</w:t>
      </w:r>
    </w:p>
    <w:p w:rsidR="00C764EB" w:rsidRDefault="00C764EB" w:rsidP="00C764EB">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sức khỏe</w:t>
      </w:r>
    </w:p>
    <w:p w:rsidR="00C764EB" w:rsidRDefault="00C764EB" w:rsidP="00C764EB">
      <w:pPr>
        <w:pStyle w:val="NormalWeb"/>
        <w:shd w:val="clear" w:color="auto" w:fill="FFFFFF"/>
        <w:spacing w:before="0" w:beforeAutospacing="0" w:after="255" w:afterAutospacing="0"/>
        <w:jc w:val="both"/>
        <w:rPr>
          <w:color w:val="232121"/>
        </w:rPr>
      </w:pPr>
      <w:r>
        <w:rPr>
          <w:color w:val="232121"/>
        </w:rPr>
        <w:t>Ace of Pentacles không mang dấu hiệu gì bất lợi về mặt sức khỏe. Nhưng không phải vì vậy mà bạn thoải mái bỏ bê bản thân, những áp lực đến từ công việc, những khó khăn trong giai đoạn đầu kinh doanh sẽ khiến bạn quá tải. Không nên làm việc liên tục, nên giữ một nếp sống sinh hoạt lành mạnh.</w:t>
      </w:r>
    </w:p>
    <w:p w:rsidR="00C764EB" w:rsidRDefault="00C764EB" w:rsidP="00C764EB">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Ý nghĩa lá bài Ace of Pentacles xuôi</w:t>
      </w:r>
    </w:p>
    <w:p w:rsidR="00C764EB" w:rsidRDefault="00C764EB" w:rsidP="00C764EB">
      <w:pPr>
        <w:pStyle w:val="NormalWeb"/>
        <w:shd w:val="clear" w:color="auto" w:fill="FFFFFF"/>
        <w:spacing w:before="0" w:beforeAutospacing="0" w:after="255" w:afterAutospacing="0"/>
        <w:jc w:val="both"/>
        <w:rPr>
          <w:color w:val="232121"/>
        </w:rPr>
      </w:pPr>
      <w:r>
        <w:rPr>
          <w:color w:val="232121"/>
        </w:rPr>
        <w:t>Lá bài mô tả một bàn tay xuất phát từ những đám mây lơ lửng. Bàn tay đang nâng niu một hình tròn màu vàng với hình ảnh ngôi sao bên trong. Ngôi sao đại diện cho sự liên kết và sinh lực dồi dào. Phía dưới là cỏ cây tươi tốt đại diện cho sự sinh trưởng và hưng thịnh. Những dãy núi phía xa là hình ảnh của những tham vọng đời người.</w:t>
      </w:r>
    </w:p>
    <w:p w:rsidR="00C764EB" w:rsidRDefault="00C764EB" w:rsidP="00C764EB">
      <w:pPr>
        <w:pStyle w:val="NormalWeb"/>
        <w:shd w:val="clear" w:color="auto" w:fill="FFFFFF"/>
        <w:spacing w:before="0" w:beforeAutospacing="0" w:after="0" w:afterAutospacing="0"/>
        <w:jc w:val="both"/>
        <w:rPr>
          <w:color w:val="232121"/>
        </w:rPr>
      </w:pPr>
      <w:r>
        <w:rPr>
          <w:rStyle w:val="Strong"/>
          <w:color w:val="232121"/>
        </w:rPr>
        <w:t>Lá bài Ace of Pentacles xuôi</w:t>
      </w:r>
      <w:r>
        <w:rPr>
          <w:color w:val="232121"/>
        </w:rPr>
        <w:t> được xem như một hạt giống tốt, được vun trồng bởi những năng lượng và thành quả thu được là sự ổn định, an toàn và năng suất cao. Bạn có thể nhận được những thành quả lao động đầu tiên, đây sẽ là nền tảng vững chắc để tiến về phía trước. Hạnh phúc và sự thỏa mãn sẽ đồng thời xuất hiện, bạn có thể tận hưởng nhưng đừng đắm chìm trong nó.</w:t>
      </w:r>
    </w:p>
    <w:p w:rsidR="00C764EB" w:rsidRDefault="00C764EB"/>
    <w:p w:rsidR="008958DC" w:rsidRDefault="008958DC" w:rsidP="00C764EB">
      <w:pPr>
        <w:pStyle w:val="Heading1"/>
        <w:shd w:val="clear" w:color="auto" w:fill="FFFFFF"/>
        <w:spacing w:before="0"/>
        <w:jc w:val="center"/>
        <w:rPr>
          <w:rFonts w:ascii="Arial" w:hAnsi="Arial" w:cs="Arial"/>
          <w:caps/>
          <w:color w:val="D81515"/>
          <w:spacing w:val="15"/>
          <w:sz w:val="30"/>
          <w:szCs w:val="30"/>
        </w:rPr>
      </w:pPr>
    </w:p>
    <w:p w:rsidR="008958DC" w:rsidRDefault="008958DC" w:rsidP="00C764EB">
      <w:pPr>
        <w:pStyle w:val="Heading1"/>
        <w:shd w:val="clear" w:color="auto" w:fill="FFFFFF"/>
        <w:spacing w:before="0"/>
        <w:jc w:val="center"/>
        <w:rPr>
          <w:rFonts w:ascii="Arial" w:hAnsi="Arial" w:cs="Arial"/>
          <w:caps/>
          <w:color w:val="D81515"/>
          <w:spacing w:val="15"/>
          <w:sz w:val="30"/>
          <w:szCs w:val="30"/>
        </w:rPr>
      </w:pPr>
    </w:p>
    <w:p w:rsidR="008958DC" w:rsidRDefault="008958DC" w:rsidP="00C764EB">
      <w:pPr>
        <w:pStyle w:val="Heading1"/>
        <w:shd w:val="clear" w:color="auto" w:fill="FFFFFF"/>
        <w:spacing w:before="0"/>
        <w:jc w:val="center"/>
        <w:rPr>
          <w:rFonts w:ascii="Arial" w:hAnsi="Arial" w:cs="Arial"/>
          <w:caps/>
          <w:color w:val="D81515"/>
          <w:spacing w:val="15"/>
          <w:sz w:val="30"/>
          <w:szCs w:val="30"/>
        </w:rPr>
      </w:pPr>
    </w:p>
    <w:p w:rsidR="008958DC" w:rsidRPr="008958DC" w:rsidRDefault="008958DC" w:rsidP="008958DC"/>
    <w:p w:rsidR="00C764EB" w:rsidRDefault="00C764EB" w:rsidP="00C764EB">
      <w:pPr>
        <w:pStyle w:val="Heading1"/>
        <w:shd w:val="clear" w:color="auto" w:fill="FFFFFF"/>
        <w:spacing w:before="0"/>
        <w:jc w:val="center"/>
        <w:rPr>
          <w:rFonts w:ascii="Arial" w:hAnsi="Arial" w:cs="Arial"/>
          <w:caps/>
          <w:color w:val="D81515"/>
          <w:spacing w:val="15"/>
          <w:sz w:val="30"/>
          <w:szCs w:val="30"/>
        </w:rPr>
      </w:pPr>
      <w:r>
        <w:rPr>
          <w:rFonts w:ascii="Arial" w:hAnsi="Arial" w:cs="Arial"/>
          <w:caps/>
          <w:color w:val="D81515"/>
          <w:spacing w:val="15"/>
          <w:sz w:val="30"/>
          <w:szCs w:val="30"/>
        </w:rPr>
        <w:lastRenderedPageBreak/>
        <w:t>Ý NGHĨA LÁ BÀI TWO OF PENTACLES – KIỂM SOÁT CUỘC SỐNG</w:t>
      </w:r>
    </w:p>
    <w:p w:rsidR="00C764EB" w:rsidRDefault="00C764EB" w:rsidP="00C764EB">
      <w:pPr>
        <w:pStyle w:val="NormalWeb"/>
        <w:shd w:val="clear" w:color="auto" w:fill="FFFFFF"/>
        <w:spacing w:before="0" w:beforeAutospacing="0" w:after="0" w:afterAutospacing="0"/>
        <w:jc w:val="both"/>
        <w:rPr>
          <w:ins w:id="145" w:author="Unknown"/>
          <w:color w:val="232121"/>
        </w:rPr>
      </w:pPr>
      <w:ins w:id="146" w:author="Unknown">
        <w:r>
          <w:rPr>
            <w:color w:val="232121"/>
          </w:rPr>
          <w:fldChar w:fldCharType="begin"/>
        </w:r>
        <w:r>
          <w:rPr>
            <w:color w:val="232121"/>
          </w:rPr>
          <w:instrText xml:space="preserve"> HYPERLINK "https://meozodiac.com/tarot/y-nghia-la-bai-two-of-pentacles.html" </w:instrText>
        </w:r>
        <w:r>
          <w:rPr>
            <w:color w:val="232121"/>
          </w:rPr>
          <w:fldChar w:fldCharType="separate"/>
        </w:r>
        <w:r>
          <w:rPr>
            <w:rStyle w:val="Strong"/>
            <w:color w:val="DD3333"/>
          </w:rPr>
          <w:t>Lá bài Two of Pentacles</w:t>
        </w:r>
        <w:r>
          <w:rPr>
            <w:color w:val="232121"/>
          </w:rPr>
          <w:fldChar w:fldCharType="end"/>
        </w:r>
        <w:r>
          <w:rPr>
            <w:color w:val="232121"/>
          </w:rPr>
          <w:t> đại diện cho sự quản lý, lá bài xuất hiện đánh dấu giai đoạn bạn cần cân bằng lại mọi khía cạnh trong cuộc sống của mình. Mọi vấn đề về tài chính trong giai đoạn này cần được kiểm soát gắt gao. Đây không phải lá bài tích cực nhưng cũng không phải là lá bài quá xấu</w:t>
        </w:r>
      </w:ins>
    </w:p>
    <w:p w:rsidR="00C764EB" w:rsidRDefault="00C764EB"/>
    <w:p w:rsidR="00C764EB" w:rsidRDefault="00C764EB" w:rsidP="00C764EB">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Tổng quan về lá bài Two of Pentacles</w:t>
      </w:r>
    </w:p>
    <w:p w:rsidR="00C764EB" w:rsidRDefault="00C764EB" w:rsidP="00C764EB">
      <w:pPr>
        <w:pStyle w:val="NormalWeb"/>
        <w:shd w:val="clear" w:color="auto" w:fill="FFFFFF"/>
        <w:spacing w:before="0" w:beforeAutospacing="0" w:after="0" w:afterAutospacing="0"/>
        <w:jc w:val="both"/>
        <w:rPr>
          <w:color w:val="232121"/>
        </w:rPr>
      </w:pPr>
      <w:r>
        <w:rPr>
          <w:b/>
          <w:bCs/>
          <w:noProof/>
          <w:color w:val="232121"/>
        </w:rPr>
        <w:drawing>
          <wp:inline distT="0" distB="0" distL="0" distR="0">
            <wp:extent cx="1666875" cy="2857500"/>
            <wp:effectExtent l="0" t="0" r="9525" b="0"/>
            <wp:docPr id="65" name="Picture 65" descr="https://meozodiac.com/wp-content/uploads/2019/04/2two-of-pentacles-175x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meozodiac.com/wp-content/uploads/2019/04/2two-of-pentacles-175x300.jpg"/>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1666875" cy="2857500"/>
                    </a:xfrm>
                    <a:prstGeom prst="rect">
                      <a:avLst/>
                    </a:prstGeom>
                    <a:noFill/>
                    <a:ln>
                      <a:noFill/>
                    </a:ln>
                  </pic:spPr>
                </pic:pic>
              </a:graphicData>
            </a:graphic>
          </wp:inline>
        </w:drawing>
      </w:r>
    </w:p>
    <w:p w:rsidR="00C764EB" w:rsidRDefault="00C764EB" w:rsidP="00C764EB">
      <w:pPr>
        <w:pStyle w:val="NormalWeb"/>
        <w:shd w:val="clear" w:color="auto" w:fill="FFFFFF"/>
        <w:spacing w:before="0" w:beforeAutospacing="0" w:after="0" w:afterAutospacing="0"/>
        <w:jc w:val="both"/>
        <w:rPr>
          <w:color w:val="232121"/>
        </w:rPr>
      </w:pPr>
      <w:r>
        <w:rPr>
          <w:color w:val="232121"/>
        </w:rPr>
        <w:t>[</w:t>
      </w:r>
      <w:hyperlink r:id="rId123" w:history="1">
        <w:r>
          <w:rPr>
            <w:rStyle w:val="Hyperlink"/>
            <w:b/>
            <w:bCs/>
            <w:color w:val="DD3333"/>
          </w:rPr>
          <w:t>Xem bài tarot online</w:t>
        </w:r>
      </w:hyperlink>
      <w:r>
        <w:rPr>
          <w:color w:val="232121"/>
        </w:rPr>
        <w:t>] </w:t>
      </w:r>
      <w:r>
        <w:rPr>
          <w:rStyle w:val="Strong"/>
          <w:color w:val="232121"/>
        </w:rPr>
        <w:t>Ý nghĩa Two of Pentacles</w:t>
      </w:r>
      <w:r>
        <w:rPr>
          <w:color w:val="232121"/>
        </w:rPr>
        <w:t> thường xuất hiện khi bạn gặp các vấn đề về tài chính. Lá bài nhắc nhở rằng mọi vấn đề về tài chính cần được kiểm soát, nếu bạn chưa có sự sắp xếp trong thu chi thì giai đoạn này cần sắp xếp lại mọi thứ. Nếu không phải vấn đề về tiền bạc thì lá bài nhắc nhở rằng bạn đang phung phí thời gian của mình cho những thứ không có giá trị.</w:t>
      </w:r>
    </w:p>
    <w:p w:rsidR="00C764EB" w:rsidRDefault="00C764EB" w:rsidP="00C764EB">
      <w:pPr>
        <w:pStyle w:val="NormalWeb"/>
        <w:shd w:val="clear" w:color="auto" w:fill="FFFFFF"/>
        <w:spacing w:before="0" w:beforeAutospacing="0" w:after="255" w:afterAutospacing="0"/>
        <w:jc w:val="both"/>
        <w:rPr>
          <w:color w:val="232121"/>
        </w:rPr>
      </w:pPr>
      <w:r>
        <w:rPr>
          <w:color w:val="232121"/>
        </w:rPr>
        <w:t>Mặc dù mang nhiều nghĩa tiêu cực nhưng Two Of Pentacles khẳng định rằng những rắc rối về tài chính sẽ không diễn ra quá lâu. Đây là thời kỳ bạn nên suy nghĩ và quản lý mọi việc để tạo ra một sự ổn định lâu dài. Khi đi qua giai đoạn này, bạn sẽ trang bị được kỹ năng quản lý tiền bạc và thời gian một cách thông minh nhất.</w:t>
      </w:r>
    </w:p>
    <w:p w:rsidR="00C764EB" w:rsidRDefault="00C764EB" w:rsidP="00C764EB">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tình yêu</w:t>
      </w:r>
    </w:p>
    <w:p w:rsidR="00C764EB" w:rsidRDefault="00C764EB" w:rsidP="00C764EB">
      <w:pPr>
        <w:pStyle w:val="NormalWeb"/>
        <w:shd w:val="clear" w:color="auto" w:fill="FFFFFF"/>
        <w:spacing w:before="0" w:beforeAutospacing="0" w:after="0" w:afterAutospacing="0"/>
        <w:jc w:val="both"/>
        <w:rPr>
          <w:color w:val="232121"/>
        </w:rPr>
      </w:pPr>
      <w:r>
        <w:rPr>
          <w:color w:val="232121"/>
        </w:rPr>
        <w:t>Những cử chỉ lãng mạn, tình cảm của hai bạn dành cho nhau dần biến mất, tình cảm của bạn và người ấy đang có dấu hiệu xuống dốc không phanh. Cả hai bạn đều cần thời gian cân bằng lại cảm xúc và suy nghĩ về tình cảm cả hai dành cho nhau, sự san sẻ trách nhiệm với nhau là cần thiết. Hạn chế những cuộc cãi vã và nói những lời tổn thương lẫn nhau. Nếu bạn còn đang độc thân, lá bài </w:t>
      </w:r>
      <w:r>
        <w:rPr>
          <w:rStyle w:val="Strong"/>
          <w:color w:val="232121"/>
        </w:rPr>
        <w:t>Two of Pentacles trong tình yêu</w:t>
      </w:r>
      <w:r>
        <w:rPr>
          <w:color w:val="232121"/>
        </w:rPr>
        <w:t> khuyên rằng không nên vội vã, hãy hoàn thiện bản thân hơn nữa, người ấy sẽ tự động xuất hiện.</w:t>
      </w:r>
    </w:p>
    <w:p w:rsidR="008958DC" w:rsidRDefault="008958DC" w:rsidP="00C764EB">
      <w:pPr>
        <w:pStyle w:val="NormalWeb"/>
        <w:shd w:val="clear" w:color="auto" w:fill="FFFFFF"/>
        <w:spacing w:before="0" w:beforeAutospacing="0" w:after="0" w:afterAutospacing="0"/>
        <w:jc w:val="both"/>
        <w:rPr>
          <w:color w:val="232121"/>
        </w:rPr>
      </w:pPr>
    </w:p>
    <w:p w:rsidR="00C764EB" w:rsidRDefault="00C764EB" w:rsidP="00C764EB">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lastRenderedPageBreak/>
        <w:t>Về công việc</w:t>
      </w:r>
    </w:p>
    <w:p w:rsidR="00C764EB" w:rsidRDefault="00C764EB" w:rsidP="00C764EB">
      <w:pPr>
        <w:pStyle w:val="NormalWeb"/>
        <w:shd w:val="clear" w:color="auto" w:fill="FFFFFF"/>
        <w:spacing w:before="0" w:beforeAutospacing="0" w:after="255" w:afterAutospacing="0"/>
        <w:jc w:val="both"/>
        <w:rPr>
          <w:color w:val="232121"/>
        </w:rPr>
      </w:pPr>
      <w:r>
        <w:rPr>
          <w:color w:val="232121"/>
        </w:rPr>
        <w:t>Lá bài Two of Pentacles khuyên rằng không nên làm quá nhiều việc cùng một lúc, hãy xác định mục đích cuối cùng và việc nào cần ưu tiên làm trước. Hãy sắp xếp công việc theo độ quan trọng và thực hiện lần lượt, nếu quá nhiều việc hãy tìm sự hỗ trợ từ đồng nghiệp. Bạn đang có dấu hiệu bị quá tải. Nếu bạn đang đóng vai trò là cấp trên, hãy xem xét lại chế độ đãi ngộ dành cho nhân viên cấp dưới.</w:t>
      </w:r>
    </w:p>
    <w:p w:rsidR="00C764EB" w:rsidRDefault="00C764EB" w:rsidP="00C764EB">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tiền bạc</w:t>
      </w:r>
    </w:p>
    <w:p w:rsidR="00C764EB" w:rsidRDefault="00C764EB" w:rsidP="00C764EB">
      <w:pPr>
        <w:pStyle w:val="NormalWeb"/>
        <w:shd w:val="clear" w:color="auto" w:fill="FFFFFF"/>
        <w:spacing w:before="0" w:beforeAutospacing="0" w:after="255" w:afterAutospacing="0"/>
        <w:jc w:val="both"/>
        <w:rPr>
          <w:color w:val="232121"/>
        </w:rPr>
      </w:pPr>
      <w:r>
        <w:rPr>
          <w:color w:val="232121"/>
        </w:rPr>
        <w:t>Các nguồn tiền và chi tiêu đang bị chênh lệch. Bạn cần xem xét lại và vạch rõ một kế hoạch chi tiêu khoa học hơn, hãy cắt giảm những chi tiêu không cần thiết. Ngoài ra, Two of Pentacles co rằng đây là giai đoạn của sự tích lũy, hãy tiết kiệm tiền để phục vụ cho các kế hoạch kinh doanh trong thời gian tới. Hạn chế vay mượn vì đây không phải thời điểm có thể thu hồi tiền nhanh, thậm chí những sứt mẻ tình cảm vì tài chính hoàn toàn có thể xảy ra.</w:t>
      </w:r>
    </w:p>
    <w:p w:rsidR="00C764EB" w:rsidRDefault="00C764EB" w:rsidP="00C764EB">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sức khỏe</w:t>
      </w:r>
    </w:p>
    <w:p w:rsidR="00C764EB" w:rsidRDefault="00C764EB" w:rsidP="00C764EB">
      <w:pPr>
        <w:pStyle w:val="NormalWeb"/>
        <w:shd w:val="clear" w:color="auto" w:fill="FFFFFF"/>
        <w:spacing w:before="0" w:beforeAutospacing="0" w:after="255" w:afterAutospacing="0"/>
        <w:jc w:val="both"/>
        <w:rPr>
          <w:color w:val="232121"/>
        </w:rPr>
      </w:pPr>
      <w:r>
        <w:rPr>
          <w:color w:val="232121"/>
        </w:rPr>
        <w:t>Bạn nên nhớ rằng tiền có thể kiếm lại nhưng sức khỏe thì không. Bạn đang rơi vào tình trạng mất cân bằng nghiêm trọng giữa sức khỏe và công việc. Nên tạm gác công việc hiện tại và để bản thân có những phút giây nghỉ ngơi. Các hoạt động thể thao nhẹ sẽ giúp cơ thể được vận động và dẻo dai hơn thay vì ngồi làm việc cả ngày. Ngoài ra, Two of Pentacles cảnh báo sức khỏe người thân của bạn đang có dấu hiệu xấu đi, hãy quan tâm hơn tới gia đình.</w:t>
      </w:r>
    </w:p>
    <w:p w:rsidR="00C764EB" w:rsidRDefault="00C764EB" w:rsidP="00C764EB">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Ý nghĩa lá bài Two of Pentacles xuôi</w:t>
      </w:r>
    </w:p>
    <w:p w:rsidR="00C764EB" w:rsidRDefault="00C764EB" w:rsidP="00C764EB">
      <w:pPr>
        <w:pStyle w:val="NormalWeb"/>
        <w:shd w:val="clear" w:color="auto" w:fill="FFFFFF"/>
        <w:spacing w:before="0" w:beforeAutospacing="0" w:after="255" w:afterAutospacing="0"/>
        <w:jc w:val="both"/>
        <w:rPr>
          <w:color w:val="232121"/>
        </w:rPr>
      </w:pPr>
      <w:r>
        <w:rPr>
          <w:color w:val="232121"/>
        </w:rPr>
        <w:t>Lá bài mô tả một người đàn ông đang nhảy múa, anh ta đang tung hứng hai đồng xu. Dấu vô cực xuất hiện trong bức hình ám chỉ rằng người đàn ông đó có thể giải quyết mọi vấn đề của mình theo cách của riêng anh ta. Hình ảnh con thuyền và ngọn sóng lớn sau lưng đại diện cho những bấp bênh và khó khăn đang diễn ra. Nhưng dù vậy, anh ta vẫn cố gắng đứng vững. Anh ta bất chấp sự hỗn loạn sau lưng và vẫn hăng say nhảy múa, điều này biểu thị cho tinh thần lạc quan khi đối mặt với các tình huống khó khăn.</w:t>
      </w:r>
    </w:p>
    <w:p w:rsidR="00C764EB" w:rsidRDefault="00C764EB" w:rsidP="00C764EB">
      <w:pPr>
        <w:pStyle w:val="NormalWeb"/>
        <w:shd w:val="clear" w:color="auto" w:fill="FFFFFF"/>
        <w:spacing w:before="0" w:beforeAutospacing="0" w:after="0" w:afterAutospacing="0"/>
        <w:jc w:val="both"/>
        <w:rPr>
          <w:color w:val="232121"/>
        </w:rPr>
      </w:pPr>
      <w:r>
        <w:rPr>
          <w:rStyle w:val="Strong"/>
          <w:color w:val="232121"/>
        </w:rPr>
        <w:t>Lá bài Two of Pentacles xuôi</w:t>
      </w:r>
      <w:r>
        <w:rPr>
          <w:color w:val="232121"/>
        </w:rPr>
        <w:t> ám chỉ rằng bạn đang cố gắng để cân bằng mọi thứ trong cuộc sống, đây có thể là sự nghiệp, tình yêu hoặc tiền bạc. Nhờ những khó khăn mà bạn học được cách kiểm soát mọi vấn đề xung quanh mình, các vấn đề về thời gian cũng được sắp xếp hợp lý. Lời khuyên từ lá bài là nên tiếp tục duy trì tinh thần lạc quan và tỉnh táo khi đối mặt với khó khăn, tiếp tục kiểm soát chi tiêu và thắt chặt tài chính để có thể vượt qua giai đoạn này</w:t>
      </w:r>
    </w:p>
    <w:p w:rsidR="00C764EB" w:rsidRDefault="00C764EB"/>
    <w:p w:rsidR="008958DC" w:rsidRDefault="008958DC" w:rsidP="00C764EB">
      <w:pPr>
        <w:pStyle w:val="Heading1"/>
        <w:shd w:val="clear" w:color="auto" w:fill="FFFFFF"/>
        <w:spacing w:before="0"/>
        <w:jc w:val="center"/>
        <w:rPr>
          <w:rFonts w:ascii="Arial" w:hAnsi="Arial" w:cs="Arial"/>
          <w:caps/>
          <w:color w:val="D81515"/>
          <w:spacing w:val="15"/>
          <w:sz w:val="30"/>
          <w:szCs w:val="30"/>
        </w:rPr>
      </w:pPr>
    </w:p>
    <w:p w:rsidR="008958DC" w:rsidRPr="008958DC" w:rsidRDefault="008958DC" w:rsidP="008958DC"/>
    <w:p w:rsidR="00C764EB" w:rsidRDefault="00C764EB" w:rsidP="00C764EB">
      <w:pPr>
        <w:pStyle w:val="Heading1"/>
        <w:shd w:val="clear" w:color="auto" w:fill="FFFFFF"/>
        <w:spacing w:before="0"/>
        <w:jc w:val="center"/>
        <w:rPr>
          <w:rFonts w:ascii="Arial" w:hAnsi="Arial" w:cs="Arial"/>
          <w:caps/>
          <w:color w:val="D81515"/>
          <w:spacing w:val="15"/>
          <w:sz w:val="30"/>
          <w:szCs w:val="30"/>
        </w:rPr>
      </w:pPr>
      <w:r>
        <w:rPr>
          <w:rFonts w:ascii="Arial" w:hAnsi="Arial" w:cs="Arial"/>
          <w:caps/>
          <w:color w:val="D81515"/>
          <w:spacing w:val="15"/>
          <w:sz w:val="30"/>
          <w:szCs w:val="30"/>
        </w:rPr>
        <w:lastRenderedPageBreak/>
        <w:t>Ý NGHĨA LÁ BÀI THREE OF PENTACLES – PHÁT TRIỂN BẢN THÂN</w:t>
      </w:r>
    </w:p>
    <w:p w:rsidR="00C764EB" w:rsidRDefault="00C764EB" w:rsidP="00C764EB">
      <w:pPr>
        <w:pStyle w:val="NormalWeb"/>
        <w:shd w:val="clear" w:color="auto" w:fill="FFFFFF"/>
        <w:spacing w:before="0" w:beforeAutospacing="0" w:after="0" w:afterAutospacing="0"/>
        <w:jc w:val="both"/>
        <w:rPr>
          <w:ins w:id="147" w:author="Unknown"/>
          <w:color w:val="232121"/>
        </w:rPr>
      </w:pPr>
      <w:ins w:id="148" w:author="Unknown">
        <w:r>
          <w:rPr>
            <w:color w:val="232121"/>
          </w:rPr>
          <w:fldChar w:fldCharType="begin"/>
        </w:r>
        <w:r>
          <w:rPr>
            <w:color w:val="232121"/>
          </w:rPr>
          <w:instrText xml:space="preserve"> HYPERLINK "https://meozodiac.com/tarot/y-nghia-la-bai-three-of-pentacles.html" </w:instrText>
        </w:r>
        <w:r>
          <w:rPr>
            <w:color w:val="232121"/>
          </w:rPr>
          <w:fldChar w:fldCharType="separate"/>
        </w:r>
        <w:r>
          <w:rPr>
            <w:rStyle w:val="Strong"/>
            <w:color w:val="DD3333"/>
          </w:rPr>
          <w:t>Lá bài Three of Pentacles</w:t>
        </w:r>
        <w:r>
          <w:rPr>
            <w:color w:val="232121"/>
          </w:rPr>
          <w:fldChar w:fldCharType="end"/>
        </w:r>
        <w:r>
          <w:rPr>
            <w:color w:val="232121"/>
          </w:rPr>
          <w:t> đánh dấu khoảng thời gian bạn đang nỗ lực phát triển bản thân cho tương lai. Trong thời điểm này bạn có thể tiếp tục học lên cao hoặc tiếp tục rèn luyện các kỹ năng nghề nghiệp. Vì sở hữu những tài năng thiên bẩm nên bạn sẽ dễ dàng tiếp thu và chọn lọc được những kiến thức bổ ích.</w:t>
        </w:r>
      </w:ins>
    </w:p>
    <w:p w:rsidR="00C764EB" w:rsidRDefault="00C764EB"/>
    <w:p w:rsidR="00C764EB" w:rsidRDefault="00C764EB" w:rsidP="00C764EB">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Tổng quan về lá bài Three of Pentacles</w:t>
      </w:r>
    </w:p>
    <w:p w:rsidR="00C764EB" w:rsidRDefault="00C764EB" w:rsidP="00C764EB">
      <w:pPr>
        <w:pStyle w:val="NormalWeb"/>
        <w:shd w:val="clear" w:color="auto" w:fill="FFFFFF"/>
        <w:spacing w:before="0" w:beforeAutospacing="0" w:after="255" w:afterAutospacing="0"/>
        <w:jc w:val="both"/>
        <w:rPr>
          <w:color w:val="232121"/>
        </w:rPr>
      </w:pPr>
      <w:r>
        <w:rPr>
          <w:noProof/>
          <w:color w:val="232121"/>
        </w:rPr>
        <w:drawing>
          <wp:inline distT="0" distB="0" distL="0" distR="0">
            <wp:extent cx="1666875" cy="2857500"/>
            <wp:effectExtent l="0" t="0" r="9525" b="0"/>
            <wp:docPr id="66" name="Picture 66" descr="https://meozodiac.com/wp-content/uploads/2019/04/3three-of-pentacles-175x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s://meozodiac.com/wp-content/uploads/2019/04/3three-of-pentacles-175x300.jpg"/>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1666875" cy="2857500"/>
                    </a:xfrm>
                    <a:prstGeom prst="rect">
                      <a:avLst/>
                    </a:prstGeom>
                    <a:noFill/>
                    <a:ln>
                      <a:noFill/>
                    </a:ln>
                  </pic:spPr>
                </pic:pic>
              </a:graphicData>
            </a:graphic>
          </wp:inline>
        </w:drawing>
      </w:r>
    </w:p>
    <w:p w:rsidR="00C764EB" w:rsidRDefault="00C764EB" w:rsidP="00C764EB">
      <w:pPr>
        <w:pStyle w:val="NormalWeb"/>
        <w:shd w:val="clear" w:color="auto" w:fill="FFFFFF"/>
        <w:spacing w:before="0" w:beforeAutospacing="0" w:after="0" w:afterAutospacing="0"/>
        <w:jc w:val="both"/>
        <w:rPr>
          <w:color w:val="232121"/>
        </w:rPr>
      </w:pPr>
      <w:r>
        <w:rPr>
          <w:color w:val="232121"/>
        </w:rPr>
        <w:t>[</w:t>
      </w:r>
      <w:hyperlink r:id="rId125" w:history="1">
        <w:r>
          <w:rPr>
            <w:rStyle w:val="Hyperlink"/>
            <w:b/>
            <w:bCs/>
            <w:color w:val="DD3333"/>
          </w:rPr>
          <w:t>Coi bói bài tarot online</w:t>
        </w:r>
      </w:hyperlink>
      <w:r>
        <w:rPr>
          <w:color w:val="232121"/>
        </w:rPr>
        <w:t>] </w:t>
      </w:r>
      <w:r>
        <w:rPr>
          <w:rStyle w:val="Strong"/>
          <w:color w:val="232121"/>
        </w:rPr>
        <w:t>Ý nghĩa lá bài Three of Pentacles</w:t>
      </w:r>
      <w:r>
        <w:rPr>
          <w:color w:val="232121"/>
        </w:rPr>
        <w:t> ám chỉ rằng những sự cố gắng, nỗ lực của bạn đang đem lại những tín hiệu tích cực. Lá bài đánh dấu hành trình của những nỗ lực, những kết quả hiện tại không phải là cuối cùng. Do vậy, bạn không được ngừng cố gắng và trau dồi bản thân. Bạn đang sở hữu một tinh thần chiến đấu tuyệt vời, điều này là tốt để thực hiện những ước mơ.</w:t>
      </w:r>
    </w:p>
    <w:p w:rsidR="00C764EB" w:rsidRDefault="00C764EB" w:rsidP="00C764EB">
      <w:pPr>
        <w:pStyle w:val="NormalWeb"/>
        <w:shd w:val="clear" w:color="auto" w:fill="FFFFFF"/>
        <w:spacing w:before="0" w:beforeAutospacing="0" w:after="255" w:afterAutospacing="0"/>
        <w:jc w:val="both"/>
        <w:rPr>
          <w:color w:val="232121"/>
        </w:rPr>
      </w:pPr>
      <w:r>
        <w:rPr>
          <w:color w:val="232121"/>
        </w:rPr>
        <w:t>Tuy nhiên, lá bài cảnh báo rằng những người càng sở hữu nhiều tài năng thiên bẩm thì càng dễ trở nên kiêu ngạo, bạn có thể tài năng trong lĩnh vực này nhưng điều đó không có nghĩa rằng không ai có thể giỏi hơn bạn. Ngoài ra, bạn có thể trở thành chủ đề của những ganh ghét, đố kỵ bởi những người không có tài năng bẩm sinh như bạn.</w:t>
      </w:r>
    </w:p>
    <w:p w:rsidR="00C764EB" w:rsidRDefault="00C764EB" w:rsidP="00C764EB">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tình yêu</w:t>
      </w:r>
    </w:p>
    <w:p w:rsidR="00C764EB" w:rsidRDefault="00C764EB" w:rsidP="00C764EB">
      <w:pPr>
        <w:pStyle w:val="NormalWeb"/>
        <w:shd w:val="clear" w:color="auto" w:fill="FFFFFF"/>
        <w:spacing w:before="0" w:beforeAutospacing="0" w:after="0" w:afterAutospacing="0"/>
        <w:jc w:val="both"/>
        <w:rPr>
          <w:color w:val="232121"/>
        </w:rPr>
      </w:pPr>
      <w:r>
        <w:rPr>
          <w:color w:val="232121"/>
        </w:rPr>
        <w:t>Mối quan hệ tình cảm phải dựa trên nền tảng yêu thương, quan tâm và chăm sóc lẫn nhau. Tuy nhiên, </w:t>
      </w:r>
      <w:r>
        <w:rPr>
          <w:rStyle w:val="Strong"/>
          <w:color w:val="232121"/>
        </w:rPr>
        <w:t>Three of Pentacles trong tình yêu</w:t>
      </w:r>
      <w:r>
        <w:rPr>
          <w:color w:val="232121"/>
        </w:rPr>
        <w:t> cho rằng bạn đang quá quan tâm và kiểm soát người ấy, điều này tạo nên sự ngột ngạt. Nên cho người ấy những không gian riêng để tự do làm tất cả những gì họ muốn. Sự quan tâm ở mức vừa phải sẽ khiến mối quan hệ trở nên ngọt ngào. Nếu bạn đang độc thân thì đây là thời gian khá thích hợp để ra ngoài và tìm kiếm một nửa còn lại.</w:t>
      </w:r>
    </w:p>
    <w:p w:rsidR="008958DC" w:rsidRDefault="008958DC" w:rsidP="00C764EB">
      <w:pPr>
        <w:pStyle w:val="NormalWeb"/>
        <w:shd w:val="clear" w:color="auto" w:fill="FFFFFF"/>
        <w:spacing w:before="0" w:beforeAutospacing="0" w:after="0" w:afterAutospacing="0"/>
        <w:jc w:val="both"/>
        <w:rPr>
          <w:color w:val="232121"/>
        </w:rPr>
      </w:pPr>
    </w:p>
    <w:p w:rsidR="00C764EB" w:rsidRDefault="00C764EB" w:rsidP="00C764EB">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lastRenderedPageBreak/>
        <w:t>Về công việc</w:t>
      </w:r>
    </w:p>
    <w:p w:rsidR="00C764EB" w:rsidRDefault="00C764EB" w:rsidP="00C764EB">
      <w:pPr>
        <w:pStyle w:val="NormalWeb"/>
        <w:shd w:val="clear" w:color="auto" w:fill="FFFFFF"/>
        <w:spacing w:before="0" w:beforeAutospacing="0" w:after="255" w:afterAutospacing="0"/>
        <w:jc w:val="both"/>
        <w:rPr>
          <w:color w:val="232121"/>
        </w:rPr>
      </w:pPr>
      <w:r>
        <w:rPr>
          <w:color w:val="232121"/>
        </w:rPr>
        <w:t>Lá bài Three of Pentacles thông báo rằng bạn sẽ sớm nhận được phần thưởng cho sự cố gắng của mình. Sự thăng tiến xuất hiện trong lá bài này, bạn sẽ được công nhận và khiến nhiều người ghen tị vì những gì bạn nhận được. Nếu bạn muốn luân chuyển công việc hoặc đầu tư thì hãy mạnh dạn, tuy nhiên hãy cẩn thận. Có thể nói đây là giai đoạn công việc của bạn thăng hoa nhất. Tuy nhiên, không nên kiêu ngạo và tự hào quá mức vì những thành tựu mình đạt được.</w:t>
      </w:r>
    </w:p>
    <w:p w:rsidR="00C764EB" w:rsidRDefault="00C764EB" w:rsidP="00C764EB">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tiền bạc</w:t>
      </w:r>
    </w:p>
    <w:p w:rsidR="00C764EB" w:rsidRDefault="00C764EB" w:rsidP="00C764EB">
      <w:pPr>
        <w:pStyle w:val="NormalWeb"/>
        <w:shd w:val="clear" w:color="auto" w:fill="FFFFFF"/>
        <w:spacing w:before="0" w:beforeAutospacing="0" w:after="255" w:afterAutospacing="0"/>
        <w:jc w:val="both"/>
        <w:rPr>
          <w:color w:val="232121"/>
        </w:rPr>
      </w:pPr>
      <w:r>
        <w:rPr>
          <w:color w:val="232121"/>
        </w:rPr>
        <w:t>Sự thăng tiến trong công việc cùng đầu óc khôn ngoan giúp bạn thu về những khoản tiền lớn. Tình hình tài chính tại thời điểm này đã bắt đầu ổn định hơn. Tuy nhiên, Three of Pentacles cho rằng bạn vẫn nên thận trọng trước những thay đổi bất ngờ trong đầu tư. Nên tiết kiệm tiền để phòng trường hợp bất ngờ xảy ra. Giai đoạn này, hãy hạn chế đi vay mượn và cho vay mượn.</w:t>
      </w:r>
    </w:p>
    <w:p w:rsidR="00C764EB" w:rsidRDefault="00C764EB" w:rsidP="00C764EB">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sức khỏe</w:t>
      </w:r>
    </w:p>
    <w:p w:rsidR="00C764EB" w:rsidRDefault="00C764EB" w:rsidP="00C764EB">
      <w:pPr>
        <w:pStyle w:val="NormalWeb"/>
        <w:shd w:val="clear" w:color="auto" w:fill="FFFFFF"/>
        <w:spacing w:before="0" w:beforeAutospacing="0" w:after="255" w:afterAutospacing="0"/>
        <w:jc w:val="both"/>
        <w:rPr>
          <w:color w:val="232121"/>
        </w:rPr>
      </w:pPr>
      <w:r>
        <w:rPr>
          <w:color w:val="232121"/>
        </w:rPr>
        <w:t>Sự bỏ bê bản thân trong quá khứ sẽ ảnh hưởng nghiêm trọng tới sức khỏe hiện tại. Sự điều tiết và cân bằng lại cơ thể là điều hết sức cần thiết. Bạn nên thực hiện một chế độ ăn uống thanh lọc cơ thể, tham gia các hoạt động thể dục để tăng cường sức khỏe. Nếu bạn đang phải điều trị bệnh thì không cần quá lo lắng, bạn đang sở hữu một tinh thần lạc quan, điều này sẽ giúp bạn mạnh mẽ vượt qua bệnh tật.</w:t>
      </w:r>
    </w:p>
    <w:p w:rsidR="008958DC" w:rsidRDefault="008958DC" w:rsidP="008958DC">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Ý nghĩa lá bài Three of Pentacles xuôi</w:t>
      </w:r>
    </w:p>
    <w:p w:rsidR="008958DC" w:rsidRDefault="008958DC" w:rsidP="008958DC">
      <w:pPr>
        <w:pStyle w:val="NormalWeb"/>
        <w:shd w:val="clear" w:color="auto" w:fill="FFFFFF"/>
        <w:spacing w:before="0" w:beforeAutospacing="0" w:after="255" w:afterAutospacing="0"/>
        <w:jc w:val="both"/>
        <w:rPr>
          <w:color w:val="232121"/>
        </w:rPr>
      </w:pPr>
      <w:r>
        <w:rPr>
          <w:color w:val="232121"/>
        </w:rPr>
        <w:t>Lá bài xuôi mô tả một người học việc đang làm việc trong một nhà thờ. Bên cạnh anh ta còn có hai người khác, họ đang giữ trên tay một mảnh giấy. Người học việc đang trò chuyện với họ về những lộ trình xây dựng và phát triển nhà thờ, hai người còn lại lắng nghe những gì anh ta chỉ dẫn. Thoạt nhìn có thể nhận ra người học việc trẻ hơn hai người còn lại nhưng anh ta có khá nhiều kinh nghiệm.</w:t>
      </w:r>
    </w:p>
    <w:p w:rsidR="008958DC" w:rsidRDefault="008958DC" w:rsidP="008958DC">
      <w:pPr>
        <w:pStyle w:val="NormalWeb"/>
        <w:shd w:val="clear" w:color="auto" w:fill="FFFFFF"/>
        <w:spacing w:before="0" w:beforeAutospacing="0" w:after="255" w:afterAutospacing="0"/>
        <w:jc w:val="both"/>
        <w:rPr>
          <w:color w:val="232121"/>
        </w:rPr>
      </w:pPr>
      <w:r>
        <w:rPr>
          <w:color w:val="232121"/>
        </w:rPr>
        <w:t>Lá bài đại diện cho những nỗ lực hoàn thành mục tiêu. Giai đoạn này bạn đang có một vài kế hoạch làm việc nhóm, bạn khá tận hưởng nó. Tất cả các kỹ năng của bạn được kết hợp nhuần nhuyễn với nhau và tạo kết quả tốt.</w:t>
      </w:r>
    </w:p>
    <w:p w:rsidR="008958DC" w:rsidRDefault="008958DC" w:rsidP="008958DC">
      <w:pPr>
        <w:pStyle w:val="NormalWeb"/>
        <w:shd w:val="clear" w:color="auto" w:fill="FFFFFF"/>
        <w:spacing w:before="0" w:beforeAutospacing="0" w:after="0" w:afterAutospacing="0"/>
        <w:jc w:val="both"/>
        <w:rPr>
          <w:ins w:id="149" w:author="Unknown"/>
          <w:color w:val="232121"/>
        </w:rPr>
      </w:pPr>
      <w:ins w:id="150" w:author="Unknown">
        <w:r>
          <w:rPr>
            <w:rStyle w:val="Strong"/>
            <w:color w:val="232121"/>
          </w:rPr>
          <w:t>Lá bài Three of Pentacles xuôi</w:t>
        </w:r>
        <w:r>
          <w:rPr>
            <w:color w:val="232121"/>
          </w:rPr>
          <w:t> ám chỉ những khởi đầu đang khá tốt, bạn nên tiếp tục cố gắng bằng tinh thần tích cực như hiện tại. Thời điểm này, bạn cần sự cộng tác của người khác để hoàn thành mục tiêu một cách nhanh nhất. Bạn sẽ nhận được những thành công ngoài mong đợi tại thời điểm này.</w:t>
        </w:r>
      </w:ins>
    </w:p>
    <w:p w:rsidR="008958DC" w:rsidRDefault="008958DC" w:rsidP="00C764EB">
      <w:pPr>
        <w:pStyle w:val="NormalWeb"/>
        <w:shd w:val="clear" w:color="auto" w:fill="FFFFFF"/>
        <w:spacing w:before="0" w:beforeAutospacing="0" w:after="255" w:afterAutospacing="0"/>
        <w:jc w:val="both"/>
        <w:rPr>
          <w:color w:val="232121"/>
        </w:rPr>
      </w:pPr>
    </w:p>
    <w:p w:rsidR="00C764EB" w:rsidRDefault="00C764EB"/>
    <w:p w:rsidR="00C764EB" w:rsidRDefault="00C764EB" w:rsidP="00C764EB">
      <w:pPr>
        <w:pStyle w:val="Heading1"/>
        <w:shd w:val="clear" w:color="auto" w:fill="FFFFFF"/>
        <w:spacing w:before="0"/>
        <w:jc w:val="center"/>
        <w:rPr>
          <w:rFonts w:ascii="Arial" w:hAnsi="Arial" w:cs="Arial"/>
          <w:caps/>
          <w:color w:val="D81515"/>
          <w:spacing w:val="15"/>
          <w:sz w:val="30"/>
          <w:szCs w:val="30"/>
        </w:rPr>
      </w:pPr>
      <w:r>
        <w:rPr>
          <w:rFonts w:ascii="Arial" w:hAnsi="Arial" w:cs="Arial"/>
          <w:caps/>
          <w:color w:val="D81515"/>
          <w:spacing w:val="15"/>
          <w:sz w:val="30"/>
          <w:szCs w:val="30"/>
        </w:rPr>
        <w:lastRenderedPageBreak/>
        <w:t>Ý NGHĨA LÁ BÀI FOUR OF PENTACLES – SỞ HỮU, TÍCH TRỮ</w:t>
      </w:r>
    </w:p>
    <w:p w:rsidR="00C764EB" w:rsidRDefault="00C764EB" w:rsidP="00C764EB">
      <w:pPr>
        <w:pStyle w:val="NormalWeb"/>
        <w:shd w:val="clear" w:color="auto" w:fill="FFFFFF"/>
        <w:spacing w:before="0" w:beforeAutospacing="0" w:after="0" w:afterAutospacing="0"/>
        <w:jc w:val="both"/>
        <w:rPr>
          <w:ins w:id="151" w:author="Unknown"/>
          <w:color w:val="232121"/>
        </w:rPr>
      </w:pPr>
      <w:ins w:id="152" w:author="Unknown">
        <w:r>
          <w:rPr>
            <w:color w:val="232121"/>
          </w:rPr>
          <w:t>[</w:t>
        </w:r>
        <w:r>
          <w:rPr>
            <w:rStyle w:val="Strong"/>
            <w:color w:val="232121"/>
          </w:rPr>
          <w:fldChar w:fldCharType="begin"/>
        </w:r>
        <w:r>
          <w:rPr>
            <w:rStyle w:val="Strong"/>
            <w:color w:val="232121"/>
          </w:rPr>
          <w:instrText xml:space="preserve"> HYPERLINK "https://meozodiac.com/xem-boi-bai-tarot-online" </w:instrText>
        </w:r>
        <w:r>
          <w:rPr>
            <w:rStyle w:val="Strong"/>
            <w:color w:val="232121"/>
          </w:rPr>
          <w:fldChar w:fldCharType="separate"/>
        </w:r>
        <w:r>
          <w:rPr>
            <w:rStyle w:val="Hyperlink"/>
            <w:b/>
            <w:bCs/>
            <w:color w:val="DD3333"/>
          </w:rPr>
          <w:t>Bói bài tarot tình yêu</w:t>
        </w:r>
        <w:r>
          <w:rPr>
            <w:rStyle w:val="Strong"/>
            <w:color w:val="232121"/>
          </w:rPr>
          <w:fldChar w:fldCharType="end"/>
        </w:r>
        <w:r>
          <w:rPr>
            <w:color w:val="232121"/>
          </w:rPr>
          <w:t>] </w:t>
        </w:r>
        <w:r>
          <w:rPr>
            <w:rStyle w:val="Strong"/>
            <w:color w:val="232121"/>
          </w:rPr>
          <w:t>Four of Pentacles</w:t>
        </w:r>
        <w:r>
          <w:rPr>
            <w:color w:val="232121"/>
          </w:rPr>
          <w:t> là lá bài của sự sở hữu, những người nhận được lá bài này đang cố gắng giữ một thứ gì đó. Hiểu một cách đơn giản hơn, họ đang cố gắng giữ một thứ gì đó mà không cần biết nó là tốt hay xấu, nhưng họ quyết không buông tay từ bỏ.</w:t>
        </w:r>
      </w:ins>
    </w:p>
    <w:p w:rsidR="00C764EB" w:rsidRDefault="00C764EB"/>
    <w:p w:rsidR="00C764EB" w:rsidRDefault="00C764EB" w:rsidP="00C764EB">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Tổng quan về lá bài Four of Pentacles</w:t>
      </w:r>
    </w:p>
    <w:p w:rsidR="00C764EB" w:rsidRDefault="00C764EB" w:rsidP="00C764EB">
      <w:pPr>
        <w:pStyle w:val="NormalWeb"/>
        <w:shd w:val="clear" w:color="auto" w:fill="FFFFFF"/>
        <w:spacing w:before="0" w:beforeAutospacing="0" w:after="0" w:afterAutospacing="0"/>
        <w:jc w:val="both"/>
        <w:rPr>
          <w:color w:val="232121"/>
        </w:rPr>
      </w:pPr>
      <w:r>
        <w:rPr>
          <w:noProof/>
          <w:color w:val="232121"/>
        </w:rPr>
        <w:drawing>
          <wp:inline distT="0" distB="0" distL="0" distR="0">
            <wp:extent cx="1666875" cy="2857500"/>
            <wp:effectExtent l="0" t="0" r="9525" b="0"/>
            <wp:docPr id="67" name="Picture 67" descr="https://meozodiac.com/wp-content/uploads/2019/04/4four-of-pentacles-175x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s://meozodiac.com/wp-content/uploads/2019/04/4four-of-pentacles-175x300.jpg"/>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1666875" cy="2857500"/>
                    </a:xfrm>
                    <a:prstGeom prst="rect">
                      <a:avLst/>
                    </a:prstGeom>
                    <a:noFill/>
                    <a:ln>
                      <a:noFill/>
                    </a:ln>
                  </pic:spPr>
                </pic:pic>
              </a:graphicData>
            </a:graphic>
          </wp:inline>
        </w:drawing>
      </w:r>
      <w:hyperlink r:id="rId127" w:history="1">
        <w:r>
          <w:rPr>
            <w:rStyle w:val="Strong"/>
            <w:color w:val="DD3333"/>
          </w:rPr>
          <w:t>Ý nghĩa lá bài Four of Pentacles</w:t>
        </w:r>
      </w:hyperlink>
      <w:r>
        <w:rPr>
          <w:color w:val="232121"/>
        </w:rPr>
        <w:t> ám chỉ một hành vi tích trữ. Nếu bạn đã nhận được thứ gì đó bạn quyết không muốn chia sẻ nó với bất kỳ ai. Bạn không muốn vứt bỏ cho dù nó không còn giá trị sử dụng. Lá bài ám chỉ cả những mối quan hệ không rõ ràng trong chuyện tình cảm. Lá bài thể hiện những ám ảnh của bạn, bạn đang có xu hướng tự lừa dối bản thân và làm phiền người khác.</w:t>
      </w:r>
    </w:p>
    <w:p w:rsidR="00C764EB" w:rsidRDefault="00C764EB" w:rsidP="00C764EB">
      <w:pPr>
        <w:pStyle w:val="NormalWeb"/>
        <w:shd w:val="clear" w:color="auto" w:fill="FFFFFF"/>
        <w:spacing w:before="0" w:beforeAutospacing="0" w:after="255" w:afterAutospacing="0"/>
        <w:jc w:val="both"/>
        <w:rPr>
          <w:color w:val="232121"/>
        </w:rPr>
      </w:pPr>
      <w:r>
        <w:rPr>
          <w:color w:val="232121"/>
        </w:rPr>
        <w:t>Đôi khi sự cố chấp có thể mang lại kết quả tốt nếu bạn biết áp dụng nó vào việc chinh phục những mục tiêu. Tuy nhiên, những sự cố chấp, ngang bướng sẽ khiến bạn thua thiệt trong đa số tình huống.</w:t>
      </w:r>
    </w:p>
    <w:p w:rsidR="00C764EB" w:rsidRDefault="00C764EB" w:rsidP="00C764EB">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tình yêu</w:t>
      </w:r>
    </w:p>
    <w:p w:rsidR="00C764EB" w:rsidRDefault="00C764EB" w:rsidP="00C764EB">
      <w:pPr>
        <w:pStyle w:val="NormalWeb"/>
        <w:shd w:val="clear" w:color="auto" w:fill="FFFFFF"/>
        <w:spacing w:before="0" w:beforeAutospacing="0" w:after="0" w:afterAutospacing="0"/>
        <w:jc w:val="both"/>
        <w:rPr>
          <w:color w:val="232121"/>
        </w:rPr>
      </w:pPr>
      <w:r>
        <w:rPr>
          <w:color w:val="232121"/>
        </w:rPr>
        <w:t>Bạn đang quá mong đợi vào người ấy, bạn mong muốn người ấy trở thành một người hoàn hảo và toàn diện. Tuy nhiên, thực tế nửa kia lại không đáp ứng được những yêu cầu này, điều này tạo nên sự thất vọng. Bạn luôn cảm thấy mình hy sinh rất nhiều cho mối quan hệ này nhưng không được đền đáp xứng đáng. </w:t>
      </w:r>
      <w:r>
        <w:rPr>
          <w:rStyle w:val="Strong"/>
          <w:color w:val="232121"/>
        </w:rPr>
        <w:t>Lá bài Four of Pentacles trong tình yêu</w:t>
      </w:r>
      <w:r>
        <w:rPr>
          <w:color w:val="232121"/>
        </w:rPr>
        <w:t> ám chỉ rằng mối quan hệ hiện tại khiến cả hai vô cùng mệt mỏi nhưng không ai muốn buông tay. Lời khuyên là hãy hạ thấp tiêu chuẩn của bản thân, yêu là chấp nhận thay đổi cùng nhau, không nên ép buộc đối phương làm điều họ không thích.</w:t>
      </w:r>
    </w:p>
    <w:p w:rsidR="008958DC" w:rsidRDefault="008958DC" w:rsidP="00C764EB">
      <w:pPr>
        <w:pStyle w:val="NormalWeb"/>
        <w:shd w:val="clear" w:color="auto" w:fill="FFFFFF"/>
        <w:spacing w:before="0" w:beforeAutospacing="0" w:after="0" w:afterAutospacing="0"/>
        <w:jc w:val="both"/>
        <w:rPr>
          <w:color w:val="232121"/>
        </w:rPr>
      </w:pPr>
    </w:p>
    <w:p w:rsidR="008958DC" w:rsidRDefault="008958DC" w:rsidP="00C764EB">
      <w:pPr>
        <w:pStyle w:val="NormalWeb"/>
        <w:shd w:val="clear" w:color="auto" w:fill="FFFFFF"/>
        <w:spacing w:before="0" w:beforeAutospacing="0" w:after="0" w:afterAutospacing="0"/>
        <w:jc w:val="both"/>
        <w:rPr>
          <w:color w:val="232121"/>
        </w:rPr>
      </w:pPr>
    </w:p>
    <w:p w:rsidR="008958DC" w:rsidRDefault="008958DC" w:rsidP="00C764EB">
      <w:pPr>
        <w:pStyle w:val="NormalWeb"/>
        <w:shd w:val="clear" w:color="auto" w:fill="FFFFFF"/>
        <w:spacing w:before="0" w:beforeAutospacing="0" w:after="0" w:afterAutospacing="0"/>
        <w:jc w:val="both"/>
        <w:rPr>
          <w:color w:val="232121"/>
        </w:rPr>
      </w:pPr>
    </w:p>
    <w:p w:rsidR="00C764EB" w:rsidRDefault="00C764EB" w:rsidP="00C764EB">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lastRenderedPageBreak/>
        <w:t>Về công việc</w:t>
      </w:r>
    </w:p>
    <w:p w:rsidR="00C764EB" w:rsidRDefault="00C764EB" w:rsidP="00C764EB">
      <w:pPr>
        <w:pStyle w:val="NormalWeb"/>
        <w:shd w:val="clear" w:color="auto" w:fill="FFFFFF"/>
        <w:spacing w:before="0" w:beforeAutospacing="0" w:after="255" w:afterAutospacing="0"/>
        <w:jc w:val="both"/>
        <w:rPr>
          <w:color w:val="232121"/>
        </w:rPr>
      </w:pPr>
      <w:r>
        <w:rPr>
          <w:color w:val="232121"/>
        </w:rPr>
        <w:t>Lá bài Four of Pentacles ám chỉ rằng bạn đã nhận được những phần thưởng tương xứng với những nỗ lực bản thân bỏ ra. Tuy nhiên, sự tự hào về những thành tích cũ khiến bạn mãi ngủ quên trên chiến thắng và bị bỏ lại phía sau. Nên tiếp tục cố gắng và hoàn thiện bản thân mình hơn, nên nhớ rằng bạn giỏi thì sẽ có người giỏi hơn. Ngoài ra, lá bài cũng cảnh báo sự xuất hiện của đối thủ cạnh tranh sẽ khiến mọi thứ bị xáo trộn.</w:t>
      </w:r>
    </w:p>
    <w:p w:rsidR="00C764EB" w:rsidRDefault="00C764EB" w:rsidP="00C764EB">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tiền bạc</w:t>
      </w:r>
    </w:p>
    <w:p w:rsidR="00C764EB" w:rsidRDefault="00C764EB" w:rsidP="00C764EB">
      <w:pPr>
        <w:pStyle w:val="NormalWeb"/>
        <w:shd w:val="clear" w:color="auto" w:fill="FFFFFF"/>
        <w:spacing w:before="0" w:beforeAutospacing="0" w:after="255" w:afterAutospacing="0"/>
        <w:jc w:val="both"/>
        <w:rPr>
          <w:color w:val="232121"/>
        </w:rPr>
      </w:pPr>
      <w:r>
        <w:rPr>
          <w:color w:val="232121"/>
        </w:rPr>
        <w:t>Tin vui về mặt tài chính là nguồn thu tương đối dồi dào và nguồn chi khá ít. Bạn đang có một chế độ chi tiêu hợp lý và kế hoạch dùng tiền cho những thứ thiết yếu, không phung phí. Tuy nhiên, việc không lưu động nguồn tiền khiến bạn đánh mất những cơ hội. Không nên quá thận trọng vì những cơ hội luôn đến bất ngờ, bạn không nắm bắt cơ hội sẽ vụt mất.</w:t>
      </w:r>
    </w:p>
    <w:p w:rsidR="00C764EB" w:rsidRDefault="00C764EB" w:rsidP="00C764EB">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sức khỏe</w:t>
      </w:r>
    </w:p>
    <w:p w:rsidR="00C764EB" w:rsidRDefault="00C764EB" w:rsidP="00C764EB">
      <w:pPr>
        <w:pStyle w:val="NormalWeb"/>
        <w:shd w:val="clear" w:color="auto" w:fill="FFFFFF"/>
        <w:spacing w:before="0" w:beforeAutospacing="0" w:after="255" w:afterAutospacing="0"/>
        <w:jc w:val="both"/>
        <w:rPr>
          <w:color w:val="232121"/>
        </w:rPr>
      </w:pPr>
      <w:r>
        <w:rPr>
          <w:color w:val="232121"/>
        </w:rPr>
        <w:t>Lá bài cảnh báo sự tiết kiệm quá mức khiến bạn ít quan tâm tới sức khỏe của mình, bạn bỏ quên các buổi khám định kỳ khiến tình trạng sức khỏe ngày càng xấu đi. Lá bài Four of Pentacles cảnh báo việc uống thuốc một cách bừa bãi không theo chỉ định của bác sĩ chuyên môn sẽ gây ra những tác hại khó lường. Lá bài có ám chỉ đây là giai đoạn những căn bệnh cũ có thể tái phát. Bạn cần hết sức quan tâm tới những dấu hiệu bất thường của cơ thể để hạn chế tối đa những nguy cơ mắc bệnh nguy hiểm. Nên thăm khám định kỳ theo chỉ định của bác sĩ, hạn chế làm việc quá sức và nghỉ ngơi điều độ.</w:t>
      </w:r>
    </w:p>
    <w:p w:rsidR="00C764EB" w:rsidRDefault="00C764EB" w:rsidP="00C764EB">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Ý nghĩa lá bài Four of Pentacles xuôi</w:t>
      </w:r>
    </w:p>
    <w:p w:rsidR="00C764EB" w:rsidRDefault="00C764EB" w:rsidP="00C764EB">
      <w:pPr>
        <w:pStyle w:val="NormalWeb"/>
        <w:shd w:val="clear" w:color="auto" w:fill="FFFFFF"/>
        <w:spacing w:before="0" w:beforeAutospacing="0" w:after="255" w:afterAutospacing="0"/>
        <w:jc w:val="both"/>
        <w:rPr>
          <w:color w:val="232121"/>
        </w:rPr>
      </w:pPr>
      <w:r>
        <w:rPr>
          <w:color w:val="232121"/>
        </w:rPr>
        <w:t>Một người đàn ông đang ngồi, anh ta đang giữ những đồng xu bằng tay và đầu, dưới chân anh ta cũng có những hình đồng xu. Tư thế của anh ta là phòng thủ, anh ta nắm chặt tay, ghì chặt chân bảo vệ chúng.</w:t>
      </w:r>
    </w:p>
    <w:p w:rsidR="00C764EB" w:rsidRDefault="00C764EB" w:rsidP="00C764EB">
      <w:pPr>
        <w:pStyle w:val="NormalWeb"/>
        <w:shd w:val="clear" w:color="auto" w:fill="FFFFFF"/>
        <w:spacing w:before="0" w:beforeAutospacing="0" w:after="0" w:afterAutospacing="0"/>
        <w:jc w:val="both"/>
        <w:rPr>
          <w:color w:val="232121"/>
        </w:rPr>
      </w:pPr>
      <w:r>
        <w:rPr>
          <w:color w:val="232121"/>
        </w:rPr>
        <w:t>Anh ta đang cố gắng đảm bảo rằng không một ai có thể chạm vào chúng. Mặt khác, anh ta không thể di chuyển do đang giữ chúng rất chặt. </w:t>
      </w:r>
      <w:r>
        <w:rPr>
          <w:rStyle w:val="Strong"/>
          <w:color w:val="232121"/>
        </w:rPr>
        <w:t>Lá bài Four of Pentacles xuôi</w:t>
      </w:r>
      <w:r>
        <w:rPr>
          <w:color w:val="232121"/>
        </w:rPr>
        <w:t> nói rằng bạn đã thành công trong việc quản lý bản thân và tiền bạc, điều này tạo ra những thành công. Bạn đã làm việc rất chăm chỉ để đảm bảo cho tương lai. Mọi thứ biến bạn thành kẻ tham lam và độc đoán nhưng lại đảm bảo rằng thành công của bạn luôn được giữ gìn.</w:t>
      </w:r>
    </w:p>
    <w:p w:rsidR="00274FF0" w:rsidRDefault="00274FF0" w:rsidP="00C764EB">
      <w:pPr>
        <w:pStyle w:val="NormalWeb"/>
        <w:shd w:val="clear" w:color="auto" w:fill="FFFFFF"/>
        <w:spacing w:before="0" w:beforeAutospacing="0" w:after="0" w:afterAutospacing="0"/>
        <w:jc w:val="both"/>
        <w:rPr>
          <w:color w:val="232121"/>
        </w:rPr>
      </w:pPr>
    </w:p>
    <w:p w:rsidR="00C764EB" w:rsidRDefault="00C764EB" w:rsidP="00C764EB">
      <w:pPr>
        <w:pStyle w:val="NormalWeb"/>
        <w:shd w:val="clear" w:color="auto" w:fill="FFFFFF"/>
        <w:spacing w:before="0" w:beforeAutospacing="0" w:after="255" w:afterAutospacing="0"/>
        <w:jc w:val="both"/>
        <w:rPr>
          <w:ins w:id="153" w:author="Unknown"/>
          <w:color w:val="232121"/>
        </w:rPr>
      </w:pPr>
      <w:ins w:id="154" w:author="Unknown">
        <w:r>
          <w:rPr>
            <w:color w:val="232121"/>
          </w:rPr>
          <w:t>Lá bài còn thể hiện sự ổn định trong cuộc sống, bạn bảo vệ mọi thứ mình có để đảm bảo rằng những giá trị của bản thân chỉ tăng dần chứ không mất đi. Về mặt tích cực, lá bài là tốt với việc quản lý tiền bạc và dẫn đường tới thành công.</w:t>
        </w:r>
      </w:ins>
    </w:p>
    <w:p w:rsidR="00C764EB" w:rsidRDefault="00C764EB"/>
    <w:p w:rsidR="008958DC" w:rsidRDefault="008958DC" w:rsidP="00D825A7">
      <w:pPr>
        <w:pStyle w:val="Heading1"/>
        <w:shd w:val="clear" w:color="auto" w:fill="FFFFFF"/>
        <w:spacing w:before="0"/>
        <w:jc w:val="center"/>
        <w:rPr>
          <w:rFonts w:ascii="Arial" w:hAnsi="Arial" w:cs="Arial"/>
          <w:caps/>
          <w:color w:val="D81515"/>
          <w:spacing w:val="15"/>
          <w:sz w:val="30"/>
          <w:szCs w:val="30"/>
        </w:rPr>
      </w:pPr>
    </w:p>
    <w:p w:rsidR="00D825A7" w:rsidRDefault="00D825A7" w:rsidP="00D825A7">
      <w:pPr>
        <w:pStyle w:val="Heading1"/>
        <w:shd w:val="clear" w:color="auto" w:fill="FFFFFF"/>
        <w:spacing w:before="0"/>
        <w:jc w:val="center"/>
        <w:rPr>
          <w:rFonts w:ascii="Arial" w:hAnsi="Arial" w:cs="Arial"/>
          <w:caps/>
          <w:color w:val="D81515"/>
          <w:spacing w:val="15"/>
          <w:sz w:val="30"/>
          <w:szCs w:val="30"/>
        </w:rPr>
      </w:pPr>
      <w:r>
        <w:rPr>
          <w:rFonts w:ascii="Arial" w:hAnsi="Arial" w:cs="Arial"/>
          <w:caps/>
          <w:color w:val="D81515"/>
          <w:spacing w:val="15"/>
          <w:sz w:val="30"/>
          <w:szCs w:val="30"/>
        </w:rPr>
        <w:t>Ý NGHĨA LÁ BÀI FIVE OF PENTACLES – BẤT AN, BỐI RỐI</w:t>
      </w:r>
    </w:p>
    <w:p w:rsidR="00D825A7" w:rsidRDefault="00D825A7" w:rsidP="00D825A7">
      <w:pPr>
        <w:pStyle w:val="NormalWeb"/>
        <w:shd w:val="clear" w:color="auto" w:fill="FFFFFF"/>
        <w:spacing w:before="0" w:beforeAutospacing="0" w:after="0" w:afterAutospacing="0"/>
        <w:jc w:val="both"/>
        <w:rPr>
          <w:ins w:id="155" w:author="Unknown"/>
          <w:color w:val="232121"/>
        </w:rPr>
      </w:pPr>
      <w:ins w:id="156" w:author="Unknown">
        <w:r>
          <w:rPr>
            <w:color w:val="232121"/>
          </w:rPr>
          <w:t>[</w:t>
        </w:r>
        <w:r>
          <w:rPr>
            <w:rStyle w:val="Strong"/>
            <w:color w:val="232121"/>
          </w:rPr>
          <w:fldChar w:fldCharType="begin"/>
        </w:r>
        <w:r>
          <w:rPr>
            <w:rStyle w:val="Strong"/>
            <w:color w:val="232121"/>
          </w:rPr>
          <w:instrText xml:space="preserve"> HYPERLINK "https://meozodiac.com/xem-boi-bai-tarot-online" </w:instrText>
        </w:r>
        <w:r>
          <w:rPr>
            <w:rStyle w:val="Strong"/>
            <w:color w:val="232121"/>
          </w:rPr>
          <w:fldChar w:fldCharType="separate"/>
        </w:r>
        <w:r>
          <w:rPr>
            <w:rStyle w:val="Hyperlink"/>
            <w:b/>
            <w:bCs/>
            <w:color w:val="DD3333"/>
          </w:rPr>
          <w:t>Xem bói tarot online</w:t>
        </w:r>
        <w:r>
          <w:rPr>
            <w:rStyle w:val="Strong"/>
            <w:color w:val="232121"/>
          </w:rPr>
          <w:fldChar w:fldCharType="end"/>
        </w:r>
        <w:r>
          <w:rPr>
            <w:color w:val="232121"/>
          </w:rPr>
          <w:t>] Lá bài </w:t>
        </w:r>
        <w:r>
          <w:rPr>
            <w:color w:val="232121"/>
          </w:rPr>
          <w:fldChar w:fldCharType="begin"/>
        </w:r>
        <w:r>
          <w:rPr>
            <w:color w:val="232121"/>
          </w:rPr>
          <w:instrText xml:space="preserve"> HYPERLINK "https://meozodiac.com/tarot/y-nghia-la-bai-five-of-pentacles.html" </w:instrText>
        </w:r>
        <w:r>
          <w:rPr>
            <w:color w:val="232121"/>
          </w:rPr>
          <w:fldChar w:fldCharType="separate"/>
        </w:r>
        <w:r>
          <w:rPr>
            <w:rStyle w:val="Strong"/>
            <w:color w:val="DD3333"/>
          </w:rPr>
          <w:t>Five of Pentacles</w:t>
        </w:r>
        <w:r>
          <w:rPr>
            <w:color w:val="232121"/>
          </w:rPr>
          <w:fldChar w:fldCharType="end"/>
        </w:r>
        <w:r>
          <w:rPr>
            <w:color w:val="232121"/>
          </w:rPr>
          <w:t> ám chỉ sự nghèo nàn trong bài đọc về tài chính. Lá bài ám chỉ sự bất an và bối rối liên quan tới việc kinh doanh và tình hình tài chính của bạn. Đôi khi lá bài dự báo một sự mất mát sắp xảy ra trong thời gian tới, hãy chuẩn bị tâm lý.</w:t>
        </w:r>
      </w:ins>
    </w:p>
    <w:p w:rsidR="00D825A7" w:rsidRDefault="00D825A7"/>
    <w:p w:rsidR="00D825A7" w:rsidRDefault="00D825A7" w:rsidP="00D825A7">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Tổng quan về lá bài Five of Pentacles</w:t>
      </w:r>
    </w:p>
    <w:p w:rsidR="00D825A7" w:rsidRDefault="00D825A7" w:rsidP="00D825A7">
      <w:pPr>
        <w:pStyle w:val="NormalWeb"/>
        <w:shd w:val="clear" w:color="auto" w:fill="FFFFFF"/>
        <w:spacing w:before="0" w:beforeAutospacing="0" w:after="0" w:afterAutospacing="0"/>
        <w:jc w:val="both"/>
        <w:rPr>
          <w:color w:val="232121"/>
        </w:rPr>
      </w:pPr>
      <w:r>
        <w:rPr>
          <w:noProof/>
          <w:color w:val="232121"/>
        </w:rPr>
        <w:drawing>
          <wp:inline distT="0" distB="0" distL="0" distR="0">
            <wp:extent cx="1666875" cy="2857500"/>
            <wp:effectExtent l="0" t="0" r="9525" b="0"/>
            <wp:docPr id="68" name="Picture 68" descr="https://meozodiac.com/wp-content/uploads/2019/04/5five-of-pentacles-175x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s://meozodiac.com/wp-content/uploads/2019/04/5five-of-pentacles-175x300.jpg"/>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1666875" cy="2857500"/>
                    </a:xfrm>
                    <a:prstGeom prst="rect">
                      <a:avLst/>
                    </a:prstGeom>
                    <a:noFill/>
                    <a:ln>
                      <a:noFill/>
                    </a:ln>
                  </pic:spPr>
                </pic:pic>
              </a:graphicData>
            </a:graphic>
          </wp:inline>
        </w:drawing>
      </w:r>
      <w:r>
        <w:rPr>
          <w:rStyle w:val="Strong"/>
          <w:color w:val="232121"/>
        </w:rPr>
        <w:t>Ý nghĩa lá bài Five of Pentacles</w:t>
      </w:r>
      <w:r>
        <w:rPr>
          <w:color w:val="232121"/>
        </w:rPr>
        <w:t> không phải là lá bài mang nghĩa tích cực. Lá bài ẩn chứa sự mất mát. Giai đoạn này công việc , tiền bạc của bạn có thể rơi vào trạng thái cảnh báo. Những vấn đề liên quan tới tài chính sẽ khiến bạn mệt mỏi và căng thẳng.</w:t>
      </w:r>
    </w:p>
    <w:p w:rsidR="00D825A7" w:rsidRDefault="00D825A7" w:rsidP="00D825A7">
      <w:pPr>
        <w:pStyle w:val="NormalWeb"/>
        <w:shd w:val="clear" w:color="auto" w:fill="FFFFFF"/>
        <w:spacing w:before="0" w:beforeAutospacing="0" w:after="255" w:afterAutospacing="0"/>
        <w:jc w:val="both"/>
        <w:rPr>
          <w:color w:val="232121"/>
        </w:rPr>
      </w:pPr>
      <w:r>
        <w:rPr>
          <w:color w:val="232121"/>
        </w:rPr>
        <w:t>Lá bài còn dự đoán sự cô đơn được đẩy đến đỉnh điểm, bạn không tìm được sự an ủi ở bất kỳ thứ gì. Bệnh tật, nghèo đói, thiếu thốn tình cảm đều có thể đến tại thời điểm này.</w:t>
      </w:r>
    </w:p>
    <w:p w:rsidR="00D825A7" w:rsidRDefault="00D825A7" w:rsidP="00D825A7">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tình yêu</w:t>
      </w:r>
    </w:p>
    <w:p w:rsidR="00D825A7" w:rsidRDefault="00D825A7" w:rsidP="00D825A7">
      <w:pPr>
        <w:pStyle w:val="NormalWeb"/>
        <w:shd w:val="clear" w:color="auto" w:fill="FFFFFF"/>
        <w:spacing w:before="0" w:beforeAutospacing="0" w:after="0" w:afterAutospacing="0"/>
        <w:jc w:val="both"/>
        <w:rPr>
          <w:color w:val="232121"/>
        </w:rPr>
      </w:pPr>
      <w:r>
        <w:rPr>
          <w:color w:val="232121"/>
        </w:rPr>
        <w:t>Tuy Five of Pentacles không phải là lá bài đẹp với nhiều khía cạnh nhưng với tình yêu thì đây là lá bài tốt. Đây sẽ giai đoạn bạn và người ấy khá hòa hợp và cảm thông lẫn nhau. Những nỗ lực của bạn sẽ khiến người ấy cảm động và dành sự quan tâm nhiều hơn cho bạn. </w:t>
      </w:r>
      <w:r>
        <w:rPr>
          <w:rStyle w:val="Strong"/>
          <w:color w:val="232121"/>
        </w:rPr>
        <w:t>Five of Pentacles trong tình yêu</w:t>
      </w:r>
      <w:r>
        <w:rPr>
          <w:color w:val="232121"/>
        </w:rPr>
        <w:t> thường đại diện cho sự thăng hoa trong tình yêu, nhưng bạn cần lưu ý những tranh cãi về tài chính trong tình yêu sẽ gây ra sự rạn nứt</w:t>
      </w:r>
    </w:p>
    <w:p w:rsidR="008958DC" w:rsidRDefault="008958DC" w:rsidP="00D825A7">
      <w:pPr>
        <w:pStyle w:val="NormalWeb"/>
        <w:shd w:val="clear" w:color="auto" w:fill="FFFFFF"/>
        <w:spacing w:before="0" w:beforeAutospacing="0" w:after="0" w:afterAutospacing="0"/>
        <w:jc w:val="both"/>
        <w:rPr>
          <w:color w:val="232121"/>
        </w:rPr>
      </w:pPr>
    </w:p>
    <w:p w:rsidR="00D825A7" w:rsidRDefault="00D825A7" w:rsidP="00D825A7">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công việc</w:t>
      </w:r>
    </w:p>
    <w:p w:rsidR="00D825A7" w:rsidRDefault="00D825A7" w:rsidP="00D825A7">
      <w:pPr>
        <w:pStyle w:val="NormalWeb"/>
        <w:shd w:val="clear" w:color="auto" w:fill="FFFFFF"/>
        <w:spacing w:before="0" w:beforeAutospacing="0" w:after="255" w:afterAutospacing="0"/>
        <w:jc w:val="both"/>
        <w:rPr>
          <w:color w:val="232121"/>
        </w:rPr>
      </w:pPr>
      <w:r>
        <w:rPr>
          <w:color w:val="232121"/>
        </w:rPr>
        <w:t>Lá bài ám chỉ những rắc rối trong công việc kinh doanh. Những hợp đồng và sự cộng tác trong kinh doanh không mấy thuận lợi trong giai đoạn này. Bạn hoàn toàn có thể đứng bên bờ vực phá sản nếu bất cẩn. Hãy hết sức cẩn trọng khi tiến hành đầu tư hay mở rộng thị trường trong giai đoạn này. Lá bài Five of Pentacles khuyên rằng nên tìm hiểu thật kĩ trước khi muốn nhảy việc.</w:t>
      </w:r>
    </w:p>
    <w:p w:rsidR="00D825A7" w:rsidRDefault="00D825A7" w:rsidP="00D825A7">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lastRenderedPageBreak/>
        <w:t>Về tiền bạc</w:t>
      </w:r>
    </w:p>
    <w:p w:rsidR="00D825A7" w:rsidRDefault="00D825A7" w:rsidP="00D825A7">
      <w:pPr>
        <w:pStyle w:val="NormalWeb"/>
        <w:shd w:val="clear" w:color="auto" w:fill="FFFFFF"/>
        <w:spacing w:before="0" w:beforeAutospacing="0" w:after="0" w:afterAutospacing="0"/>
        <w:jc w:val="both"/>
        <w:rPr>
          <w:color w:val="232121"/>
        </w:rPr>
      </w:pPr>
      <w:r>
        <w:rPr>
          <w:rStyle w:val="Strong"/>
          <w:color w:val="232121"/>
        </w:rPr>
        <w:t>Five of Pentacles mang ý nghĩa</w:t>
      </w:r>
      <w:r>
        <w:rPr>
          <w:color w:val="232121"/>
        </w:rPr>
        <w:t> ám chỉ những sự sụt giảm nghiêm trọng về mặt tài chính. Đây là giai đoạn bạn sẽ rỗng túi và lâm vào cảnh nợ nần. Tuy rơi vào trạng thái thiếu thốn nhưng bạn vẫn chưa biết cách quản lý chi tiêu, những món nợ sẽ tăng dần khiến bạn khốn đốn. Lời khuyên là hãy tiết chế chi tiêu những khoản không cần thiết, lên kế hoạch cho các dự định để tránh phung phí tiền bạc. Nếu bạn không am hiểu nhiều về tài chính thì nên nhờ vả sự giúp đỡ của những người có kinh nghiệm khi cần quyết định đầu tư hoặc chi tiền.</w:t>
      </w:r>
    </w:p>
    <w:p w:rsidR="008958DC" w:rsidRDefault="008958DC" w:rsidP="00D825A7">
      <w:pPr>
        <w:pStyle w:val="NormalWeb"/>
        <w:shd w:val="clear" w:color="auto" w:fill="FFFFFF"/>
        <w:spacing w:before="0" w:beforeAutospacing="0" w:after="0" w:afterAutospacing="0"/>
        <w:jc w:val="both"/>
        <w:rPr>
          <w:color w:val="232121"/>
        </w:rPr>
      </w:pPr>
    </w:p>
    <w:p w:rsidR="00D825A7" w:rsidRDefault="00D825A7" w:rsidP="00D825A7">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sức khỏe</w:t>
      </w:r>
    </w:p>
    <w:p w:rsidR="00D825A7" w:rsidRDefault="00D825A7" w:rsidP="00D825A7">
      <w:pPr>
        <w:pStyle w:val="NormalWeb"/>
        <w:shd w:val="clear" w:color="auto" w:fill="FFFFFF"/>
        <w:spacing w:before="0" w:beforeAutospacing="0" w:after="0" w:afterAutospacing="0"/>
        <w:jc w:val="both"/>
        <w:rPr>
          <w:color w:val="232121"/>
        </w:rPr>
      </w:pPr>
      <w:r>
        <w:rPr>
          <w:color w:val="232121"/>
        </w:rPr>
        <w:t>Rất tiếc là </w:t>
      </w:r>
      <w:r>
        <w:rPr>
          <w:rStyle w:val="Strong"/>
          <w:color w:val="232121"/>
        </w:rPr>
        <w:t>Five of Pentacles</w:t>
      </w:r>
      <w:r>
        <w:rPr>
          <w:color w:val="232121"/>
        </w:rPr>
        <w:t> chưa bao giờ là lá bài may mắn với sức khỏe. Đây là giai đoạn của ốm đau và bệnh dịch. Hãy cẩn thận trong đi lại và ăn uống. Những tai nạn luôn rình rập nên bạn cần hết sức thận trọng. Ngoài ra, những suy sụp trong kinh doanh và tiền bạc khiến bạn nhanh chóng kiệt sức và căng thẳng. Lời khuyên của lá bài là đây là giai đoạn nhạy cảm nên hãy cố gắng thư giãn, mạnh mẽ đi qua giai đoạn này.</w:t>
      </w:r>
    </w:p>
    <w:p w:rsidR="008958DC" w:rsidRDefault="008958DC" w:rsidP="00D825A7">
      <w:pPr>
        <w:pStyle w:val="NormalWeb"/>
        <w:shd w:val="clear" w:color="auto" w:fill="FFFFFF"/>
        <w:spacing w:before="0" w:beforeAutospacing="0" w:after="0" w:afterAutospacing="0"/>
        <w:jc w:val="both"/>
        <w:rPr>
          <w:color w:val="232121"/>
        </w:rPr>
      </w:pPr>
    </w:p>
    <w:p w:rsidR="008958DC" w:rsidRDefault="008958DC" w:rsidP="008958DC">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Ý nghĩa lá bài Five of Pentacles xuôi</w:t>
      </w:r>
    </w:p>
    <w:p w:rsidR="008958DC" w:rsidRDefault="008958DC" w:rsidP="008958DC">
      <w:pPr>
        <w:pStyle w:val="NormalWeb"/>
        <w:shd w:val="clear" w:color="auto" w:fill="FFFFFF"/>
        <w:spacing w:before="0" w:beforeAutospacing="0" w:after="255" w:afterAutospacing="0"/>
        <w:jc w:val="both"/>
        <w:rPr>
          <w:color w:val="232121"/>
        </w:rPr>
      </w:pPr>
      <w:r>
        <w:rPr>
          <w:color w:val="232121"/>
        </w:rPr>
        <w:t>Lá bài xuôi mô tả một nghịch cảnh. Hai người xuất hiện trong lá bài đang đi bộ dưới tuyết. Họ lạnh, ốm và nghèo đói. Họ thiếu tất cả những điều cơ bản trong cuộc sống. Một người trong số hộ đi chân trần trên tuyết, hình ảnh phía xa xa là cửa sổ của một nhà thờ ấm cúng nào đó.</w:t>
      </w:r>
    </w:p>
    <w:p w:rsidR="008958DC" w:rsidRDefault="008958DC" w:rsidP="008958DC">
      <w:pPr>
        <w:pStyle w:val="NormalWeb"/>
        <w:shd w:val="clear" w:color="auto" w:fill="FFFFFF"/>
        <w:spacing w:before="0" w:beforeAutospacing="0" w:after="0" w:afterAutospacing="0"/>
        <w:jc w:val="both"/>
        <w:rPr>
          <w:color w:val="232121"/>
        </w:rPr>
      </w:pPr>
      <w:r>
        <w:rPr>
          <w:rStyle w:val="Strong"/>
          <w:color w:val="232121"/>
        </w:rPr>
        <w:t>Lá bài Five of Pentacles xuôi</w:t>
      </w:r>
      <w:r>
        <w:rPr>
          <w:color w:val="232121"/>
        </w:rPr>
        <w:t> ám chỉ rằng giai đoạn này, sức khỏe của bạn sẽ có sự suy giảm đột ngột. Một người trong lá bài có sử dụng nạng thể hiện sự xui xẻo và cô đơn. Lá bài xuôi còn thể hiện các khoản nợ cũ, những khoản vay chưa thanh toán sẽ gây rắc rối cho bạn tại thời điểm này. Bạn nên sắp xếp lại các khoản tài chính của mình. Bên cạnh đó, những sai lầm trong quá khứ đang có dấu hiệu ám ảnh bạn. Lời khuyên là nên cố gắng giữ cân bằng cho dù có rất nhiều khó khăn đang ập đến, bạn cần vượt qua giai đoạn này.</w:t>
      </w:r>
    </w:p>
    <w:p w:rsidR="008958DC" w:rsidRDefault="008958DC" w:rsidP="00D825A7">
      <w:pPr>
        <w:pStyle w:val="NormalWeb"/>
        <w:shd w:val="clear" w:color="auto" w:fill="FFFFFF"/>
        <w:spacing w:before="0" w:beforeAutospacing="0" w:after="0" w:afterAutospacing="0"/>
        <w:jc w:val="both"/>
        <w:rPr>
          <w:color w:val="232121"/>
        </w:rPr>
      </w:pPr>
    </w:p>
    <w:p w:rsidR="00D825A7" w:rsidRDefault="00D825A7"/>
    <w:p w:rsidR="008958DC" w:rsidRDefault="008958DC" w:rsidP="00D825A7">
      <w:pPr>
        <w:pStyle w:val="Heading1"/>
        <w:shd w:val="clear" w:color="auto" w:fill="FFFFFF"/>
        <w:spacing w:before="0"/>
        <w:jc w:val="center"/>
        <w:rPr>
          <w:rFonts w:ascii="Arial" w:hAnsi="Arial" w:cs="Arial"/>
          <w:caps/>
          <w:color w:val="D81515"/>
          <w:spacing w:val="15"/>
          <w:sz w:val="30"/>
          <w:szCs w:val="30"/>
        </w:rPr>
      </w:pPr>
    </w:p>
    <w:p w:rsidR="008958DC" w:rsidRDefault="008958DC" w:rsidP="00D825A7">
      <w:pPr>
        <w:pStyle w:val="Heading1"/>
        <w:shd w:val="clear" w:color="auto" w:fill="FFFFFF"/>
        <w:spacing w:before="0"/>
        <w:jc w:val="center"/>
        <w:rPr>
          <w:rFonts w:ascii="Arial" w:hAnsi="Arial" w:cs="Arial"/>
          <w:caps/>
          <w:color w:val="D81515"/>
          <w:spacing w:val="15"/>
          <w:sz w:val="30"/>
          <w:szCs w:val="30"/>
        </w:rPr>
      </w:pPr>
    </w:p>
    <w:p w:rsidR="008958DC" w:rsidRDefault="008958DC" w:rsidP="00D825A7">
      <w:pPr>
        <w:pStyle w:val="Heading1"/>
        <w:shd w:val="clear" w:color="auto" w:fill="FFFFFF"/>
        <w:spacing w:before="0"/>
        <w:jc w:val="center"/>
        <w:rPr>
          <w:rFonts w:ascii="Arial" w:hAnsi="Arial" w:cs="Arial"/>
          <w:caps/>
          <w:color w:val="D81515"/>
          <w:spacing w:val="15"/>
          <w:sz w:val="30"/>
          <w:szCs w:val="30"/>
        </w:rPr>
      </w:pPr>
    </w:p>
    <w:p w:rsidR="008958DC" w:rsidRDefault="008958DC" w:rsidP="00D825A7">
      <w:pPr>
        <w:pStyle w:val="Heading1"/>
        <w:shd w:val="clear" w:color="auto" w:fill="FFFFFF"/>
        <w:spacing w:before="0"/>
        <w:jc w:val="center"/>
        <w:rPr>
          <w:rFonts w:ascii="Arial" w:hAnsi="Arial" w:cs="Arial"/>
          <w:caps/>
          <w:color w:val="D81515"/>
          <w:spacing w:val="15"/>
          <w:sz w:val="30"/>
          <w:szCs w:val="30"/>
        </w:rPr>
      </w:pPr>
    </w:p>
    <w:p w:rsidR="008958DC" w:rsidRDefault="008958DC" w:rsidP="00D825A7">
      <w:pPr>
        <w:pStyle w:val="Heading1"/>
        <w:shd w:val="clear" w:color="auto" w:fill="FFFFFF"/>
        <w:spacing w:before="0"/>
        <w:jc w:val="center"/>
        <w:rPr>
          <w:rFonts w:ascii="Arial" w:hAnsi="Arial" w:cs="Arial"/>
          <w:caps/>
          <w:color w:val="D81515"/>
          <w:spacing w:val="15"/>
          <w:sz w:val="30"/>
          <w:szCs w:val="30"/>
        </w:rPr>
      </w:pPr>
    </w:p>
    <w:p w:rsidR="008958DC" w:rsidRDefault="008958DC" w:rsidP="00D825A7">
      <w:pPr>
        <w:pStyle w:val="Heading1"/>
        <w:shd w:val="clear" w:color="auto" w:fill="FFFFFF"/>
        <w:spacing w:before="0"/>
        <w:jc w:val="center"/>
        <w:rPr>
          <w:rFonts w:ascii="Arial" w:hAnsi="Arial" w:cs="Arial"/>
          <w:caps/>
          <w:color w:val="D81515"/>
          <w:spacing w:val="15"/>
          <w:sz w:val="30"/>
          <w:szCs w:val="30"/>
        </w:rPr>
      </w:pPr>
    </w:p>
    <w:p w:rsidR="00860DDE" w:rsidRDefault="00860DDE" w:rsidP="00860DDE">
      <w:pPr>
        <w:pStyle w:val="Heading1"/>
        <w:shd w:val="clear" w:color="auto" w:fill="FFFFFF"/>
        <w:spacing w:before="0"/>
        <w:rPr>
          <w:rFonts w:ascii="Arial" w:hAnsi="Arial" w:cs="Arial"/>
          <w:caps/>
          <w:color w:val="D81515"/>
          <w:spacing w:val="15"/>
          <w:sz w:val="30"/>
          <w:szCs w:val="30"/>
        </w:rPr>
      </w:pPr>
    </w:p>
    <w:p w:rsidR="00860DDE" w:rsidRPr="00860DDE" w:rsidRDefault="00860DDE" w:rsidP="00860DDE"/>
    <w:p w:rsidR="00D825A7" w:rsidRDefault="00860DDE" w:rsidP="00860DDE">
      <w:pPr>
        <w:pStyle w:val="Heading1"/>
        <w:shd w:val="clear" w:color="auto" w:fill="FFFFFF"/>
        <w:spacing w:before="0"/>
        <w:rPr>
          <w:rFonts w:ascii="Arial" w:hAnsi="Arial" w:cs="Arial"/>
          <w:caps/>
          <w:color w:val="D81515"/>
          <w:spacing w:val="15"/>
          <w:sz w:val="30"/>
          <w:szCs w:val="30"/>
        </w:rPr>
      </w:pPr>
      <w:r>
        <w:rPr>
          <w:rFonts w:ascii="Arial" w:hAnsi="Arial" w:cs="Arial"/>
          <w:caps/>
          <w:color w:val="D81515"/>
          <w:spacing w:val="15"/>
          <w:sz w:val="30"/>
          <w:szCs w:val="30"/>
        </w:rPr>
        <w:lastRenderedPageBreak/>
        <w:t xml:space="preserve">    </w:t>
      </w:r>
      <w:r w:rsidR="00D825A7">
        <w:rPr>
          <w:rFonts w:ascii="Arial" w:hAnsi="Arial" w:cs="Arial"/>
          <w:caps/>
          <w:color w:val="D81515"/>
          <w:spacing w:val="15"/>
          <w:sz w:val="30"/>
          <w:szCs w:val="30"/>
        </w:rPr>
        <w:t>Ý NGHĨA LÁ BÀI SIX OF PENTACLES – SỰ CHIA SẺ</w:t>
      </w:r>
    </w:p>
    <w:p w:rsidR="00D825A7" w:rsidRDefault="00D825A7" w:rsidP="00D825A7">
      <w:pPr>
        <w:pStyle w:val="NormalWeb"/>
        <w:shd w:val="clear" w:color="auto" w:fill="FFFFFF"/>
        <w:spacing w:before="0" w:beforeAutospacing="0" w:after="0" w:afterAutospacing="0"/>
        <w:jc w:val="both"/>
        <w:rPr>
          <w:ins w:id="157" w:author="Unknown"/>
          <w:color w:val="232121"/>
        </w:rPr>
      </w:pPr>
      <w:ins w:id="158" w:author="Unknown">
        <w:r>
          <w:rPr>
            <w:rStyle w:val="Strong"/>
            <w:color w:val="232121"/>
          </w:rPr>
          <w:t>[</w:t>
        </w:r>
        <w:r>
          <w:rPr>
            <w:rStyle w:val="Strong"/>
            <w:color w:val="232121"/>
          </w:rPr>
          <w:fldChar w:fldCharType="begin"/>
        </w:r>
        <w:r>
          <w:rPr>
            <w:rStyle w:val="Strong"/>
            <w:color w:val="232121"/>
          </w:rPr>
          <w:instrText xml:space="preserve"> HYPERLINK "https://meozodiac.com/xem-boi-bai-tarot-online" </w:instrText>
        </w:r>
        <w:r>
          <w:rPr>
            <w:rStyle w:val="Strong"/>
            <w:color w:val="232121"/>
          </w:rPr>
          <w:fldChar w:fldCharType="separate"/>
        </w:r>
        <w:r>
          <w:rPr>
            <w:rStyle w:val="Hyperlink"/>
            <w:b/>
            <w:bCs/>
            <w:color w:val="DD3333"/>
          </w:rPr>
          <w:t>Bói bài Tarot</w:t>
        </w:r>
        <w:r>
          <w:rPr>
            <w:rStyle w:val="Strong"/>
            <w:color w:val="232121"/>
          </w:rPr>
          <w:fldChar w:fldCharType="end"/>
        </w:r>
        <w:r>
          <w:rPr>
            <w:rStyle w:val="Strong"/>
            <w:color w:val="232121"/>
          </w:rPr>
          <w:t>] </w:t>
        </w:r>
        <w:r>
          <w:rPr>
            <w:color w:val="232121"/>
          </w:rPr>
          <w:t>Lá bài Six of Pentacles thể hiện sự chia sẻ. Thông thường, lá bài đại diện của sự cho hoặc nhận hỗ trợ tài chính. Một số tình huống khác, lá bài đại diện cho sự hào phóng trong tình yêu và cảm xúc.</w:t>
        </w:r>
      </w:ins>
    </w:p>
    <w:p w:rsidR="00D825A7" w:rsidRDefault="00D825A7"/>
    <w:p w:rsidR="00D825A7" w:rsidRDefault="00D825A7" w:rsidP="00D825A7">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Tổng quan về lá bài Six of Pentacles</w:t>
      </w:r>
    </w:p>
    <w:p w:rsidR="00D825A7" w:rsidRDefault="00D825A7" w:rsidP="00D825A7">
      <w:pPr>
        <w:pStyle w:val="NormalWeb"/>
        <w:shd w:val="clear" w:color="auto" w:fill="FFFFFF"/>
        <w:spacing w:before="0" w:beforeAutospacing="0" w:after="0" w:afterAutospacing="0"/>
        <w:jc w:val="both"/>
        <w:rPr>
          <w:color w:val="232121"/>
        </w:rPr>
      </w:pPr>
      <w:r>
        <w:rPr>
          <w:noProof/>
          <w:color w:val="232121"/>
        </w:rPr>
        <w:drawing>
          <wp:inline distT="0" distB="0" distL="0" distR="0">
            <wp:extent cx="1666875" cy="2857500"/>
            <wp:effectExtent l="0" t="0" r="9525" b="0"/>
            <wp:docPr id="69" name="Picture 69" descr="https://meozodiac.com/wp-content/uploads/2019/04/6six-of-pentacles-175x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s://meozodiac.com/wp-content/uploads/2019/04/6six-of-pentacles-175x300.jpg"/>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1666875" cy="2857500"/>
                    </a:xfrm>
                    <a:prstGeom prst="rect">
                      <a:avLst/>
                    </a:prstGeom>
                    <a:noFill/>
                    <a:ln>
                      <a:noFill/>
                    </a:ln>
                  </pic:spPr>
                </pic:pic>
              </a:graphicData>
            </a:graphic>
          </wp:inline>
        </w:drawing>
      </w:r>
      <w:hyperlink r:id="rId130" w:history="1">
        <w:r>
          <w:rPr>
            <w:rStyle w:val="Strong"/>
            <w:color w:val="DD3333"/>
          </w:rPr>
          <w:t>Ý nghĩa lá bài Six of Pentacles</w:t>
        </w:r>
      </w:hyperlink>
      <w:r>
        <w:rPr>
          <w:color w:val="232121"/>
        </w:rPr>
        <w:t> ám chỉ bạn sẽ nhận được sự giúp đỡ nếu đang gặp khó khăn về tài chính tại thời điểm này. Sự hỗ trợ này có thể đến từ ngân hàng hoặc những người thân yêu trong cuộc sống. Trường hợp, bạn là người ổn định về mặt tài chính thì bạn chính là người đi hỗ trợ.  Một số trường hợp khác, lá bài nói rằng bạn nên chủ động trong mọi tình huống để không đánh mất cơ hội. Đôi khi, lá bài lại dự đoán những bất ổn về tài chính khiến bạn khốn đốn.</w:t>
      </w:r>
    </w:p>
    <w:p w:rsidR="0083487F" w:rsidRDefault="0083487F" w:rsidP="00D825A7">
      <w:pPr>
        <w:pStyle w:val="NormalWeb"/>
        <w:shd w:val="clear" w:color="auto" w:fill="FFFFFF"/>
        <w:spacing w:before="0" w:beforeAutospacing="0" w:after="0" w:afterAutospacing="0"/>
        <w:jc w:val="both"/>
        <w:rPr>
          <w:color w:val="232121"/>
        </w:rPr>
      </w:pPr>
    </w:p>
    <w:p w:rsidR="00D825A7" w:rsidRDefault="00D825A7" w:rsidP="00D825A7">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tình yêu</w:t>
      </w:r>
    </w:p>
    <w:p w:rsidR="00D825A7" w:rsidRDefault="00D825A7" w:rsidP="00D825A7">
      <w:pPr>
        <w:pStyle w:val="NormalWeb"/>
        <w:shd w:val="clear" w:color="auto" w:fill="FFFFFF"/>
        <w:spacing w:before="0" w:beforeAutospacing="0" w:after="255" w:afterAutospacing="0"/>
        <w:jc w:val="both"/>
        <w:rPr>
          <w:color w:val="232121"/>
        </w:rPr>
      </w:pPr>
      <w:r>
        <w:rPr>
          <w:color w:val="232121"/>
        </w:rPr>
        <w:t>Nếu bạn vẫn đang độc thân thì giai đoạn tới sẽ có khá nhiều lựa chọn dành cho bạn, không nên quá hấp tấp, bạn sẽ tìm được người phù hợp. Tuy nhiên, nếu bạn đang trong một mối quan hệ thì đây không phải giai đoạn thích hợp, bạn và người ấy sẽ nảy sinh những tranh cãi.</w:t>
      </w:r>
    </w:p>
    <w:p w:rsidR="00D825A7" w:rsidRDefault="00D825A7" w:rsidP="00D825A7">
      <w:pPr>
        <w:pStyle w:val="NormalWeb"/>
        <w:shd w:val="clear" w:color="auto" w:fill="FFFFFF"/>
        <w:spacing w:before="0" w:beforeAutospacing="0" w:after="0" w:afterAutospacing="0"/>
        <w:jc w:val="both"/>
        <w:rPr>
          <w:color w:val="232121"/>
        </w:rPr>
      </w:pPr>
      <w:r>
        <w:rPr>
          <w:color w:val="232121"/>
        </w:rPr>
        <w:t>Cả bạn và người ấy đều cảm thấy mất cân bằng và thấy mình hy sinh quá nhiều cho đối phương, tình trạng này kéo dài khiến cả hai cảm thấy mệt mỏi. </w:t>
      </w:r>
      <w:r>
        <w:rPr>
          <w:rStyle w:val="Strong"/>
          <w:color w:val="232121"/>
        </w:rPr>
        <w:t>Lá bài Six of Pentacles trong tình yêu</w:t>
      </w:r>
      <w:r>
        <w:rPr>
          <w:color w:val="232121"/>
        </w:rPr>
        <w:t> khuyên rằng cả hai nên bình tĩnh nhìn nhận lại tình cảm hiện tại và cùng nhau tìm cách giải quyết trước khi quá muộn.</w:t>
      </w:r>
    </w:p>
    <w:p w:rsidR="0083487F" w:rsidRDefault="0083487F" w:rsidP="00D825A7">
      <w:pPr>
        <w:pStyle w:val="NormalWeb"/>
        <w:shd w:val="clear" w:color="auto" w:fill="FFFFFF"/>
        <w:spacing w:before="0" w:beforeAutospacing="0" w:after="0" w:afterAutospacing="0"/>
        <w:jc w:val="both"/>
        <w:rPr>
          <w:color w:val="232121"/>
        </w:rPr>
      </w:pPr>
    </w:p>
    <w:p w:rsidR="0083487F" w:rsidRDefault="0083487F" w:rsidP="00D825A7">
      <w:pPr>
        <w:pStyle w:val="NormalWeb"/>
        <w:shd w:val="clear" w:color="auto" w:fill="FFFFFF"/>
        <w:spacing w:before="0" w:beforeAutospacing="0" w:after="0" w:afterAutospacing="0"/>
        <w:jc w:val="both"/>
        <w:rPr>
          <w:color w:val="232121"/>
        </w:rPr>
      </w:pPr>
    </w:p>
    <w:p w:rsidR="0083487F" w:rsidRDefault="0083487F" w:rsidP="00D825A7">
      <w:pPr>
        <w:pStyle w:val="NormalWeb"/>
        <w:shd w:val="clear" w:color="auto" w:fill="FFFFFF"/>
        <w:spacing w:before="0" w:beforeAutospacing="0" w:after="0" w:afterAutospacing="0"/>
        <w:jc w:val="both"/>
        <w:rPr>
          <w:color w:val="232121"/>
        </w:rPr>
      </w:pPr>
    </w:p>
    <w:p w:rsidR="0083487F" w:rsidRDefault="0083487F" w:rsidP="00D825A7">
      <w:pPr>
        <w:pStyle w:val="NormalWeb"/>
        <w:shd w:val="clear" w:color="auto" w:fill="FFFFFF"/>
        <w:spacing w:before="0" w:beforeAutospacing="0" w:after="0" w:afterAutospacing="0"/>
        <w:jc w:val="both"/>
        <w:rPr>
          <w:color w:val="232121"/>
        </w:rPr>
      </w:pPr>
    </w:p>
    <w:p w:rsidR="0083487F" w:rsidRDefault="0083487F" w:rsidP="00D825A7">
      <w:pPr>
        <w:pStyle w:val="NormalWeb"/>
        <w:shd w:val="clear" w:color="auto" w:fill="FFFFFF"/>
        <w:spacing w:before="0" w:beforeAutospacing="0" w:after="0" w:afterAutospacing="0"/>
        <w:jc w:val="both"/>
        <w:rPr>
          <w:color w:val="232121"/>
        </w:rPr>
      </w:pPr>
    </w:p>
    <w:p w:rsidR="00D825A7" w:rsidRDefault="00D825A7" w:rsidP="00D825A7">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lastRenderedPageBreak/>
        <w:t>Về công việc</w:t>
      </w:r>
    </w:p>
    <w:p w:rsidR="00D825A7" w:rsidRDefault="00D825A7" w:rsidP="00D825A7">
      <w:pPr>
        <w:pStyle w:val="NormalWeb"/>
        <w:shd w:val="clear" w:color="auto" w:fill="FFFFFF"/>
        <w:spacing w:before="0" w:beforeAutospacing="0" w:after="0" w:afterAutospacing="0"/>
        <w:jc w:val="both"/>
        <w:rPr>
          <w:color w:val="232121"/>
        </w:rPr>
      </w:pPr>
      <w:r>
        <w:rPr>
          <w:rStyle w:val="Strong"/>
          <w:color w:val="232121"/>
        </w:rPr>
        <w:t>Six of Pentacles</w:t>
      </w:r>
      <w:r>
        <w:rPr>
          <w:color w:val="232121"/>
        </w:rPr>
        <w:t> thông báo sự ổn định về công việc trong thời gian tới. Nếu bạn đang loay hoay và chật vật với công việc hiện tại thì cũng không cần lo lắng, giai đoạn này sẽ trôi qua rất nhanh. Tại thời điểm này, bạn sẽ nhận được sự giúp đỡ từ đồng nghiệp hoặc cấp trên. Ngoài ra, đây là giai đoạn thích hợp để điều chỉnh những sai lầm trong công việc do quá khứ gây ra. Tuy khá thuận lợi nhưng không nên mở rộng kinh doanh hay đầu tư mạo hiểm.</w:t>
      </w:r>
    </w:p>
    <w:p w:rsidR="0083487F" w:rsidRDefault="0083487F" w:rsidP="00D825A7">
      <w:pPr>
        <w:pStyle w:val="NormalWeb"/>
        <w:shd w:val="clear" w:color="auto" w:fill="FFFFFF"/>
        <w:spacing w:before="0" w:beforeAutospacing="0" w:after="0" w:afterAutospacing="0"/>
        <w:jc w:val="both"/>
        <w:rPr>
          <w:color w:val="232121"/>
        </w:rPr>
      </w:pPr>
    </w:p>
    <w:p w:rsidR="00D825A7" w:rsidRDefault="00D825A7" w:rsidP="00D825A7">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tiền bạc</w:t>
      </w:r>
    </w:p>
    <w:p w:rsidR="00D825A7" w:rsidRDefault="00D825A7" w:rsidP="00D825A7">
      <w:pPr>
        <w:pStyle w:val="NormalWeb"/>
        <w:shd w:val="clear" w:color="auto" w:fill="FFFFFF"/>
        <w:spacing w:before="0" w:beforeAutospacing="0" w:after="255" w:afterAutospacing="0"/>
        <w:jc w:val="both"/>
        <w:rPr>
          <w:color w:val="232121"/>
        </w:rPr>
      </w:pPr>
      <w:r>
        <w:rPr>
          <w:color w:val="232121"/>
        </w:rPr>
        <w:t>Lá bài Six of Pentacles mang ý nghĩa cảnh báo sự tham lam của bạn đối với vấn đề liên quan tới tiền bạc. Sự mạo hiểm kiếm lợi từ khó khăn của người khác sẽ khiến bạn vướng vào rắc rối pháp lý. Lá bài khuyên rằng bạn nên biết hài lòng với hoàn cảnh hiện tại. Bên cạnh đó, giai đoạn này bạn còn nhận được sự giúp đỡ từ phía những người thân yêu về tài chính, vì vậy không nên mạo hiểm vay mượn.</w:t>
      </w:r>
    </w:p>
    <w:p w:rsidR="00D825A7" w:rsidRDefault="00D825A7" w:rsidP="00D825A7">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sức khỏe</w:t>
      </w:r>
    </w:p>
    <w:p w:rsidR="00D825A7" w:rsidRDefault="00D825A7" w:rsidP="00D825A7">
      <w:pPr>
        <w:pStyle w:val="NormalWeb"/>
        <w:shd w:val="clear" w:color="auto" w:fill="FFFFFF"/>
        <w:spacing w:before="0" w:beforeAutospacing="0" w:after="255" w:afterAutospacing="0"/>
        <w:jc w:val="both"/>
        <w:rPr>
          <w:color w:val="232121"/>
        </w:rPr>
      </w:pPr>
      <w:r>
        <w:rPr>
          <w:color w:val="232121"/>
        </w:rPr>
        <w:t>Tình trạng sức khỏe đang ở giai đoạn khá ổn định. Tuy nhiên, Six of Pentacles dự báo rằng những nhân tố gây ảnh hưởng xấu tới sức khỏe có thể đến bất cứ lúc nào, bạn cần hết sức đề phòng. Lá bài còn cho rằng bạn đang mất cân bằng giữa sức khỏe và công việc. Vì ham muốn kinh doanh và kiếm tiền nên bạn đánh đổi thời gian và sức khỏe của mình. Lá bài khuyên rằng nên chấm dứt tình trạng này ngay lập tức, nên sinh hoạt và ngủ nghỉ điều độ.</w:t>
      </w:r>
    </w:p>
    <w:p w:rsidR="00D825A7" w:rsidRDefault="00D825A7" w:rsidP="00D825A7">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Ý nghĩa lá bài Six of Pentacles xuôi</w:t>
      </w:r>
    </w:p>
    <w:p w:rsidR="00D825A7" w:rsidRDefault="00D825A7" w:rsidP="00D825A7">
      <w:pPr>
        <w:pStyle w:val="NormalWeb"/>
        <w:shd w:val="clear" w:color="auto" w:fill="FFFFFF"/>
        <w:spacing w:before="0" w:beforeAutospacing="0" w:after="255" w:afterAutospacing="0"/>
        <w:jc w:val="both"/>
        <w:rPr>
          <w:color w:val="232121"/>
        </w:rPr>
      </w:pPr>
      <w:r>
        <w:rPr>
          <w:color w:val="232121"/>
        </w:rPr>
        <w:t>Lá bài xuôi mô tả một người đàn ông giàu có. Trên tay ông ta cầm một chiếc cân đại diện cho sự nhân ái và công bằng. Dưới chân anh ta là hai người đang quỳ và vươn tay ra đón nhận những đồng tiền do anh ta bạn phát.</w:t>
      </w:r>
    </w:p>
    <w:p w:rsidR="00D825A7" w:rsidRDefault="00D825A7" w:rsidP="00D825A7">
      <w:pPr>
        <w:pStyle w:val="NormalWeb"/>
        <w:shd w:val="clear" w:color="auto" w:fill="FFFFFF"/>
        <w:spacing w:before="0" w:beforeAutospacing="0" w:after="0" w:afterAutospacing="0"/>
        <w:jc w:val="both"/>
        <w:rPr>
          <w:color w:val="232121"/>
        </w:rPr>
      </w:pPr>
      <w:r>
        <w:rPr>
          <w:rStyle w:val="Strong"/>
          <w:color w:val="232121"/>
        </w:rPr>
        <w:t>Lá bài Six of Pentacles xuôi</w:t>
      </w:r>
      <w:r>
        <w:rPr>
          <w:color w:val="232121"/>
        </w:rPr>
        <w:t> ám chỉ rằng bạn đang ở một vị trí an toàn, bạn có thể đi giúp đỡ người khác mà không lo ảnh hưởng tới sự ổn định của mình.</w:t>
      </w:r>
    </w:p>
    <w:p w:rsidR="00274FF0" w:rsidRDefault="00274FF0" w:rsidP="00D825A7">
      <w:pPr>
        <w:pStyle w:val="NormalWeb"/>
        <w:shd w:val="clear" w:color="auto" w:fill="FFFFFF"/>
        <w:spacing w:before="0" w:beforeAutospacing="0" w:after="0" w:afterAutospacing="0"/>
        <w:jc w:val="both"/>
        <w:rPr>
          <w:color w:val="232121"/>
        </w:rPr>
      </w:pPr>
    </w:p>
    <w:p w:rsidR="00D825A7" w:rsidRDefault="00D825A7" w:rsidP="00D825A7">
      <w:pPr>
        <w:pStyle w:val="NormalWeb"/>
        <w:shd w:val="clear" w:color="auto" w:fill="FFFFFF"/>
        <w:spacing w:before="0" w:beforeAutospacing="0" w:after="255" w:afterAutospacing="0"/>
        <w:jc w:val="both"/>
        <w:rPr>
          <w:ins w:id="159" w:author="Unknown"/>
          <w:color w:val="232121"/>
        </w:rPr>
      </w:pPr>
      <w:ins w:id="160" w:author="Unknown">
        <w:r>
          <w:rPr>
            <w:color w:val="232121"/>
          </w:rPr>
          <w:t>Nếu bạn đang ở vị trí người cho tiền, lá bài cho rằng bạn đã sống quá lâu trong sự nghèo khó để biết được sự chia sẻ có ích đến nhường nào. Bạn vui vẻ giúp đỡ người khác bằng sự tôn trọng và nhiệt tình nhất. Nếu bạn đang ở vị trí người nhận, lá bài nói rằng bạn sẽ nhận được sự giúp đỡ từ người khác, điều này giúp bạn dần phục hồi sau cơn suy kiệt. Lời khuyên rằng nếu bạn ở vị trí người nhận thì không nên tự ti hay bi quan, hãy tìm cách trả ơn trong tương lai bằng cách nỗ lực hơn.</w:t>
        </w:r>
      </w:ins>
    </w:p>
    <w:p w:rsidR="00D825A7" w:rsidRDefault="00D825A7"/>
    <w:p w:rsidR="00D825A7" w:rsidRDefault="00D825A7" w:rsidP="00D825A7">
      <w:pPr>
        <w:pStyle w:val="Heading1"/>
        <w:shd w:val="clear" w:color="auto" w:fill="FFFFFF"/>
        <w:spacing w:before="0"/>
        <w:jc w:val="center"/>
        <w:rPr>
          <w:rFonts w:ascii="Arial" w:hAnsi="Arial" w:cs="Arial"/>
          <w:caps/>
          <w:color w:val="D81515"/>
          <w:spacing w:val="15"/>
          <w:sz w:val="30"/>
          <w:szCs w:val="30"/>
        </w:rPr>
      </w:pPr>
      <w:r>
        <w:rPr>
          <w:rFonts w:ascii="Arial" w:hAnsi="Arial" w:cs="Arial"/>
          <w:caps/>
          <w:color w:val="D81515"/>
          <w:spacing w:val="15"/>
          <w:sz w:val="30"/>
          <w:szCs w:val="30"/>
        </w:rPr>
        <w:lastRenderedPageBreak/>
        <w:t>Ý NGHĨA LÁ BÀI SEVEN OF PENTACLES – KIÊN TRÌ VỮNG TIN</w:t>
      </w:r>
    </w:p>
    <w:p w:rsidR="00D825A7" w:rsidRDefault="00D825A7" w:rsidP="00D825A7">
      <w:pPr>
        <w:pStyle w:val="NormalWeb"/>
        <w:shd w:val="clear" w:color="auto" w:fill="FFFFFF"/>
        <w:spacing w:before="0" w:beforeAutospacing="0" w:after="0" w:afterAutospacing="0"/>
        <w:jc w:val="both"/>
        <w:rPr>
          <w:ins w:id="161" w:author="Unknown"/>
          <w:color w:val="232121"/>
        </w:rPr>
      </w:pPr>
      <w:ins w:id="162" w:author="Unknown">
        <w:r>
          <w:rPr>
            <w:color w:val="232121"/>
          </w:rPr>
          <w:t>[</w:t>
        </w:r>
        <w:r>
          <w:rPr>
            <w:rStyle w:val="Strong"/>
            <w:color w:val="232121"/>
          </w:rPr>
          <w:fldChar w:fldCharType="begin"/>
        </w:r>
        <w:r>
          <w:rPr>
            <w:rStyle w:val="Strong"/>
            <w:color w:val="232121"/>
          </w:rPr>
          <w:instrText xml:space="preserve"> HYPERLINK "https://meozodiac.com/xem-boi-bai-tarot-online" </w:instrText>
        </w:r>
        <w:r>
          <w:rPr>
            <w:rStyle w:val="Strong"/>
            <w:color w:val="232121"/>
          </w:rPr>
          <w:fldChar w:fldCharType="separate"/>
        </w:r>
        <w:r>
          <w:rPr>
            <w:rStyle w:val="Hyperlink"/>
            <w:b/>
            <w:bCs/>
            <w:color w:val="DD3333"/>
          </w:rPr>
          <w:t>Bói bài tarot miễn phí</w:t>
        </w:r>
        <w:r>
          <w:rPr>
            <w:rStyle w:val="Strong"/>
            <w:color w:val="232121"/>
          </w:rPr>
          <w:fldChar w:fldCharType="end"/>
        </w:r>
        <w:r>
          <w:rPr>
            <w:color w:val="232121"/>
          </w:rPr>
          <w:t>] Lá bài </w:t>
        </w:r>
        <w:r>
          <w:rPr>
            <w:color w:val="232121"/>
          </w:rPr>
          <w:fldChar w:fldCharType="begin"/>
        </w:r>
        <w:r>
          <w:rPr>
            <w:color w:val="232121"/>
          </w:rPr>
          <w:instrText xml:space="preserve"> HYPERLINK "https://meozodiac.com/tarot/y-nghia-la-bai-seven-of-pentacles.html" </w:instrText>
        </w:r>
        <w:r>
          <w:rPr>
            <w:color w:val="232121"/>
          </w:rPr>
          <w:fldChar w:fldCharType="separate"/>
        </w:r>
        <w:r>
          <w:rPr>
            <w:rStyle w:val="Strong"/>
            <w:color w:val="DD3333"/>
          </w:rPr>
          <w:t>Seven of Pentacles</w:t>
        </w:r>
        <w:r>
          <w:rPr>
            <w:color w:val="232121"/>
          </w:rPr>
          <w:fldChar w:fldCharType="end"/>
        </w:r>
        <w:r>
          <w:rPr>
            <w:color w:val="232121"/>
          </w:rPr>
          <w:t> thể hiện sự tăng trưởng. Lá bài trấn an rằng những kế hoạch bạn đang chuẩn bị cho tương lai sẽ sớm được thực hiện và tạo hiệu ứng tốt. Tất cả những gì cần làm trong giai đoạn này là kiên trì và vững tin vào những gì mình làm.</w:t>
        </w:r>
      </w:ins>
    </w:p>
    <w:p w:rsidR="00D825A7" w:rsidRDefault="00D825A7"/>
    <w:p w:rsidR="00D825A7" w:rsidRDefault="00D825A7" w:rsidP="00D825A7">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Tổng quan về lá bài Seven of Pentacles</w:t>
      </w:r>
    </w:p>
    <w:p w:rsidR="00D825A7" w:rsidRDefault="00D825A7" w:rsidP="00D825A7">
      <w:pPr>
        <w:pStyle w:val="NormalWeb"/>
        <w:shd w:val="clear" w:color="auto" w:fill="FFFFFF"/>
        <w:spacing w:before="0" w:beforeAutospacing="0" w:after="0" w:afterAutospacing="0"/>
        <w:jc w:val="both"/>
        <w:rPr>
          <w:color w:val="232121"/>
        </w:rPr>
      </w:pPr>
      <w:r>
        <w:rPr>
          <w:b/>
          <w:bCs/>
          <w:noProof/>
          <w:color w:val="232121"/>
        </w:rPr>
        <w:drawing>
          <wp:inline distT="0" distB="0" distL="0" distR="0">
            <wp:extent cx="1666875" cy="2857500"/>
            <wp:effectExtent l="0" t="0" r="9525" b="0"/>
            <wp:docPr id="70" name="Picture 70" descr="https://meozodiac.com/wp-content/uploads/2019/04/7seven-of-pentacles-175x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s://meozodiac.com/wp-content/uploads/2019/04/7seven-of-pentacles-175x300.jpg"/>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1666875" cy="2857500"/>
                    </a:xfrm>
                    <a:prstGeom prst="rect">
                      <a:avLst/>
                    </a:prstGeom>
                    <a:noFill/>
                    <a:ln>
                      <a:noFill/>
                    </a:ln>
                  </pic:spPr>
                </pic:pic>
              </a:graphicData>
            </a:graphic>
          </wp:inline>
        </w:drawing>
      </w:r>
      <w:r>
        <w:rPr>
          <w:rStyle w:val="Strong"/>
          <w:color w:val="232121"/>
        </w:rPr>
        <w:t>Ý nghĩa lá bài Seven of Pentacles</w:t>
      </w:r>
      <w:r>
        <w:rPr>
          <w:color w:val="232121"/>
        </w:rPr>
        <w:t> khẳng định rằng đây là giai đoạn của sự gia tăng và phát triển. Nếu bạn đang lo lắng về các khoản đầu tư trong kinh doanh thì đừng lo lắng nữa, những diễn biến tốt đang dần hé lộ, bạn hoàn toàn có thể mong đợi sự gia tăng về tài sản, cổ phiếu. Những may mắn về tiền bạc cũng xuất hiện trong lá bài báo hiệu sự thành công sắp đến sau những lỗ lực</w:t>
      </w:r>
    </w:p>
    <w:p w:rsidR="0083487F" w:rsidRDefault="0083487F" w:rsidP="00D825A7">
      <w:pPr>
        <w:pStyle w:val="NormalWeb"/>
        <w:shd w:val="clear" w:color="auto" w:fill="FFFFFF"/>
        <w:spacing w:before="0" w:beforeAutospacing="0" w:after="0" w:afterAutospacing="0"/>
        <w:jc w:val="both"/>
        <w:rPr>
          <w:color w:val="232121"/>
        </w:rPr>
      </w:pPr>
    </w:p>
    <w:p w:rsidR="00D825A7" w:rsidRDefault="00D825A7" w:rsidP="00D825A7">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tình yêu</w:t>
      </w:r>
    </w:p>
    <w:p w:rsidR="00D825A7" w:rsidRDefault="00D825A7" w:rsidP="00D825A7">
      <w:pPr>
        <w:pStyle w:val="NormalWeb"/>
        <w:shd w:val="clear" w:color="auto" w:fill="FFFFFF"/>
        <w:spacing w:before="0" w:beforeAutospacing="0" w:after="0" w:afterAutospacing="0"/>
        <w:jc w:val="both"/>
        <w:rPr>
          <w:color w:val="232121"/>
        </w:rPr>
      </w:pPr>
      <w:r>
        <w:rPr>
          <w:color w:val="232121"/>
        </w:rPr>
        <w:t>Đây không phải thời điểm lý tưởng để bước vào một mối quan hệ, lá bài cho rằng bạn chưa thật sự sẵn sàng để đón nhận tình cảm từ người khác, bạn vẫn giữ mặc cảm về những chuyện xảy ra trong quá khứ.Tuy nhiên, nếu bạn đang trong một mối quan hệ thì những hy sinh và cố gắng của bạn sẽ được đối phương ghi nhận. </w:t>
      </w:r>
      <w:r>
        <w:rPr>
          <w:rStyle w:val="Strong"/>
          <w:color w:val="232121"/>
        </w:rPr>
        <w:t>Lá bài Seven of Pentacles trong tình</w:t>
      </w:r>
      <w:r>
        <w:rPr>
          <w:color w:val="232121"/>
        </w:rPr>
        <w:t> yêu cho rằng hai bạn hoàn toàn có thể có những bước tiến xa đến một mối quan hệ ổn định hơn, thậm chí là hôn nhân.</w:t>
      </w:r>
    </w:p>
    <w:p w:rsidR="0083487F" w:rsidRDefault="0083487F" w:rsidP="00D825A7">
      <w:pPr>
        <w:pStyle w:val="NormalWeb"/>
        <w:shd w:val="clear" w:color="auto" w:fill="FFFFFF"/>
        <w:spacing w:before="0" w:beforeAutospacing="0" w:after="0" w:afterAutospacing="0"/>
        <w:jc w:val="both"/>
        <w:rPr>
          <w:color w:val="232121"/>
        </w:rPr>
      </w:pPr>
    </w:p>
    <w:p w:rsidR="00D825A7" w:rsidRDefault="00D825A7" w:rsidP="00D825A7">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công việc</w:t>
      </w:r>
    </w:p>
    <w:p w:rsidR="00D825A7" w:rsidRDefault="00D825A7" w:rsidP="00D825A7">
      <w:pPr>
        <w:pStyle w:val="NormalWeb"/>
        <w:shd w:val="clear" w:color="auto" w:fill="FFFFFF"/>
        <w:spacing w:before="0" w:beforeAutospacing="0" w:after="255" w:afterAutospacing="0"/>
        <w:jc w:val="both"/>
        <w:rPr>
          <w:color w:val="232121"/>
        </w:rPr>
      </w:pPr>
      <w:r>
        <w:rPr>
          <w:color w:val="232121"/>
        </w:rPr>
        <w:t xml:space="preserve">Những nỗ lực vì công việc sẽ được đền đáp xứng đáng tại giai đoạn này. Seven of Pentacles mang ý nghĩa thông báo rằng bạn sẽ nhận được phần thưởng cho sự cố gắng trong quá khứ. Tuy nhiên, đây không phải thời cơ thuận lợi để đầu tư hay mở rộng kinh doanh, mọi quyết định đầu tư đều cần cân nhắc kỹ lưỡng. Mặc khác, lá bài cho rằng bạn nên cố gắng hơn để thúc đẩy phát </w:t>
      </w:r>
      <w:r>
        <w:rPr>
          <w:color w:val="232121"/>
        </w:rPr>
        <w:lastRenderedPageBreak/>
        <w:t>triển các dự án, bạn đang có dấu hiệu tận hưởng thành quả mà làm chậm tiến độ công việc. Lời khuyên là nên làm việc một cách tập trung hơn, phản xạ nhanh hơn trước các tình huống bất ngờ.</w:t>
      </w:r>
    </w:p>
    <w:p w:rsidR="00D825A7" w:rsidRDefault="00D825A7" w:rsidP="00D825A7">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tiền bạc</w:t>
      </w:r>
    </w:p>
    <w:p w:rsidR="00D825A7" w:rsidRDefault="00D825A7" w:rsidP="00D825A7">
      <w:pPr>
        <w:pStyle w:val="NormalWeb"/>
        <w:shd w:val="clear" w:color="auto" w:fill="FFFFFF"/>
        <w:spacing w:before="0" w:beforeAutospacing="0" w:after="255" w:afterAutospacing="0"/>
        <w:jc w:val="both"/>
        <w:rPr>
          <w:color w:val="232121"/>
        </w:rPr>
      </w:pPr>
      <w:r>
        <w:rPr>
          <w:color w:val="232121"/>
        </w:rPr>
        <w:t>Lá bài Seven of Pentacles khuyên rằng nếu một cơ hội bất kỳ nào liên quan tới tiền bạc xuất hiện, hãy thử nắm bắt đừng ngại ngần. Đừng do dự chi tiền cho vì bạn có thể thu lại gấp nhiều lần số đó, tuy nhiên điều đó không có nghĩa là bạn luôn luôn phải mạo hiểm. Lá bài cũng cảnh báo sự phung phí tiền bạc sẽ khiến bạn lâm vào cảnh thiếu thốn và nợ nần.</w:t>
      </w:r>
    </w:p>
    <w:p w:rsidR="00D825A7" w:rsidRDefault="00D825A7" w:rsidP="00D825A7">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sức khỏe</w:t>
      </w:r>
    </w:p>
    <w:p w:rsidR="00D825A7" w:rsidRDefault="00D825A7" w:rsidP="00D825A7">
      <w:pPr>
        <w:pStyle w:val="NormalWeb"/>
        <w:shd w:val="clear" w:color="auto" w:fill="FFFFFF"/>
        <w:spacing w:before="0" w:beforeAutospacing="0" w:after="255" w:afterAutospacing="0"/>
        <w:jc w:val="both"/>
        <w:rPr>
          <w:color w:val="232121"/>
        </w:rPr>
      </w:pPr>
      <w:r>
        <w:rPr>
          <w:color w:val="232121"/>
        </w:rPr>
        <w:t>Lá bài cảnh báo những diễn biến xấu của sức khỏe trong giai đoạn tới sẽ khiến bạn mệt mỏi. Nguyên nhân là do thói quen sinh hoạt không lành mạnh, sống tại một môi trường ô nhiễm hoặc ăn uống thiếu khoa học. Bạn sẽ phải đối mặt với những diễn biến xấu về mặt sức khỏe. Thời gian này, bạn nên nghỉ ngơi nhiều hơn. Lá bài Seven of Pentacles nhấn mạnh sự bình yên về mặt tinh thần, hãy để đầu óc được thoải mái để chiến đấu với bệnh tật.</w:t>
      </w:r>
    </w:p>
    <w:p w:rsidR="00D825A7" w:rsidRDefault="00D825A7" w:rsidP="00D825A7">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Ý nghĩa lá bài Seven of Pentacles xuôi</w:t>
      </w:r>
    </w:p>
    <w:p w:rsidR="00D825A7" w:rsidRDefault="00D825A7" w:rsidP="00D825A7">
      <w:pPr>
        <w:pStyle w:val="NormalWeb"/>
        <w:shd w:val="clear" w:color="auto" w:fill="FFFFFF"/>
        <w:spacing w:before="0" w:beforeAutospacing="0" w:after="255" w:afterAutospacing="0"/>
        <w:jc w:val="both"/>
        <w:rPr>
          <w:color w:val="232121"/>
        </w:rPr>
      </w:pPr>
      <w:r>
        <w:rPr>
          <w:color w:val="232121"/>
        </w:rPr>
        <w:t>Lá bài mô tả một người đàn ông đang ngắm nhìn trái cây và hoa quả sau khi lao động vất vả. Cách anh ta để tay lên chiếc gậy và ngắm nhìn những ngôi sao thể hiện một loại mãn nguyện, anh ta đã rất mệt mỏi và chăm chỉ để có thể tạo ra được thành quả này.</w:t>
      </w:r>
    </w:p>
    <w:p w:rsidR="00D825A7" w:rsidRDefault="00D825A7" w:rsidP="00D825A7">
      <w:pPr>
        <w:pStyle w:val="NormalWeb"/>
        <w:shd w:val="clear" w:color="auto" w:fill="FFFFFF"/>
        <w:spacing w:before="0" w:beforeAutospacing="0" w:after="0" w:afterAutospacing="0"/>
        <w:jc w:val="both"/>
        <w:rPr>
          <w:color w:val="232121"/>
        </w:rPr>
      </w:pPr>
      <w:r>
        <w:rPr>
          <w:rStyle w:val="Strong"/>
          <w:color w:val="232121"/>
        </w:rPr>
        <w:t>Lá bài Seven of Pentacles xuôi</w:t>
      </w:r>
      <w:r>
        <w:rPr>
          <w:color w:val="232121"/>
        </w:rPr>
        <w:t> thể hiện tầm nhìn dài hạn của bạn về các vấn đề trong cuộc sống, bạn đang bỏ ra rất nhiều công sức và tâm huyết trong kinh doanh. Bạn sẵn sàng mạo hiểm để đạt được thành tích cao hơn. Điều này là tốt với việc thúc đẩy bản thân đến gần hơn với thành công.</w:t>
      </w:r>
    </w:p>
    <w:p w:rsidR="00274FF0" w:rsidRDefault="00274FF0" w:rsidP="00D825A7">
      <w:pPr>
        <w:pStyle w:val="NormalWeb"/>
        <w:shd w:val="clear" w:color="auto" w:fill="FFFFFF"/>
        <w:spacing w:before="0" w:beforeAutospacing="0" w:after="0" w:afterAutospacing="0"/>
        <w:jc w:val="both"/>
        <w:rPr>
          <w:color w:val="232121"/>
        </w:rPr>
      </w:pPr>
    </w:p>
    <w:p w:rsidR="00D825A7" w:rsidRDefault="00D825A7" w:rsidP="00D825A7">
      <w:pPr>
        <w:pStyle w:val="NormalWeb"/>
        <w:shd w:val="clear" w:color="auto" w:fill="FFFFFF"/>
        <w:spacing w:before="0" w:beforeAutospacing="0" w:after="255" w:afterAutospacing="0"/>
        <w:jc w:val="both"/>
        <w:rPr>
          <w:ins w:id="163" w:author="Unknown"/>
          <w:color w:val="232121"/>
        </w:rPr>
      </w:pPr>
      <w:ins w:id="164" w:author="Unknown">
        <w:r>
          <w:rPr>
            <w:color w:val="232121"/>
          </w:rPr>
          <w:t>Lá bài còn ám chỉ sự thất vọng, bạn đã nỗ lực rất nhiều nhưng kết quả dường như không xứng đáng với những gì đã bỏ ra. Điều tốt là bạn sẽ có những bài học quý giá về thất bại và sai lầm. Những sai lầm giúp bạn có cách nhìn nhận vấn đề khách quan hơn, sự phân chia thời gian cho các dự án khoa học hơn.</w:t>
        </w:r>
      </w:ins>
    </w:p>
    <w:p w:rsidR="00D825A7" w:rsidRDefault="00D825A7"/>
    <w:p w:rsidR="0083487F" w:rsidRDefault="0083487F" w:rsidP="00D825A7">
      <w:pPr>
        <w:pStyle w:val="Heading1"/>
        <w:shd w:val="clear" w:color="auto" w:fill="FFFFFF"/>
        <w:spacing w:before="0"/>
        <w:jc w:val="center"/>
        <w:rPr>
          <w:rFonts w:ascii="Arial" w:hAnsi="Arial" w:cs="Arial"/>
          <w:caps/>
          <w:color w:val="D81515"/>
          <w:spacing w:val="15"/>
          <w:sz w:val="30"/>
          <w:szCs w:val="30"/>
        </w:rPr>
      </w:pPr>
    </w:p>
    <w:p w:rsidR="0083487F" w:rsidRDefault="0083487F" w:rsidP="00D825A7">
      <w:pPr>
        <w:pStyle w:val="Heading1"/>
        <w:shd w:val="clear" w:color="auto" w:fill="FFFFFF"/>
        <w:spacing w:before="0"/>
        <w:jc w:val="center"/>
        <w:rPr>
          <w:rFonts w:ascii="Arial" w:hAnsi="Arial" w:cs="Arial"/>
          <w:caps/>
          <w:color w:val="D81515"/>
          <w:spacing w:val="15"/>
          <w:sz w:val="30"/>
          <w:szCs w:val="30"/>
        </w:rPr>
      </w:pPr>
    </w:p>
    <w:p w:rsidR="0083487F" w:rsidRDefault="0083487F" w:rsidP="00D825A7">
      <w:pPr>
        <w:pStyle w:val="Heading1"/>
        <w:shd w:val="clear" w:color="auto" w:fill="FFFFFF"/>
        <w:spacing w:before="0"/>
        <w:jc w:val="center"/>
        <w:rPr>
          <w:rFonts w:ascii="Arial" w:hAnsi="Arial" w:cs="Arial"/>
          <w:caps/>
          <w:color w:val="D81515"/>
          <w:spacing w:val="15"/>
          <w:sz w:val="30"/>
          <w:szCs w:val="30"/>
        </w:rPr>
      </w:pPr>
    </w:p>
    <w:p w:rsidR="0083487F" w:rsidRDefault="0083487F" w:rsidP="0083487F"/>
    <w:p w:rsidR="0083487F" w:rsidRPr="0083487F" w:rsidRDefault="0083487F" w:rsidP="0083487F"/>
    <w:p w:rsidR="00D825A7" w:rsidRDefault="00D825A7" w:rsidP="00D825A7">
      <w:pPr>
        <w:pStyle w:val="Heading1"/>
        <w:shd w:val="clear" w:color="auto" w:fill="FFFFFF"/>
        <w:spacing w:before="0"/>
        <w:jc w:val="center"/>
        <w:rPr>
          <w:rFonts w:ascii="Arial" w:hAnsi="Arial" w:cs="Arial"/>
          <w:caps/>
          <w:color w:val="D81515"/>
          <w:spacing w:val="15"/>
          <w:sz w:val="30"/>
          <w:szCs w:val="30"/>
        </w:rPr>
      </w:pPr>
      <w:r>
        <w:rPr>
          <w:rFonts w:ascii="Arial" w:hAnsi="Arial" w:cs="Arial"/>
          <w:caps/>
          <w:color w:val="D81515"/>
          <w:spacing w:val="15"/>
          <w:sz w:val="30"/>
          <w:szCs w:val="30"/>
        </w:rPr>
        <w:lastRenderedPageBreak/>
        <w:t>Ý NGHĨA LÁ BÀI EIGHT OF PENTACLES – ĐAM MÊ, THÀNH CÔNG</w:t>
      </w:r>
    </w:p>
    <w:p w:rsidR="00D825A7" w:rsidRDefault="00D825A7" w:rsidP="00D825A7">
      <w:pPr>
        <w:pStyle w:val="NormalWeb"/>
        <w:shd w:val="clear" w:color="auto" w:fill="FFFFFF"/>
        <w:spacing w:before="0" w:beforeAutospacing="0" w:after="0" w:afterAutospacing="0"/>
        <w:jc w:val="both"/>
        <w:rPr>
          <w:ins w:id="165" w:author="Unknown"/>
          <w:color w:val="232121"/>
        </w:rPr>
      </w:pPr>
      <w:ins w:id="166" w:author="Unknown">
        <w:r>
          <w:rPr>
            <w:color w:val="232121"/>
          </w:rPr>
          <w:t>[</w:t>
        </w:r>
        <w:r>
          <w:rPr>
            <w:rStyle w:val="Strong"/>
            <w:color w:val="232121"/>
          </w:rPr>
          <w:fldChar w:fldCharType="begin"/>
        </w:r>
        <w:r>
          <w:rPr>
            <w:rStyle w:val="Strong"/>
            <w:color w:val="232121"/>
          </w:rPr>
          <w:instrText xml:space="preserve"> HYPERLINK "https://meozodiac.com/xem-boi-bai-tarot-online" </w:instrText>
        </w:r>
        <w:r>
          <w:rPr>
            <w:rStyle w:val="Strong"/>
            <w:color w:val="232121"/>
          </w:rPr>
          <w:fldChar w:fldCharType="separate"/>
        </w:r>
        <w:r>
          <w:rPr>
            <w:rStyle w:val="Hyperlink"/>
            <w:b/>
            <w:bCs/>
            <w:color w:val="DD3333"/>
          </w:rPr>
          <w:t>Xem bói bài tarot</w:t>
        </w:r>
        <w:r>
          <w:rPr>
            <w:rStyle w:val="Strong"/>
            <w:color w:val="232121"/>
          </w:rPr>
          <w:fldChar w:fldCharType="end"/>
        </w:r>
        <w:r>
          <w:rPr>
            <w:color w:val="232121"/>
          </w:rPr>
          <w:t>] </w:t>
        </w:r>
        <w:r>
          <w:rPr>
            <w:rStyle w:val="Strong"/>
            <w:color w:val="232121"/>
          </w:rPr>
          <w:t>Lá bài Eight of Pentacles</w:t>
        </w:r>
        <w:r>
          <w:rPr>
            <w:color w:val="232121"/>
          </w:rPr>
          <w:t> đại diện cho sự đam mê và làm chủ bản thân. Với sự xuất hiện của lá bài này, bạn sẽ trở thành người làm chủ mọi vấn đề. Ngoài ra, bạn có thể trở thành một chuyên gia trong lĩnh vực nào đó trong thời gian tới. Những gì bạn làm trước đây chỉ vì đam mê thì bây giờ có thể thành công cụ kiếm tiền.</w:t>
        </w:r>
      </w:ins>
    </w:p>
    <w:p w:rsidR="00D825A7" w:rsidRDefault="00D825A7"/>
    <w:p w:rsidR="00D825A7" w:rsidRDefault="00D825A7" w:rsidP="00D825A7">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Tổng quan về lá bài Eight of Pentacles</w:t>
      </w:r>
    </w:p>
    <w:p w:rsidR="00D825A7" w:rsidRDefault="00D825A7" w:rsidP="00D825A7">
      <w:pPr>
        <w:pStyle w:val="NormalWeb"/>
        <w:shd w:val="clear" w:color="auto" w:fill="FFFFFF"/>
        <w:spacing w:before="0" w:beforeAutospacing="0" w:after="0" w:afterAutospacing="0"/>
        <w:jc w:val="both"/>
        <w:rPr>
          <w:color w:val="232121"/>
        </w:rPr>
      </w:pPr>
      <w:r>
        <w:rPr>
          <w:noProof/>
          <w:color w:val="232121"/>
        </w:rPr>
        <w:drawing>
          <wp:inline distT="0" distB="0" distL="0" distR="0">
            <wp:extent cx="1666875" cy="2857500"/>
            <wp:effectExtent l="0" t="0" r="9525" b="0"/>
            <wp:docPr id="71" name="Picture 71" descr="https://meozodiac.com/wp-content/uploads/2019/04/8eight-of-pentacles-175x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s://meozodiac.com/wp-content/uploads/2019/04/8eight-of-pentacles-175x300.jpg"/>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1666875" cy="2857500"/>
                    </a:xfrm>
                    <a:prstGeom prst="rect">
                      <a:avLst/>
                    </a:prstGeom>
                    <a:noFill/>
                    <a:ln>
                      <a:noFill/>
                    </a:ln>
                  </pic:spPr>
                </pic:pic>
              </a:graphicData>
            </a:graphic>
          </wp:inline>
        </w:drawing>
      </w:r>
      <w:hyperlink r:id="rId133" w:history="1">
        <w:r>
          <w:rPr>
            <w:rStyle w:val="Strong"/>
            <w:color w:val="DD3333"/>
          </w:rPr>
          <w:t>Ý nghĩa lá bài Eight of Pentacles</w:t>
        </w:r>
      </w:hyperlink>
      <w:r>
        <w:rPr>
          <w:color w:val="232121"/>
        </w:rPr>
        <w:t> ám chỉ rằng những trò tiêu khiển của bạn đang trở thành sự nghiệp của bạn. Bạn sẽ rất bất ngờ khi những thứ mình làm vì đam mê và sở thích lại có thể trở thành một nguồn khai thác tạo ra giá trị kinh tế và nuôi sống chính bạn.</w:t>
      </w:r>
    </w:p>
    <w:p w:rsidR="00D825A7" w:rsidRDefault="00D825A7" w:rsidP="00D825A7">
      <w:pPr>
        <w:pStyle w:val="NormalWeb"/>
        <w:shd w:val="clear" w:color="auto" w:fill="FFFFFF"/>
        <w:spacing w:before="0" w:beforeAutospacing="0" w:after="255" w:afterAutospacing="0"/>
        <w:jc w:val="both"/>
        <w:rPr>
          <w:color w:val="232121"/>
        </w:rPr>
      </w:pPr>
      <w:r>
        <w:rPr>
          <w:color w:val="232121"/>
        </w:rPr>
        <w:t>Xuất hiện ở dạng tiêu cực, lá bài cảnh báo bạn đang có cách làm việc độc tài. Bạn khó chịu khi bị điều khiển. Bạn đang cho rằng mình là một chuyên gia và không muốn bị bất cứ ai chỉ đạo. Nhưng nên nhớ rằng bạn là bậc thầy trong một lĩnh vực không có nghĩa bạn giỏi tất cả mọi thứ.</w:t>
      </w:r>
    </w:p>
    <w:p w:rsidR="00D825A7" w:rsidRDefault="00D825A7" w:rsidP="00D825A7">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tình yêu</w:t>
      </w:r>
    </w:p>
    <w:p w:rsidR="00D825A7" w:rsidRDefault="00D825A7" w:rsidP="00D825A7">
      <w:pPr>
        <w:pStyle w:val="NormalWeb"/>
        <w:shd w:val="clear" w:color="auto" w:fill="FFFFFF"/>
        <w:spacing w:before="0" w:beforeAutospacing="0" w:after="0" w:afterAutospacing="0"/>
        <w:jc w:val="both"/>
        <w:rPr>
          <w:color w:val="232121"/>
        </w:rPr>
      </w:pPr>
      <w:r>
        <w:rPr>
          <w:color w:val="232121"/>
        </w:rPr>
        <w:t>Nếu bạn đang độc thân thì lá bài </w:t>
      </w:r>
      <w:r>
        <w:rPr>
          <w:rStyle w:val="Strong"/>
          <w:color w:val="232121"/>
        </w:rPr>
        <w:t>Eight of Pentacles trong tình yêu</w:t>
      </w:r>
      <w:r>
        <w:rPr>
          <w:color w:val="232121"/>
        </w:rPr>
        <w:t> ám chỉ rằng ai đó đang bật đèn xanh với bạn đừng ngại ngần mà không thử tìm hiểu. Nếu bạn đang quẩn quanh tìm kiếm một nửa kia thì đừng lo lắng vì người ấy đang đến rất gần. Mối quan hệ tình cảm của bạn có vẻ đang rất tốt. Bạn và người ấy có nhiều phút giây lãng mạn để bồi đắp mối quan hệ yêu đương.</w:t>
      </w:r>
    </w:p>
    <w:p w:rsidR="00D825A7" w:rsidRDefault="00D825A7" w:rsidP="00D825A7">
      <w:pPr>
        <w:pStyle w:val="NormalWeb"/>
        <w:shd w:val="clear" w:color="auto" w:fill="FFFFFF"/>
        <w:spacing w:before="0" w:beforeAutospacing="0" w:after="255" w:afterAutospacing="0"/>
        <w:jc w:val="both"/>
        <w:rPr>
          <w:color w:val="232121"/>
        </w:rPr>
      </w:pPr>
      <w:r>
        <w:rPr>
          <w:color w:val="232121"/>
        </w:rPr>
        <w:t>Sự thấu hiểu và chia sẻ của cả hai khiến tình cảm của hai bạn ngày càng bền chặt. Tuy nhiên, sự bận rộn trong công việc của bạn hoặc người ấy khiến cả hai đang không còn thời gian dành cho người còn lại. Hãy cân đối thời gian và cảm xúc để không có một sự đổ vỡ nào xảy ra</w:t>
      </w:r>
    </w:p>
    <w:p w:rsidR="0083487F" w:rsidRDefault="0083487F" w:rsidP="00D825A7">
      <w:pPr>
        <w:pStyle w:val="NormalWeb"/>
        <w:shd w:val="clear" w:color="auto" w:fill="FFFFFF"/>
        <w:spacing w:before="0" w:beforeAutospacing="0" w:after="255" w:afterAutospacing="0"/>
        <w:jc w:val="both"/>
        <w:rPr>
          <w:color w:val="232121"/>
        </w:rPr>
      </w:pPr>
    </w:p>
    <w:p w:rsidR="0083487F" w:rsidRDefault="0083487F" w:rsidP="00D825A7">
      <w:pPr>
        <w:pStyle w:val="NormalWeb"/>
        <w:shd w:val="clear" w:color="auto" w:fill="FFFFFF"/>
        <w:spacing w:before="0" w:beforeAutospacing="0" w:after="255" w:afterAutospacing="0"/>
        <w:jc w:val="both"/>
        <w:rPr>
          <w:color w:val="232121"/>
        </w:rPr>
      </w:pPr>
    </w:p>
    <w:p w:rsidR="00D825A7" w:rsidRDefault="00D825A7" w:rsidP="00D825A7">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lastRenderedPageBreak/>
        <w:t>Về công việc</w:t>
      </w:r>
    </w:p>
    <w:p w:rsidR="00D825A7" w:rsidRDefault="00D825A7" w:rsidP="00D825A7">
      <w:pPr>
        <w:pStyle w:val="NormalWeb"/>
        <w:shd w:val="clear" w:color="auto" w:fill="FFFFFF"/>
        <w:spacing w:before="0" w:beforeAutospacing="0" w:after="255" w:afterAutospacing="0"/>
        <w:jc w:val="both"/>
        <w:rPr>
          <w:color w:val="232121"/>
        </w:rPr>
      </w:pPr>
      <w:r>
        <w:rPr>
          <w:color w:val="232121"/>
        </w:rPr>
        <w:t>Bạn luôn cố gắng hoàn thành tốt nhiệm vụ của mình. Bạn làm việc bằng cả đam mê và trách nhiệm. Tuy nhiên, giai đoạn này công việc có thể trở nên quá tải. Đừng ngại ngần tìm kiếm sự giúp đỡ từ đồng nghiệp. Những áp lực từ công việc có thể ảnh hưởng tới các mối quan hệ khác nên hãy cố gắng cân bằng. Bất kể công việc đòi hỏi như thế nào, bạn vẫn cần dành thời gian cho các mối quan hệ của mình.</w:t>
      </w:r>
    </w:p>
    <w:p w:rsidR="00D825A7" w:rsidRDefault="00D825A7" w:rsidP="00D825A7">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tiền bạc</w:t>
      </w:r>
    </w:p>
    <w:p w:rsidR="00D825A7" w:rsidRDefault="00D825A7" w:rsidP="00D825A7">
      <w:pPr>
        <w:pStyle w:val="NormalWeb"/>
        <w:shd w:val="clear" w:color="auto" w:fill="FFFFFF"/>
        <w:spacing w:before="0" w:beforeAutospacing="0" w:after="255" w:afterAutospacing="0"/>
        <w:jc w:val="both"/>
        <w:rPr>
          <w:color w:val="232121"/>
        </w:rPr>
      </w:pPr>
      <w:r>
        <w:rPr>
          <w:color w:val="232121"/>
        </w:rPr>
        <w:t>Bạn sẽ nhận được sự công nhận và mang về một khoản tiền kha khá trong giai đoạn này. Tuy nhiên, cần lưu ý chi tiêu có kế hoạch, số tiền này không phải do may mắn có được mà đó là thành quả lao động không ngừng nghỉ.</w:t>
      </w:r>
    </w:p>
    <w:p w:rsidR="00D825A7" w:rsidRDefault="00D825A7" w:rsidP="00D825A7">
      <w:pPr>
        <w:pStyle w:val="NormalWeb"/>
        <w:shd w:val="clear" w:color="auto" w:fill="FFFFFF"/>
        <w:spacing w:before="0" w:beforeAutospacing="0" w:after="0" w:afterAutospacing="0"/>
        <w:jc w:val="both"/>
        <w:rPr>
          <w:color w:val="232121"/>
        </w:rPr>
      </w:pPr>
      <w:r>
        <w:rPr>
          <w:rStyle w:val="Strong"/>
          <w:color w:val="232121"/>
        </w:rPr>
        <w:t>Eight of Pentacles</w:t>
      </w:r>
      <w:r>
        <w:rPr>
          <w:color w:val="232121"/>
        </w:rPr>
        <w:t> khuyên rằng : Nếu bạn muốn đầu tư hoặc vay mượn tiền bạc hãy tìm sự cố vấn từ những người lớn tuổi, không nên tự ý quyết định trong giai đoạn này.</w:t>
      </w:r>
    </w:p>
    <w:p w:rsidR="0083487F" w:rsidRDefault="0083487F" w:rsidP="00D825A7">
      <w:pPr>
        <w:pStyle w:val="NormalWeb"/>
        <w:shd w:val="clear" w:color="auto" w:fill="FFFFFF"/>
        <w:spacing w:before="0" w:beforeAutospacing="0" w:after="0" w:afterAutospacing="0"/>
        <w:jc w:val="both"/>
        <w:rPr>
          <w:color w:val="232121"/>
        </w:rPr>
      </w:pPr>
    </w:p>
    <w:p w:rsidR="00D825A7" w:rsidRDefault="00D825A7" w:rsidP="00D825A7">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sức khỏe</w:t>
      </w:r>
    </w:p>
    <w:p w:rsidR="00D825A7" w:rsidRDefault="00D825A7" w:rsidP="00D825A7">
      <w:pPr>
        <w:pStyle w:val="NormalWeb"/>
        <w:shd w:val="clear" w:color="auto" w:fill="FFFFFF"/>
        <w:spacing w:before="0" w:beforeAutospacing="0" w:after="255" w:afterAutospacing="0"/>
        <w:jc w:val="both"/>
        <w:rPr>
          <w:color w:val="232121"/>
        </w:rPr>
      </w:pPr>
      <w:r>
        <w:rPr>
          <w:color w:val="232121"/>
        </w:rPr>
        <w:t>Eight of Pentacles mang ý nghĩa cảnh báo chế độ ăn uống và sinh hoạt thiếu lành mạnh. Bạn không nên quá đắm chìm trong trách nhiệm và công việc mà bỏ bê bản thân. Nên dành thời gian tập thể dục và sinh hoạt điều độ để giữ một sức khỏe dẻo dai. Chỉ khi có sức khỏe bạn mới có thể dốc sức theo đuổi những đam mê của mình.</w:t>
      </w:r>
    </w:p>
    <w:p w:rsidR="00D825A7" w:rsidRDefault="00D825A7" w:rsidP="00D825A7">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Ý nghĩa lá bài Eight of Pentacles xuôi</w:t>
      </w:r>
    </w:p>
    <w:p w:rsidR="00D825A7" w:rsidRDefault="00D825A7" w:rsidP="00D825A7">
      <w:pPr>
        <w:pStyle w:val="NormalWeb"/>
        <w:shd w:val="clear" w:color="auto" w:fill="FFFFFF"/>
        <w:spacing w:before="0" w:beforeAutospacing="0" w:after="255" w:afterAutospacing="0"/>
        <w:jc w:val="both"/>
        <w:rPr>
          <w:color w:val="232121"/>
        </w:rPr>
      </w:pPr>
      <w:r>
        <w:rPr>
          <w:color w:val="232121"/>
        </w:rPr>
        <w:t>Một người đàn ông đang khắc hình ngôi sao vào các đồng tiền vàng. Anh ta hoàn toàn tập trung và công việc mình đang làm. Thành phố phía sau đại diện cho việc anh ta tự cô lập mình với mọi phiền nhiễu để làm công việc của mình.</w:t>
      </w:r>
    </w:p>
    <w:p w:rsidR="00D825A7" w:rsidRDefault="00D825A7" w:rsidP="00D825A7">
      <w:pPr>
        <w:pStyle w:val="NormalWeb"/>
        <w:shd w:val="clear" w:color="auto" w:fill="FFFFFF"/>
        <w:spacing w:before="0" w:beforeAutospacing="0" w:after="0" w:afterAutospacing="0"/>
        <w:jc w:val="both"/>
        <w:rPr>
          <w:color w:val="232121"/>
        </w:rPr>
      </w:pPr>
      <w:r>
        <w:rPr>
          <w:rStyle w:val="Strong"/>
          <w:color w:val="232121"/>
        </w:rPr>
        <w:t>Lá bài Eight of Pentacles xuôi</w:t>
      </w:r>
      <w:r>
        <w:rPr>
          <w:color w:val="232121"/>
        </w:rPr>
        <w:t> ám chỉ rằng nếu bạn tập trung hết sức thực hiện nhiệm vụ của mình bạn sẽ gác lại hết mọi phiền phức xung quanh. Bạn hoàn toàn đắm chìm và tận hưởng.</w:t>
      </w:r>
    </w:p>
    <w:p w:rsidR="00274FF0" w:rsidRDefault="00274FF0" w:rsidP="00D825A7">
      <w:pPr>
        <w:pStyle w:val="NormalWeb"/>
        <w:shd w:val="clear" w:color="auto" w:fill="FFFFFF"/>
        <w:spacing w:before="0" w:beforeAutospacing="0" w:after="0" w:afterAutospacing="0"/>
        <w:jc w:val="both"/>
        <w:rPr>
          <w:color w:val="232121"/>
        </w:rPr>
      </w:pPr>
    </w:p>
    <w:p w:rsidR="00D825A7" w:rsidRDefault="00D825A7" w:rsidP="00D825A7">
      <w:pPr>
        <w:pStyle w:val="NormalWeb"/>
        <w:shd w:val="clear" w:color="auto" w:fill="FFFFFF"/>
        <w:spacing w:before="0" w:beforeAutospacing="0" w:after="255" w:afterAutospacing="0"/>
        <w:jc w:val="both"/>
        <w:rPr>
          <w:ins w:id="167" w:author="Unknown"/>
          <w:color w:val="232121"/>
        </w:rPr>
      </w:pPr>
      <w:ins w:id="168" w:author="Unknown">
        <w:r>
          <w:rPr>
            <w:color w:val="232121"/>
          </w:rPr>
          <w:t>Lá bài cho biết, bạn đang phấn đấu hết sức để trở thành người xuất sắc nhất. Tuy nhiên, dường như nhiệm vụ đang trở nên quá tải vì vậy hãy nhờ sự giúp đỡ của người khác. Bạn đang làm việc bằng tất cả đam mê và sự chăm chỉ, nhưng bạn vẫn cần cân bằng bản thân.</w:t>
        </w:r>
      </w:ins>
    </w:p>
    <w:p w:rsidR="00D825A7" w:rsidRDefault="00D825A7"/>
    <w:p w:rsidR="0083487F" w:rsidRDefault="0083487F" w:rsidP="00D825A7">
      <w:pPr>
        <w:pStyle w:val="Heading1"/>
        <w:shd w:val="clear" w:color="auto" w:fill="FFFFFF"/>
        <w:spacing w:before="0"/>
        <w:jc w:val="center"/>
        <w:rPr>
          <w:rFonts w:ascii="Arial" w:hAnsi="Arial" w:cs="Arial"/>
          <w:caps/>
          <w:color w:val="D81515"/>
          <w:spacing w:val="15"/>
          <w:sz w:val="30"/>
          <w:szCs w:val="30"/>
        </w:rPr>
      </w:pPr>
    </w:p>
    <w:p w:rsidR="0083487F" w:rsidRDefault="0083487F" w:rsidP="00D825A7">
      <w:pPr>
        <w:pStyle w:val="Heading1"/>
        <w:shd w:val="clear" w:color="auto" w:fill="FFFFFF"/>
        <w:spacing w:before="0"/>
        <w:jc w:val="center"/>
        <w:rPr>
          <w:rFonts w:ascii="Arial" w:hAnsi="Arial" w:cs="Arial"/>
          <w:caps/>
          <w:color w:val="D81515"/>
          <w:spacing w:val="15"/>
          <w:sz w:val="30"/>
          <w:szCs w:val="30"/>
        </w:rPr>
      </w:pPr>
    </w:p>
    <w:p w:rsidR="0083487F" w:rsidRPr="0083487F" w:rsidRDefault="0083487F" w:rsidP="0083487F"/>
    <w:p w:rsidR="00D825A7" w:rsidRDefault="00D825A7" w:rsidP="00D825A7">
      <w:pPr>
        <w:pStyle w:val="Heading1"/>
        <w:shd w:val="clear" w:color="auto" w:fill="FFFFFF"/>
        <w:spacing w:before="0"/>
        <w:jc w:val="center"/>
        <w:rPr>
          <w:rFonts w:ascii="Arial" w:hAnsi="Arial" w:cs="Arial"/>
          <w:caps/>
          <w:color w:val="D81515"/>
          <w:spacing w:val="15"/>
          <w:sz w:val="30"/>
          <w:szCs w:val="30"/>
        </w:rPr>
      </w:pPr>
      <w:r>
        <w:rPr>
          <w:rFonts w:ascii="Arial" w:hAnsi="Arial" w:cs="Arial"/>
          <w:caps/>
          <w:color w:val="D81515"/>
          <w:spacing w:val="15"/>
          <w:sz w:val="30"/>
          <w:szCs w:val="30"/>
        </w:rPr>
        <w:lastRenderedPageBreak/>
        <w:t>Ý NGHĨA LÁ BÀI NINE OF PENTACLES – TẬN HƯỞNG THÀNH QUẢ</w:t>
      </w:r>
    </w:p>
    <w:p w:rsidR="00D825A7" w:rsidRDefault="00D825A7" w:rsidP="00D825A7">
      <w:pPr>
        <w:pStyle w:val="NormalWeb"/>
        <w:shd w:val="clear" w:color="auto" w:fill="FFFFFF"/>
        <w:spacing w:before="0" w:beforeAutospacing="0" w:after="0" w:afterAutospacing="0"/>
        <w:jc w:val="both"/>
        <w:rPr>
          <w:ins w:id="169" w:author="Unknown"/>
          <w:color w:val="232121"/>
        </w:rPr>
      </w:pPr>
      <w:ins w:id="170" w:author="Unknown">
        <w:r>
          <w:rPr>
            <w:color w:val="232121"/>
          </w:rPr>
          <w:t>Lá bài </w:t>
        </w:r>
        <w:r>
          <w:rPr>
            <w:color w:val="232121"/>
          </w:rPr>
          <w:fldChar w:fldCharType="begin"/>
        </w:r>
        <w:r>
          <w:rPr>
            <w:color w:val="232121"/>
          </w:rPr>
          <w:instrText xml:space="preserve"> HYPERLINK "https://meozodiac.com/tarot/y-nghia-la-bai-nine-of-pentacles.html" </w:instrText>
        </w:r>
        <w:r>
          <w:rPr>
            <w:color w:val="232121"/>
          </w:rPr>
          <w:fldChar w:fldCharType="separate"/>
        </w:r>
        <w:r>
          <w:rPr>
            <w:rStyle w:val="Strong"/>
            <w:color w:val="DD3333"/>
          </w:rPr>
          <w:t>Nine of Pentacles</w:t>
        </w:r>
        <w:r>
          <w:rPr>
            <w:color w:val="232121"/>
          </w:rPr>
          <w:fldChar w:fldCharType="end"/>
        </w:r>
        <w:r>
          <w:rPr>
            <w:color w:val="232121"/>
          </w:rPr>
          <w:t> thể hiện sự thanh thản. Khi lá bài xuất hiện, bạn sẽ dư giả về tài chính. Lá bài đánh dấu giai đoạn của những giao dịch. Đây là thời điểm bạn sẽ được tận hưởng thành quả lao động của mình.</w:t>
        </w:r>
      </w:ins>
    </w:p>
    <w:p w:rsidR="00D825A7" w:rsidRDefault="00D825A7"/>
    <w:p w:rsidR="00D825A7" w:rsidRDefault="00D825A7" w:rsidP="00D825A7">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Tổng quan về lá bài Nine of Pentacles</w:t>
      </w:r>
    </w:p>
    <w:p w:rsidR="00D825A7" w:rsidRDefault="00D825A7" w:rsidP="00D825A7">
      <w:pPr>
        <w:pStyle w:val="NormalWeb"/>
        <w:shd w:val="clear" w:color="auto" w:fill="FFFFFF"/>
        <w:spacing w:before="0" w:beforeAutospacing="0" w:after="255" w:afterAutospacing="0"/>
        <w:jc w:val="both"/>
        <w:rPr>
          <w:color w:val="232121"/>
        </w:rPr>
      </w:pPr>
      <w:r>
        <w:rPr>
          <w:noProof/>
          <w:color w:val="232121"/>
        </w:rPr>
        <w:drawing>
          <wp:inline distT="0" distB="0" distL="0" distR="0">
            <wp:extent cx="1666875" cy="2857500"/>
            <wp:effectExtent l="0" t="0" r="9525" b="0"/>
            <wp:docPr id="72" name="Picture 72" descr="https://meozodiac.com/wp-content/uploads/2019/04/9nine-of-pentacles-175x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s://meozodiac.com/wp-content/uploads/2019/04/9nine-of-pentacles-175x300.jpg"/>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1666875" cy="2857500"/>
                    </a:xfrm>
                    <a:prstGeom prst="rect">
                      <a:avLst/>
                    </a:prstGeom>
                    <a:noFill/>
                    <a:ln>
                      <a:noFill/>
                    </a:ln>
                  </pic:spPr>
                </pic:pic>
              </a:graphicData>
            </a:graphic>
          </wp:inline>
        </w:drawing>
      </w:r>
    </w:p>
    <w:p w:rsidR="00D825A7" w:rsidRDefault="00D825A7" w:rsidP="00D825A7">
      <w:pPr>
        <w:pStyle w:val="NormalWeb"/>
        <w:shd w:val="clear" w:color="auto" w:fill="FFFFFF"/>
        <w:spacing w:before="0" w:beforeAutospacing="0" w:after="0" w:afterAutospacing="0"/>
        <w:jc w:val="both"/>
        <w:rPr>
          <w:color w:val="232121"/>
        </w:rPr>
      </w:pPr>
      <w:r>
        <w:rPr>
          <w:color w:val="232121"/>
        </w:rPr>
        <w:t>[</w:t>
      </w:r>
      <w:hyperlink r:id="rId135" w:history="1">
        <w:r>
          <w:rPr>
            <w:rStyle w:val="Hyperlink"/>
            <w:b/>
            <w:bCs/>
            <w:color w:val="DD3333"/>
          </w:rPr>
          <w:t>Bói bài tarot tình yêu</w:t>
        </w:r>
      </w:hyperlink>
      <w:r>
        <w:rPr>
          <w:color w:val="232121"/>
        </w:rPr>
        <w:t>] </w:t>
      </w:r>
      <w:r>
        <w:rPr>
          <w:rStyle w:val="Strong"/>
          <w:color w:val="232121"/>
        </w:rPr>
        <w:t>Ý nghĩa lá bài Nine of Pentacles</w:t>
      </w:r>
      <w:r>
        <w:rPr>
          <w:color w:val="232121"/>
        </w:rPr>
        <w:t> đánh dấu giai đoạn của sự nghỉ ngơi và tận hưởng. Đây sẽ là thời kỳ tài chính ổn định, bạn có thể tận hưởng số tiền mình kiếm được một cách thoải mái. Lá bài thường tập trung vào tài chính và những thứ liên quan tới vật chất. Tuy nhiên, lá bài cảnh báo rằng bạn có thể có được rất nhiều thứ nhưng chúng không đủ để khiến bạn thỏa mãn.</w:t>
      </w:r>
    </w:p>
    <w:p w:rsidR="0083487F" w:rsidRDefault="0083487F" w:rsidP="00D825A7">
      <w:pPr>
        <w:pStyle w:val="NormalWeb"/>
        <w:shd w:val="clear" w:color="auto" w:fill="FFFFFF"/>
        <w:spacing w:before="0" w:beforeAutospacing="0" w:after="0" w:afterAutospacing="0"/>
        <w:jc w:val="both"/>
        <w:rPr>
          <w:color w:val="232121"/>
        </w:rPr>
      </w:pPr>
    </w:p>
    <w:p w:rsidR="00D825A7" w:rsidRDefault="00D825A7" w:rsidP="00D825A7">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tình yêu</w:t>
      </w:r>
    </w:p>
    <w:p w:rsidR="00D825A7" w:rsidRDefault="00D825A7" w:rsidP="00D825A7">
      <w:pPr>
        <w:pStyle w:val="NormalWeb"/>
        <w:shd w:val="clear" w:color="auto" w:fill="FFFFFF"/>
        <w:spacing w:before="0" w:beforeAutospacing="0" w:after="0" w:afterAutospacing="0"/>
        <w:jc w:val="both"/>
        <w:rPr>
          <w:color w:val="232121"/>
        </w:rPr>
      </w:pPr>
      <w:r>
        <w:rPr>
          <w:rStyle w:val="Strong"/>
          <w:color w:val="232121"/>
        </w:rPr>
        <w:t>Nine of Pentacles trong tình yêu</w:t>
      </w:r>
      <w:r>
        <w:rPr>
          <w:color w:val="232121"/>
        </w:rPr>
        <w:t> mang đến tín hiệu tích cực đối với chuyện tình cảm. Nếu bạn đang mới bắt đầu mối quan hệ tình cảm thì lá bài dự đoán đây sẽ là mối quan hệ nghiêm túc và có khả năng bền vững. Hai bạn gần như rất hiểu ý nhau, sự nhường nhịn và quan tâm của đối phương khiến bạn cảm thấy ấm áp. Hai bạn sẽ có nhiều phút giây ngọt ngào và lãng mạn với nhau.</w:t>
      </w:r>
    </w:p>
    <w:p w:rsidR="00D825A7" w:rsidRDefault="00D825A7" w:rsidP="00D825A7">
      <w:pPr>
        <w:pStyle w:val="NormalWeb"/>
        <w:shd w:val="clear" w:color="auto" w:fill="FFFFFF"/>
        <w:spacing w:before="0" w:beforeAutospacing="0" w:after="255" w:afterAutospacing="0"/>
        <w:jc w:val="both"/>
        <w:rPr>
          <w:color w:val="232121"/>
        </w:rPr>
      </w:pPr>
      <w:r>
        <w:rPr>
          <w:color w:val="232121"/>
        </w:rPr>
        <w:t>Trường hợp bạn còn đang độc thân thì lá bài khẳng định bạn vẫn chưa sẵn sàng bắt đầu yêu đương hoặc có thể đang rất tận hưởng cuộc sống độc thân.</w:t>
      </w:r>
    </w:p>
    <w:p w:rsidR="0083487F" w:rsidRDefault="0083487F" w:rsidP="00D825A7">
      <w:pPr>
        <w:pStyle w:val="NormalWeb"/>
        <w:shd w:val="clear" w:color="auto" w:fill="FFFFFF"/>
        <w:spacing w:before="0" w:beforeAutospacing="0" w:after="255" w:afterAutospacing="0"/>
        <w:jc w:val="both"/>
        <w:rPr>
          <w:color w:val="232121"/>
        </w:rPr>
      </w:pPr>
    </w:p>
    <w:p w:rsidR="0083487F" w:rsidRDefault="0083487F" w:rsidP="00D825A7">
      <w:pPr>
        <w:pStyle w:val="NormalWeb"/>
        <w:shd w:val="clear" w:color="auto" w:fill="FFFFFF"/>
        <w:spacing w:before="0" w:beforeAutospacing="0" w:after="255" w:afterAutospacing="0"/>
        <w:jc w:val="both"/>
        <w:rPr>
          <w:color w:val="232121"/>
        </w:rPr>
      </w:pPr>
    </w:p>
    <w:p w:rsidR="00D825A7" w:rsidRDefault="00D825A7" w:rsidP="00D825A7">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lastRenderedPageBreak/>
        <w:t>Về công việc</w:t>
      </w:r>
    </w:p>
    <w:p w:rsidR="00D825A7" w:rsidRDefault="00D825A7" w:rsidP="00D825A7">
      <w:pPr>
        <w:pStyle w:val="NormalWeb"/>
        <w:shd w:val="clear" w:color="auto" w:fill="FFFFFF"/>
        <w:spacing w:before="0" w:beforeAutospacing="0" w:after="255" w:afterAutospacing="0"/>
        <w:jc w:val="both"/>
        <w:rPr>
          <w:color w:val="232121"/>
        </w:rPr>
      </w:pPr>
      <w:r>
        <w:rPr>
          <w:color w:val="232121"/>
        </w:rPr>
        <w:t>Bạn sẽ gặt hái được khá nhiều thành công trong công việc tại thời điểm này. Tuy nhiên, lá bài cảnh báo sự thỏa mãn quá mức và hưởng thụ sẽ mài mòn ý chí tiến lên của bạn. Nếu bạn đang tìm kiếm một công việc mới, lá bài dự đoán rằng mọi việc sẽ diễn ra thuận lợi hơn cả mong đợi.</w:t>
      </w:r>
    </w:p>
    <w:p w:rsidR="00D825A7" w:rsidRDefault="00D825A7" w:rsidP="00D825A7">
      <w:pPr>
        <w:pStyle w:val="NormalWeb"/>
        <w:shd w:val="clear" w:color="auto" w:fill="FFFFFF"/>
        <w:spacing w:before="0" w:beforeAutospacing="0" w:after="0" w:afterAutospacing="0"/>
        <w:jc w:val="both"/>
        <w:rPr>
          <w:color w:val="232121"/>
        </w:rPr>
      </w:pPr>
      <w:r>
        <w:rPr>
          <w:color w:val="232121"/>
        </w:rPr>
        <w:t>Nếu bạn đang ở đỉnh cao của sự nghiệp, lá bài khuyên rằng sự chia sẻ kinh nghiệm, giúp đỡ người non trẻ hơn sẽ giúp bạn có thêm tinh thần và nhận được sự tín nhiệm của cấp dưới. Nhìn chung đây là lá bài tốt về công việc, lời khuyên duy nhất của </w:t>
      </w:r>
      <w:r>
        <w:rPr>
          <w:rStyle w:val="Strong"/>
          <w:color w:val="232121"/>
        </w:rPr>
        <w:t>Nine of Pentacles</w:t>
      </w:r>
      <w:r>
        <w:rPr>
          <w:color w:val="232121"/>
        </w:rPr>
        <w:t> là bạn không nên ngủ quên trên chiến thắng.</w:t>
      </w:r>
    </w:p>
    <w:p w:rsidR="0083487F" w:rsidRDefault="0083487F" w:rsidP="00D825A7">
      <w:pPr>
        <w:pStyle w:val="NormalWeb"/>
        <w:shd w:val="clear" w:color="auto" w:fill="FFFFFF"/>
        <w:spacing w:before="0" w:beforeAutospacing="0" w:after="0" w:afterAutospacing="0"/>
        <w:jc w:val="both"/>
        <w:rPr>
          <w:color w:val="232121"/>
        </w:rPr>
      </w:pPr>
    </w:p>
    <w:p w:rsidR="00D825A7" w:rsidRDefault="00D825A7" w:rsidP="00D825A7">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tiền bạc</w:t>
      </w:r>
    </w:p>
    <w:p w:rsidR="00D825A7" w:rsidRDefault="00D825A7" w:rsidP="00D825A7">
      <w:pPr>
        <w:pStyle w:val="NormalWeb"/>
        <w:shd w:val="clear" w:color="auto" w:fill="FFFFFF"/>
        <w:spacing w:before="0" w:beforeAutospacing="0" w:after="255" w:afterAutospacing="0"/>
        <w:jc w:val="both"/>
        <w:rPr>
          <w:color w:val="232121"/>
        </w:rPr>
      </w:pPr>
      <w:r>
        <w:rPr>
          <w:color w:val="232121"/>
        </w:rPr>
        <w:t>Đây là giai đoạn bạn quản lý khá tốt tình hình tài chính của mình. Những cố gắng trong công việc mang đến cho bạn một khoản tiền lớn. Tuy nhiên, lá bài cảnh báo sự hưởng thụ về tiền bạc khiến bạn sa đọa và mất đi ý chí phấn đấu. Bạn đang tiêu tiền một cách thiếu kiểm soát dẫn đến thâm hụt tài chính nghiêm trọng. Lá bài Nine of Pentacles mang ý nghĩa cảnh báo rằng bạn nên xem xét lại chi tiêu của mình trước khi quá muộn.</w:t>
      </w:r>
    </w:p>
    <w:p w:rsidR="00D825A7" w:rsidRDefault="00D825A7" w:rsidP="00D825A7">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sức khỏe</w:t>
      </w:r>
    </w:p>
    <w:p w:rsidR="00D825A7" w:rsidRDefault="00D825A7" w:rsidP="00D825A7">
      <w:pPr>
        <w:pStyle w:val="NormalWeb"/>
        <w:shd w:val="clear" w:color="auto" w:fill="FFFFFF"/>
        <w:spacing w:before="0" w:beforeAutospacing="0" w:after="0" w:afterAutospacing="0"/>
        <w:jc w:val="both"/>
        <w:rPr>
          <w:color w:val="232121"/>
        </w:rPr>
      </w:pPr>
      <w:r>
        <w:rPr>
          <w:color w:val="232121"/>
        </w:rPr>
        <w:t>Lười vận động khiến cho đầu óc thiếu minh mẫn và kém nhạy bén. Bạn đang sống hưởng thụ và lười rèn luyện sức khỏe. Điều này là hết sức nguy hiểm, tuy nhiên nếu bạn thật sự quyết tâm luyện tập trở lại thì mọi việc hoàn toàn có thể thay đổi. Ở khía cạnh khác, </w:t>
      </w:r>
      <w:r>
        <w:rPr>
          <w:rStyle w:val="Strong"/>
          <w:color w:val="232121"/>
        </w:rPr>
        <w:t>Nine of Pentacles</w:t>
      </w:r>
      <w:r>
        <w:rPr>
          <w:color w:val="232121"/>
        </w:rPr>
        <w:t> cho rằng những khó khăn trước đây khiến sức khỏe của bạn bị tổn hại, những cơn đau bất ngờ thường xuất hiện vào giai đoạn này. Hãy sống lành mạnh hơn, thường xuyên khám định kỳ để luôn kiểm soát được tình hình sức khỏe của bản thân.</w:t>
      </w:r>
    </w:p>
    <w:p w:rsidR="0083487F" w:rsidRDefault="0083487F" w:rsidP="00D825A7">
      <w:pPr>
        <w:pStyle w:val="NormalWeb"/>
        <w:shd w:val="clear" w:color="auto" w:fill="FFFFFF"/>
        <w:spacing w:before="0" w:beforeAutospacing="0" w:after="0" w:afterAutospacing="0"/>
        <w:jc w:val="both"/>
        <w:rPr>
          <w:color w:val="232121"/>
        </w:rPr>
      </w:pPr>
    </w:p>
    <w:p w:rsidR="00D825A7" w:rsidRDefault="00D825A7" w:rsidP="00D825A7">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Ý nghĩa lá bài Nine of Pentacles xuôi</w:t>
      </w:r>
    </w:p>
    <w:p w:rsidR="00D825A7" w:rsidRDefault="00D825A7" w:rsidP="00D825A7">
      <w:pPr>
        <w:pStyle w:val="NormalWeb"/>
        <w:shd w:val="clear" w:color="auto" w:fill="FFFFFF"/>
        <w:spacing w:before="0" w:beforeAutospacing="0" w:after="255" w:afterAutospacing="0"/>
        <w:jc w:val="both"/>
        <w:rPr>
          <w:color w:val="232121"/>
        </w:rPr>
      </w:pPr>
      <w:r>
        <w:rPr>
          <w:color w:val="232121"/>
        </w:rPr>
        <w:t>Một người phụ nữ đứng trong vườn nho. Cô ta mặc bộ váy dài sang trọng với nhiều hình hoa hướng dương. Cô ta đại diện cho sự giàu có, sung túc, một chú chim đậu trên tay trái của cô. Những chùm nho trĩu quả là dấu hiệu của sự sung túc và dồi dào.</w:t>
      </w:r>
    </w:p>
    <w:p w:rsidR="00D825A7" w:rsidRDefault="00D825A7" w:rsidP="00D825A7">
      <w:pPr>
        <w:pStyle w:val="NormalWeb"/>
        <w:shd w:val="clear" w:color="auto" w:fill="FFFFFF"/>
        <w:spacing w:before="0" w:beforeAutospacing="0" w:after="0" w:afterAutospacing="0"/>
        <w:jc w:val="both"/>
        <w:rPr>
          <w:color w:val="232121"/>
        </w:rPr>
      </w:pPr>
      <w:r>
        <w:rPr>
          <w:rStyle w:val="Strong"/>
          <w:color w:val="232121"/>
        </w:rPr>
        <w:t>Lá bài Nine of Pentacles xuôi</w:t>
      </w:r>
      <w:r>
        <w:rPr>
          <w:color w:val="232121"/>
        </w:rPr>
        <w:t> mang đến thông báo rằng bạn sắp đạt được trạng thái ổn định, tự tin và tự tập. Nhờ sự chăm chỉ trong quá khứ,bạn sẽ được tận hưởng thành quả trong thời gian tới. Gần như những khó khăn đang đến hồi kết. Lá bài không chỉ mang đến niềm vui mà còn cả cảm giác an toàn mà sự giàu có về vật chất mang lại. Đây là giai đoạn lý tưởng để mua nhà mới, xe mới và xây dựng một cuộc sống mới xa hoa hơn.</w:t>
      </w:r>
    </w:p>
    <w:p w:rsidR="00D825A7" w:rsidRDefault="00D825A7"/>
    <w:p w:rsidR="00D825A7" w:rsidRDefault="00D825A7" w:rsidP="00D825A7">
      <w:pPr>
        <w:pStyle w:val="Heading1"/>
        <w:shd w:val="clear" w:color="auto" w:fill="FFFFFF"/>
        <w:spacing w:before="0"/>
        <w:jc w:val="center"/>
        <w:rPr>
          <w:rFonts w:ascii="Arial" w:hAnsi="Arial" w:cs="Arial"/>
          <w:caps/>
          <w:color w:val="D81515"/>
          <w:spacing w:val="15"/>
          <w:sz w:val="30"/>
          <w:szCs w:val="30"/>
        </w:rPr>
      </w:pPr>
      <w:r>
        <w:rPr>
          <w:rFonts w:ascii="Arial" w:hAnsi="Arial" w:cs="Arial"/>
          <w:caps/>
          <w:color w:val="D81515"/>
          <w:spacing w:val="15"/>
          <w:sz w:val="30"/>
          <w:szCs w:val="30"/>
        </w:rPr>
        <w:lastRenderedPageBreak/>
        <w:t>Ý NGHĨA LÁ BÀI TEN OF PENTACLES – DỒI DÀO VỀ TÀI CHÍNH</w:t>
      </w:r>
    </w:p>
    <w:p w:rsidR="00D825A7" w:rsidRDefault="00D825A7" w:rsidP="00D825A7">
      <w:pPr>
        <w:pStyle w:val="NormalWeb"/>
        <w:shd w:val="clear" w:color="auto" w:fill="FFFFFF"/>
        <w:spacing w:before="0" w:beforeAutospacing="0" w:after="0" w:afterAutospacing="0"/>
        <w:jc w:val="both"/>
        <w:rPr>
          <w:ins w:id="171" w:author="Unknown"/>
          <w:color w:val="232121"/>
        </w:rPr>
      </w:pPr>
      <w:ins w:id="172" w:author="Unknown">
        <w:r>
          <w:rPr>
            <w:color w:val="232121"/>
          </w:rPr>
          <w:fldChar w:fldCharType="begin"/>
        </w:r>
        <w:r>
          <w:rPr>
            <w:color w:val="232121"/>
          </w:rPr>
          <w:instrText xml:space="preserve"> HYPERLINK "https://meozodiac.com/tarot/y-nghia-la-bai-ten-of-pentacles.html" </w:instrText>
        </w:r>
        <w:r>
          <w:rPr>
            <w:color w:val="232121"/>
          </w:rPr>
          <w:fldChar w:fldCharType="separate"/>
        </w:r>
        <w:r>
          <w:rPr>
            <w:rStyle w:val="Strong"/>
            <w:color w:val="DD3333"/>
          </w:rPr>
          <w:t>Ten of Pentacles</w:t>
        </w:r>
        <w:r>
          <w:rPr>
            <w:color w:val="232121"/>
          </w:rPr>
          <w:fldChar w:fldCharType="end"/>
        </w:r>
        <w:r>
          <w:rPr>
            <w:color w:val="232121"/>
          </w:rPr>
          <w:t> là lá bài của sự đa dạng và phong phú. Với lá bài này, những điều tốt đẹp trong cuộc sống đang tìm đến bạn. Lá bài còn ám chỉ sự gia tăng về mặt tài chính, bạn sẽ được tận hưởng cảm giác hài lòng trong giai đoạn này.</w:t>
        </w:r>
      </w:ins>
    </w:p>
    <w:p w:rsidR="00D825A7" w:rsidRDefault="00D825A7"/>
    <w:p w:rsidR="00D825A7" w:rsidRDefault="00D825A7" w:rsidP="00D825A7">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Tổng quan về lá bài Ten of Pentacles</w:t>
      </w:r>
    </w:p>
    <w:p w:rsidR="00D825A7" w:rsidRDefault="00D825A7" w:rsidP="00D825A7">
      <w:pPr>
        <w:pStyle w:val="NormalWeb"/>
        <w:shd w:val="clear" w:color="auto" w:fill="FFFFFF"/>
        <w:spacing w:before="0" w:beforeAutospacing="0" w:after="255" w:afterAutospacing="0"/>
        <w:jc w:val="both"/>
        <w:rPr>
          <w:color w:val="232121"/>
        </w:rPr>
      </w:pPr>
      <w:r>
        <w:rPr>
          <w:noProof/>
          <w:color w:val="232121"/>
        </w:rPr>
        <w:drawing>
          <wp:inline distT="0" distB="0" distL="0" distR="0">
            <wp:extent cx="1666875" cy="2857500"/>
            <wp:effectExtent l="0" t="0" r="9525" b="0"/>
            <wp:docPr id="73" name="Picture 73" descr="https://meozodiac.com/wp-content/uploads/2019/04/10ten-of-pentacles-175x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ttps://meozodiac.com/wp-content/uploads/2019/04/10ten-of-pentacles-175x300.jpg"/>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1666875" cy="2857500"/>
                    </a:xfrm>
                    <a:prstGeom prst="rect">
                      <a:avLst/>
                    </a:prstGeom>
                    <a:noFill/>
                    <a:ln>
                      <a:noFill/>
                    </a:ln>
                  </pic:spPr>
                </pic:pic>
              </a:graphicData>
            </a:graphic>
          </wp:inline>
        </w:drawing>
      </w:r>
    </w:p>
    <w:p w:rsidR="00D825A7" w:rsidRDefault="00D825A7" w:rsidP="00D825A7">
      <w:pPr>
        <w:pStyle w:val="NormalWeb"/>
        <w:shd w:val="clear" w:color="auto" w:fill="FFFFFF"/>
        <w:spacing w:before="0" w:beforeAutospacing="0" w:after="0" w:afterAutospacing="0"/>
        <w:jc w:val="both"/>
        <w:rPr>
          <w:color w:val="232121"/>
        </w:rPr>
      </w:pPr>
      <w:r>
        <w:rPr>
          <w:color w:val="232121"/>
        </w:rPr>
        <w:t>[</w:t>
      </w:r>
      <w:hyperlink r:id="rId137" w:history="1">
        <w:r>
          <w:rPr>
            <w:rStyle w:val="Hyperlink"/>
            <w:b/>
            <w:bCs/>
            <w:color w:val="DD3333"/>
          </w:rPr>
          <w:t>Bói bài tarot hằng ngày</w:t>
        </w:r>
      </w:hyperlink>
      <w:r>
        <w:rPr>
          <w:color w:val="232121"/>
        </w:rPr>
        <w:t>] </w:t>
      </w:r>
      <w:r>
        <w:rPr>
          <w:rStyle w:val="Strong"/>
          <w:color w:val="232121"/>
        </w:rPr>
        <w:t>Ý nghĩa lá bài Ten of Pentacles</w:t>
      </w:r>
      <w:r>
        <w:rPr>
          <w:color w:val="232121"/>
        </w:rPr>
        <w:t> đề cập tới sự kế thừa. Đây là lá bài của gia đình và những giá trị truyền thống. Một doanh nghiệp hoặc một bí quyết gia truyền nào đó sẽ được thực hiện từ thế hệ này sang thế hệ tiếp theo. Lá bài khẳng định sự dồi dào về mặt tài chính.</w:t>
      </w:r>
    </w:p>
    <w:p w:rsidR="00D825A7" w:rsidRDefault="00D825A7" w:rsidP="00D825A7">
      <w:pPr>
        <w:pStyle w:val="NormalWeb"/>
        <w:shd w:val="clear" w:color="auto" w:fill="FFFFFF"/>
        <w:spacing w:before="0" w:beforeAutospacing="0" w:after="255" w:afterAutospacing="0"/>
        <w:jc w:val="both"/>
        <w:rPr>
          <w:color w:val="232121"/>
        </w:rPr>
      </w:pPr>
      <w:r>
        <w:rPr>
          <w:color w:val="232121"/>
        </w:rPr>
        <w:t>Tiêu cực hơn, lá bài dự đoán bạn sẽ chịu ảnh hưởng bởi những nếp sống và thói quen trong gia đình, bạn dễ dàng bị tác động bởi văn hóa gia đình, điều này tạo ra thử thách mà nếu muốn thành công, bạn buộc phải vượt qua.</w:t>
      </w:r>
    </w:p>
    <w:p w:rsidR="00D825A7" w:rsidRDefault="00D825A7" w:rsidP="00D825A7">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tình yêu</w:t>
      </w:r>
    </w:p>
    <w:p w:rsidR="00D825A7" w:rsidRDefault="00D825A7" w:rsidP="00D825A7">
      <w:pPr>
        <w:pStyle w:val="NormalWeb"/>
        <w:shd w:val="clear" w:color="auto" w:fill="FFFFFF"/>
        <w:spacing w:before="0" w:beforeAutospacing="0" w:after="255" w:afterAutospacing="0"/>
        <w:jc w:val="both"/>
        <w:rPr>
          <w:color w:val="232121"/>
        </w:rPr>
      </w:pPr>
      <w:r>
        <w:rPr>
          <w:color w:val="232121"/>
        </w:rPr>
        <w:t>Đây là giai đoạn những căng thẳng trong chuyện tình cảm xuất hiện, giai đoạn này sự tác động từ phía gia đình khiến cả hai bị áp lực. Mối quan hệ tình cảm có thể bị ảnh hưởng do vật chất, sự chênh lệch về điều kiện gia đình.</w:t>
      </w:r>
    </w:p>
    <w:p w:rsidR="00D825A7" w:rsidRDefault="00D825A7" w:rsidP="00D825A7">
      <w:pPr>
        <w:pStyle w:val="NormalWeb"/>
        <w:shd w:val="clear" w:color="auto" w:fill="FFFFFF"/>
        <w:spacing w:before="0" w:beforeAutospacing="0" w:after="0" w:afterAutospacing="0"/>
        <w:jc w:val="both"/>
        <w:rPr>
          <w:color w:val="232121"/>
        </w:rPr>
      </w:pPr>
      <w:r>
        <w:rPr>
          <w:color w:val="232121"/>
        </w:rPr>
        <w:t>Ngoài ra, bạn hoặc đối phương có thể cảm thấy tổn thương và cô đơn trong mối quan hệ hiện tại, cả hai bạn gần như không có tiếng nói chung, những cãi vã xảy ra liên miên. Lời khuyên của </w:t>
      </w:r>
      <w:r>
        <w:rPr>
          <w:rStyle w:val="Strong"/>
          <w:color w:val="232121"/>
        </w:rPr>
        <w:t>Ten of Pentacles trong tình yêu</w:t>
      </w:r>
      <w:r>
        <w:rPr>
          <w:color w:val="232121"/>
        </w:rPr>
        <w:t> là cả hai nên nắm tay nhau, kiên định vượt qua thử thách này. Nếu hai bạn trải qua được giai đoạn này, mối quan hệ sẽ sang một trang mới.</w:t>
      </w:r>
    </w:p>
    <w:p w:rsidR="0083487F" w:rsidRDefault="0083487F" w:rsidP="00D825A7">
      <w:pPr>
        <w:pStyle w:val="NormalWeb"/>
        <w:shd w:val="clear" w:color="auto" w:fill="FFFFFF"/>
        <w:spacing w:before="0" w:beforeAutospacing="0" w:after="0" w:afterAutospacing="0"/>
        <w:jc w:val="both"/>
        <w:rPr>
          <w:color w:val="232121"/>
        </w:rPr>
      </w:pPr>
    </w:p>
    <w:p w:rsidR="00D825A7" w:rsidRDefault="00D825A7" w:rsidP="00D825A7">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lastRenderedPageBreak/>
        <w:t>Về công việc</w:t>
      </w:r>
    </w:p>
    <w:p w:rsidR="00D825A7" w:rsidRDefault="00D825A7" w:rsidP="00D825A7">
      <w:pPr>
        <w:pStyle w:val="NormalWeb"/>
        <w:shd w:val="clear" w:color="auto" w:fill="FFFFFF"/>
        <w:spacing w:before="0" w:beforeAutospacing="0" w:after="255" w:afterAutospacing="0"/>
        <w:jc w:val="both"/>
        <w:rPr>
          <w:color w:val="232121"/>
        </w:rPr>
      </w:pPr>
      <w:r>
        <w:rPr>
          <w:color w:val="232121"/>
        </w:rPr>
        <w:t>Ten of Pentacles thông báo một sự ổn định vững chắc trong công việc. Bạn gần như đạt đến đỉnh cao của sự nghiệp nhờ sự định hướng và chỉ dẫn của người có kinh nghiệm hơn. Bạn có thể thấy những thành công về mặt tiền bạc ở giai đoạn này. Tuy nhiên, lá bài cảnh báo sự lợi dụng lòng tin có thể đến vào giai đoạn này. Hãy hết sức cảnh giác những kẻ xu nịnh và tiểu nhân. Tại thời điểm này, bạn nên tích lũy tài sản và tiền bạc để đề phòng những biến cố trong sự nghiệp công danh.</w:t>
      </w:r>
    </w:p>
    <w:p w:rsidR="00D825A7" w:rsidRDefault="00D825A7" w:rsidP="00D825A7">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tiền bạc</w:t>
      </w:r>
    </w:p>
    <w:p w:rsidR="00D825A7" w:rsidRDefault="00D825A7" w:rsidP="00D825A7">
      <w:pPr>
        <w:pStyle w:val="NormalWeb"/>
        <w:shd w:val="clear" w:color="auto" w:fill="FFFFFF"/>
        <w:spacing w:before="0" w:beforeAutospacing="0" w:after="0" w:afterAutospacing="0"/>
        <w:jc w:val="both"/>
        <w:rPr>
          <w:color w:val="232121"/>
        </w:rPr>
      </w:pPr>
      <w:r>
        <w:rPr>
          <w:color w:val="232121"/>
        </w:rPr>
        <w:t>Bạn đang sở hữu một nền móng tài chính vững chắc có sự hỗ trợ từ phía gia đình. Nếu bạn có ý định đầu tư thì đây là giai đoạn phù hợp. </w:t>
      </w:r>
      <w:r>
        <w:rPr>
          <w:rStyle w:val="Strong"/>
          <w:color w:val="232121"/>
        </w:rPr>
        <w:t>Lá bài Ten of Pentacles</w:t>
      </w:r>
      <w:r>
        <w:rPr>
          <w:color w:val="232121"/>
        </w:rPr>
        <w:t> khuyên rằng nên chi tiền cho gia đình nhiều hơn, gần gũi với các thành viên trong gia đình sẽ giúp các thành viên được san sẻ gánh nặng tài chính. Những quỹ đầu tư mạo hiểm sẽ xuất hiện trong thời gian tới, đừng ngần ngại, hãy thử sức.</w:t>
      </w:r>
    </w:p>
    <w:p w:rsidR="0083487F" w:rsidRDefault="0083487F" w:rsidP="00D825A7">
      <w:pPr>
        <w:pStyle w:val="NormalWeb"/>
        <w:shd w:val="clear" w:color="auto" w:fill="FFFFFF"/>
        <w:spacing w:before="0" w:beforeAutospacing="0" w:after="0" w:afterAutospacing="0"/>
        <w:jc w:val="both"/>
        <w:rPr>
          <w:color w:val="232121"/>
        </w:rPr>
      </w:pPr>
    </w:p>
    <w:p w:rsidR="00D825A7" w:rsidRDefault="00D825A7" w:rsidP="00D825A7">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sức khỏe</w:t>
      </w:r>
    </w:p>
    <w:p w:rsidR="00D825A7" w:rsidRDefault="00D825A7" w:rsidP="00D825A7">
      <w:pPr>
        <w:pStyle w:val="NormalWeb"/>
        <w:shd w:val="clear" w:color="auto" w:fill="FFFFFF"/>
        <w:spacing w:before="0" w:beforeAutospacing="0" w:after="255" w:afterAutospacing="0"/>
        <w:jc w:val="both"/>
        <w:rPr>
          <w:color w:val="232121"/>
        </w:rPr>
      </w:pPr>
      <w:r>
        <w:rPr>
          <w:color w:val="232121"/>
        </w:rPr>
        <w:t>Sức khỏe của bạn đang ở mức ổn định. Bạn khá dồi dào năng lượng và sự vui vẻ, điều này là tốt với những người trẻ tuổi. Tuy nhiên, Ten of Pentacles mang ý nghĩa dự báo rằng những người lớn tuổi trong gia đình bạn có thể ốm yếu, bệnh tật. Hãy quan tâm nhiều hơn tới các thành viên trong gia đình, thường xuyên cùng họ đi kiểm tra sức khỏe và tham gia các môn thể thao rèn luyện thể lực.</w:t>
      </w:r>
    </w:p>
    <w:p w:rsidR="00D825A7" w:rsidRDefault="00D825A7" w:rsidP="00D825A7">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Ý nghĩa lá bài Ten of Pentacles xuôi</w:t>
      </w:r>
    </w:p>
    <w:p w:rsidR="00D825A7" w:rsidRDefault="00D825A7" w:rsidP="00D825A7">
      <w:pPr>
        <w:pStyle w:val="NormalWeb"/>
        <w:shd w:val="clear" w:color="auto" w:fill="FFFFFF"/>
        <w:spacing w:before="0" w:beforeAutospacing="0" w:after="255" w:afterAutospacing="0"/>
        <w:jc w:val="both"/>
        <w:rPr>
          <w:color w:val="232121"/>
        </w:rPr>
      </w:pPr>
      <w:r>
        <w:rPr>
          <w:color w:val="232121"/>
        </w:rPr>
        <w:t>Lá bài xuôi mô tả một người ông già ngồi ở một vòng cổng dẫn vào một điền trang. Ông ta là chủ gia đình, bao quanh bởi những người thân trẻ tuổi. Ông ta mặc áo choàng với hình trang trí trên áo là quả nho và mặt trăng – thể hiện sự kết nối của tình thần và vật chất. Mọi người trong lá bài đều có khuôn mặt hài lòng.</w:t>
      </w:r>
    </w:p>
    <w:p w:rsidR="00D825A7" w:rsidRDefault="00D825A7" w:rsidP="00D825A7">
      <w:pPr>
        <w:pStyle w:val="NormalWeb"/>
        <w:shd w:val="clear" w:color="auto" w:fill="FFFFFF"/>
        <w:spacing w:before="0" w:beforeAutospacing="0" w:after="0" w:afterAutospacing="0"/>
        <w:jc w:val="both"/>
        <w:rPr>
          <w:color w:val="232121"/>
        </w:rPr>
      </w:pPr>
      <w:r>
        <w:rPr>
          <w:rStyle w:val="Strong"/>
          <w:color w:val="232121"/>
        </w:rPr>
        <w:t>Ten of Pentacles xuôi</w:t>
      </w:r>
      <w:r>
        <w:rPr>
          <w:color w:val="232121"/>
        </w:rPr>
        <w:t> cho thấy mọi cố gắng của bạn đã đến lúc gặt hái. Lá bài thể hiện tầm quan trọng của gia đình với bạn, những hạnh phúc trong thời gian này phần lớn liên quan tới tài chính và gia đình. Lá bài là biểu tượng của sự thành công về tài chính và sự ổn định trong cuộc sống. Lá bài cho rằng các quyết định của bạn sẽ mang lại những điều tích cực cho các thành viên trong gia đình. Thậm chí, những thành tích mà bạn đạt được còn giúp ích cho các thành viên khác trong gia đình.</w:t>
      </w:r>
    </w:p>
    <w:p w:rsidR="0083487F" w:rsidRDefault="0083487F" w:rsidP="00D825A7">
      <w:pPr>
        <w:pStyle w:val="Heading1"/>
        <w:shd w:val="clear" w:color="auto" w:fill="FFFFFF"/>
        <w:spacing w:before="0"/>
        <w:jc w:val="center"/>
        <w:rPr>
          <w:rFonts w:asciiTheme="minorHAnsi" w:eastAsiaTheme="minorHAnsi" w:hAnsiTheme="minorHAnsi" w:cstheme="minorBidi"/>
          <w:b w:val="0"/>
          <w:bCs w:val="0"/>
          <w:color w:val="auto"/>
          <w:sz w:val="22"/>
          <w:szCs w:val="22"/>
        </w:rPr>
      </w:pPr>
    </w:p>
    <w:p w:rsidR="0083487F" w:rsidRDefault="0083487F" w:rsidP="0083487F"/>
    <w:p w:rsidR="00CB2208" w:rsidRDefault="00CB2208" w:rsidP="0083487F"/>
    <w:p w:rsidR="00CB2208" w:rsidRPr="0083487F" w:rsidRDefault="00CB2208" w:rsidP="0083487F"/>
    <w:p w:rsidR="00CB2208" w:rsidRDefault="00CB2208" w:rsidP="00CB2208">
      <w:pPr>
        <w:pStyle w:val="Heading1"/>
        <w:shd w:val="clear" w:color="auto" w:fill="FFFFFF"/>
        <w:spacing w:before="0"/>
        <w:jc w:val="center"/>
        <w:rPr>
          <w:rFonts w:ascii="Arial" w:hAnsi="Arial" w:cs="Arial"/>
          <w:caps/>
          <w:color w:val="D81515"/>
          <w:spacing w:val="15"/>
          <w:sz w:val="30"/>
          <w:szCs w:val="30"/>
        </w:rPr>
      </w:pPr>
      <w:r>
        <w:rPr>
          <w:rFonts w:ascii="Arial" w:hAnsi="Arial" w:cs="Arial"/>
          <w:caps/>
          <w:color w:val="D81515"/>
          <w:spacing w:val="15"/>
          <w:sz w:val="30"/>
          <w:szCs w:val="30"/>
        </w:rPr>
        <w:lastRenderedPageBreak/>
        <w:t>Ý NGHĨA LÁ BÀI PAGE OF PENTACLES – THAM VỌNG CHÁY BỎNG</w:t>
      </w:r>
    </w:p>
    <w:p w:rsidR="00CB2208" w:rsidRDefault="00CB2208" w:rsidP="00CB2208">
      <w:pPr>
        <w:pStyle w:val="NormalWeb"/>
        <w:shd w:val="clear" w:color="auto" w:fill="FFFFFF"/>
        <w:spacing w:before="0" w:beforeAutospacing="0" w:after="0" w:afterAutospacing="0"/>
        <w:jc w:val="both"/>
        <w:rPr>
          <w:ins w:id="173" w:author="Unknown"/>
          <w:color w:val="232121"/>
        </w:rPr>
      </w:pPr>
      <w:ins w:id="174" w:author="Unknown">
        <w:r>
          <w:rPr>
            <w:color w:val="232121"/>
          </w:rPr>
          <w:t>[</w:t>
        </w:r>
        <w:r>
          <w:rPr>
            <w:rStyle w:val="Strong"/>
            <w:color w:val="232121"/>
          </w:rPr>
          <w:fldChar w:fldCharType="begin"/>
        </w:r>
        <w:r>
          <w:rPr>
            <w:rStyle w:val="Strong"/>
            <w:color w:val="232121"/>
          </w:rPr>
          <w:instrText xml:space="preserve"> HYPERLINK "https://meozodiac.com/xem-boi-bai-tarot-online" </w:instrText>
        </w:r>
        <w:r>
          <w:rPr>
            <w:rStyle w:val="Strong"/>
            <w:color w:val="232121"/>
          </w:rPr>
          <w:fldChar w:fldCharType="separate"/>
        </w:r>
        <w:r>
          <w:rPr>
            <w:rStyle w:val="Hyperlink"/>
            <w:b/>
            <w:bCs/>
            <w:color w:val="DD3333"/>
          </w:rPr>
          <w:t>Bói bài tarot hôm nay</w:t>
        </w:r>
        <w:r>
          <w:rPr>
            <w:rStyle w:val="Strong"/>
            <w:color w:val="232121"/>
          </w:rPr>
          <w:fldChar w:fldCharType="end"/>
        </w:r>
        <w:r>
          <w:rPr>
            <w:color w:val="232121"/>
          </w:rPr>
          <w:t>] Lá bài </w:t>
        </w:r>
        <w:r>
          <w:rPr>
            <w:color w:val="232121"/>
          </w:rPr>
          <w:fldChar w:fldCharType="begin"/>
        </w:r>
        <w:r>
          <w:rPr>
            <w:color w:val="232121"/>
          </w:rPr>
          <w:instrText xml:space="preserve"> HYPERLINK "https://meozodiac.com/tarot/y-nghia-la-bai-page-of-pentacles.html" </w:instrText>
        </w:r>
        <w:r>
          <w:rPr>
            <w:color w:val="232121"/>
          </w:rPr>
          <w:fldChar w:fldCharType="separate"/>
        </w:r>
        <w:r>
          <w:rPr>
            <w:rStyle w:val="Strong"/>
            <w:color w:val="DD3333"/>
          </w:rPr>
          <w:t>Page of Pentacles</w:t>
        </w:r>
        <w:r>
          <w:rPr>
            <w:color w:val="232121"/>
          </w:rPr>
          <w:fldChar w:fldCharType="end"/>
        </w:r>
        <w:r>
          <w:rPr>
            <w:color w:val="232121"/>
          </w:rPr>
          <w:t> đại diện cho những ham muốn. Lá bài đại diện cho những người có ít tài nguyên ban đầu nhưng có khả năng kiếm được nhiều tiền. Hoặc là những người có tham vọng cháy bỏng nhưng tiềm lực tài chính chưa đủ để thực hiện được điều mình muốn.</w:t>
        </w:r>
      </w:ins>
    </w:p>
    <w:p w:rsidR="00D825A7" w:rsidRDefault="00D825A7" w:rsidP="008E08C2">
      <w:pPr>
        <w:pStyle w:val="NormalWeb"/>
        <w:shd w:val="clear" w:color="auto" w:fill="FFFFFF"/>
        <w:spacing w:before="0" w:beforeAutospacing="0" w:after="0" w:afterAutospacing="0"/>
        <w:jc w:val="both"/>
        <w:rPr>
          <w:color w:val="232121"/>
        </w:rPr>
      </w:pPr>
      <w:ins w:id="175" w:author="Unknown">
        <w:r>
          <w:rPr>
            <w:color w:val="232121"/>
          </w:rPr>
          <w:t>.</w:t>
        </w:r>
      </w:ins>
    </w:p>
    <w:p w:rsidR="008E08C2" w:rsidRDefault="008E08C2" w:rsidP="008E08C2">
      <w:pPr>
        <w:pStyle w:val="NormalWeb"/>
        <w:shd w:val="clear" w:color="auto" w:fill="FFFFFF"/>
        <w:spacing w:before="0" w:beforeAutospacing="0" w:after="0" w:afterAutospacing="0"/>
        <w:jc w:val="both"/>
        <w:rPr>
          <w:color w:val="232121"/>
        </w:rPr>
      </w:pPr>
    </w:p>
    <w:p w:rsidR="008E08C2" w:rsidRPr="008E08C2" w:rsidRDefault="008E08C2" w:rsidP="008E08C2">
      <w:pPr>
        <w:pStyle w:val="NormalWeb"/>
        <w:shd w:val="clear" w:color="auto" w:fill="FFFFFF"/>
        <w:spacing w:before="0" w:beforeAutospacing="0" w:after="0" w:afterAutospacing="0"/>
        <w:jc w:val="both"/>
        <w:rPr>
          <w:color w:val="232121"/>
        </w:rPr>
      </w:pPr>
    </w:p>
    <w:p w:rsidR="00CB2208" w:rsidRDefault="00CB2208" w:rsidP="00CB2208">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Tổng quan về lá bài Page of Pentacles</w:t>
      </w:r>
    </w:p>
    <w:p w:rsidR="00CB2208" w:rsidRDefault="00CB2208" w:rsidP="00CB2208">
      <w:pPr>
        <w:pStyle w:val="NormalWeb"/>
        <w:shd w:val="clear" w:color="auto" w:fill="FFFFFF"/>
        <w:spacing w:before="0" w:beforeAutospacing="0" w:after="0" w:afterAutospacing="0"/>
        <w:jc w:val="both"/>
        <w:rPr>
          <w:color w:val="232121"/>
        </w:rPr>
      </w:pPr>
      <w:r>
        <w:rPr>
          <w:noProof/>
          <w:color w:val="232121"/>
        </w:rPr>
        <w:drawing>
          <wp:inline distT="0" distB="0" distL="0" distR="0">
            <wp:extent cx="1666875" cy="2857500"/>
            <wp:effectExtent l="0" t="0" r="9525" b="0"/>
            <wp:docPr id="79" name="Picture 79" descr="https://meozodiac.com/wp-content/uploads/2019/04/page-of-pentacles-175x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eozodiac.com/wp-content/uploads/2019/04/page-of-pentacles-175x300.jpg"/>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1666875" cy="2857500"/>
                    </a:xfrm>
                    <a:prstGeom prst="rect">
                      <a:avLst/>
                    </a:prstGeom>
                    <a:noFill/>
                    <a:ln>
                      <a:noFill/>
                    </a:ln>
                  </pic:spPr>
                </pic:pic>
              </a:graphicData>
            </a:graphic>
          </wp:inline>
        </w:drawing>
      </w:r>
      <w:r>
        <w:rPr>
          <w:rStyle w:val="Strong"/>
          <w:color w:val="232121"/>
        </w:rPr>
        <w:t>Ý nghĩa lá bài Page of Pentacles</w:t>
      </w:r>
      <w:r>
        <w:rPr>
          <w:color w:val="232121"/>
        </w:rPr>
        <w:t> có thể chỉ rõ rằng bạn đang sở hữu một tham vọng lớn nhưng bạn chưa thể thực hiện được chúng. Bạn đang nỗ lực xây dựng mọi thứ từ từ và cố gắng tránh xa các khoản nợ nần. Bức tranh tài chính của bạn trong tương lai có vẻ tốt.</w:t>
      </w:r>
    </w:p>
    <w:p w:rsidR="00CB2208" w:rsidRDefault="00CB2208" w:rsidP="00CB2208">
      <w:pPr>
        <w:pStyle w:val="NormalWeb"/>
        <w:shd w:val="clear" w:color="auto" w:fill="FFFFFF"/>
        <w:spacing w:before="0" w:beforeAutospacing="0" w:after="255" w:afterAutospacing="0"/>
        <w:jc w:val="both"/>
        <w:rPr>
          <w:color w:val="232121"/>
        </w:rPr>
      </w:pPr>
      <w:r>
        <w:rPr>
          <w:color w:val="232121"/>
        </w:rPr>
        <w:t>Tuy nhiên, ở khía cạnh tiêu cực hơn, lá bài khẳng định rằng bạn đang quá tập trung vào tiền bạc và những ham muốn cá nhân nhưng tài chính cá nhân chưa đủ để biến ước mơ thành sự thật. Lá bài chính là hồi chuông cảnh báo sự vay mượn quá mức.</w:t>
      </w:r>
    </w:p>
    <w:p w:rsidR="00CB2208" w:rsidRDefault="00CB2208" w:rsidP="00CB2208">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tình yêu</w:t>
      </w:r>
    </w:p>
    <w:p w:rsidR="00CB2208" w:rsidRDefault="00CB2208" w:rsidP="00CB2208">
      <w:pPr>
        <w:pStyle w:val="NormalWeb"/>
        <w:shd w:val="clear" w:color="auto" w:fill="FFFFFF"/>
        <w:spacing w:before="0" w:beforeAutospacing="0" w:after="255" w:afterAutospacing="0"/>
        <w:jc w:val="both"/>
        <w:rPr>
          <w:color w:val="232121"/>
        </w:rPr>
      </w:pPr>
      <w:r>
        <w:rPr>
          <w:color w:val="232121"/>
        </w:rPr>
        <w:t>Giai đoạn này mối quan hệ tình cảm của bạn đang có dấu hiệu phai nhạt, những cảm xúc lãng mạn thuở ban đầu gần như bốc hơi. Bạn và người ấy đang xảy ra những tranh cãi xung quanh vấn đề tiền bạc. Sự tiêu pha thiếu kiểm soát của bạn hoặc đối phương tạo ra những khoản nợ khiến cả hai khó chịu về nhay. Bạn bắt đầu nhận thấy mình và người ấy có những khoảng cách.</w:t>
      </w:r>
    </w:p>
    <w:p w:rsidR="00CB2208" w:rsidRDefault="00CB2208" w:rsidP="00CB2208">
      <w:pPr>
        <w:pStyle w:val="NormalWeb"/>
        <w:shd w:val="clear" w:color="auto" w:fill="FFFFFF"/>
        <w:spacing w:before="0" w:beforeAutospacing="0" w:after="0" w:afterAutospacing="0"/>
        <w:jc w:val="both"/>
        <w:rPr>
          <w:color w:val="232121"/>
        </w:rPr>
      </w:pPr>
      <w:r>
        <w:rPr>
          <w:color w:val="232121"/>
        </w:rPr>
        <w:t>Lời khuyên là hãy tập trung hơn, cố gắng điều hòa mối quan hệ hiện tại nếu bạn không muốn đổ vỡ. </w:t>
      </w:r>
      <w:r>
        <w:rPr>
          <w:rStyle w:val="Strong"/>
          <w:color w:val="232121"/>
        </w:rPr>
        <w:t>Lá bài Page of Pentacles trong tình yêu</w:t>
      </w:r>
      <w:r>
        <w:rPr>
          <w:color w:val="232121"/>
        </w:rPr>
        <w:t> dự báo đây không phải</w:t>
      </w:r>
      <w:r w:rsidR="008E08C2">
        <w:rPr>
          <w:color w:val="232121"/>
        </w:rPr>
        <w:t xml:space="preserve"> </w:t>
      </w:r>
      <w:r>
        <w:rPr>
          <w:color w:val="232121"/>
        </w:rPr>
        <w:t>giai đoạn lý tưởng để bắt đầu yêu đương nên nếu bạn đang độc thân thì không cần quá vội vàng</w:t>
      </w:r>
    </w:p>
    <w:p w:rsidR="00CB2208" w:rsidRDefault="00CB2208" w:rsidP="00CB2208">
      <w:pPr>
        <w:pStyle w:val="NormalWeb"/>
        <w:shd w:val="clear" w:color="auto" w:fill="FFFFFF"/>
        <w:spacing w:before="0" w:beforeAutospacing="0" w:after="0" w:afterAutospacing="0"/>
        <w:jc w:val="both"/>
        <w:rPr>
          <w:color w:val="232121"/>
        </w:rPr>
      </w:pPr>
    </w:p>
    <w:p w:rsidR="00CB2208" w:rsidRDefault="00CB2208" w:rsidP="00CB2208">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lastRenderedPageBreak/>
        <w:t>Về công việc</w:t>
      </w:r>
    </w:p>
    <w:p w:rsidR="00CB2208" w:rsidRDefault="00CB2208" w:rsidP="00CB2208">
      <w:pPr>
        <w:pStyle w:val="NormalWeb"/>
        <w:shd w:val="clear" w:color="auto" w:fill="FFFFFF"/>
        <w:spacing w:before="0" w:beforeAutospacing="0" w:after="255" w:afterAutospacing="0"/>
        <w:jc w:val="both"/>
        <w:rPr>
          <w:color w:val="232121"/>
        </w:rPr>
      </w:pPr>
      <w:r>
        <w:rPr>
          <w:color w:val="232121"/>
        </w:rPr>
        <w:t>Khối lượng công việc ngày một nhiều, bạn phải chịu trách nhiệm nhiều thứ, nhưng thời gian của bạn lại hạn hẹp. Lời khuyên là hãy yêu cầu sự hỗ trợ của đồng nghiệp hoặc cấp trên, không nên cảm thấy mất bình tĩnh và căng thẳng quá độ. Không nên ôm quá nhiều việc cùng một lúc, hãy chia nhỏ và hoàn thành tốt từng nhiệm vụ một. Ngoài ra, lá bài Page of Pentacles dự đoán bạn sẽ nhận được những phần thưởng về tiền bạc cho sự nỗ lực trong công việc.</w:t>
      </w:r>
    </w:p>
    <w:p w:rsidR="00CB2208" w:rsidRDefault="00CB2208" w:rsidP="00CB2208">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tiền bạc</w:t>
      </w:r>
    </w:p>
    <w:p w:rsidR="00CB2208" w:rsidRDefault="00CB2208" w:rsidP="00CB2208">
      <w:pPr>
        <w:pStyle w:val="NormalWeb"/>
        <w:shd w:val="clear" w:color="auto" w:fill="FFFFFF"/>
        <w:spacing w:before="0" w:beforeAutospacing="0" w:after="255" w:afterAutospacing="0"/>
        <w:jc w:val="both"/>
        <w:rPr>
          <w:color w:val="232121"/>
        </w:rPr>
      </w:pPr>
      <w:r>
        <w:rPr>
          <w:color w:val="232121"/>
        </w:rPr>
        <w:t>Đây là thời điểm nên thận trọng về tiền bạc, hãy tiết kiệm để chuẩn bị cho các tham vọng của bản thân. Nếu bạn đang muốn đầu tư vào một dự án nào đó thì đây không phải thời điểm hoàn hảo để chấp nhận rủi ro. Nên điều chỉnh lại chi tiêu dù thời điểm này bạn có thể khá sung túc về mặt tiền bạc.</w:t>
      </w:r>
    </w:p>
    <w:p w:rsidR="00CB2208" w:rsidRDefault="00CB2208" w:rsidP="00CB2208">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sức khỏe</w:t>
      </w:r>
    </w:p>
    <w:p w:rsidR="00CB2208" w:rsidRDefault="00CB2208" w:rsidP="00CB2208">
      <w:pPr>
        <w:pStyle w:val="NormalWeb"/>
        <w:shd w:val="clear" w:color="auto" w:fill="FFFFFF"/>
        <w:spacing w:before="0" w:beforeAutospacing="0" w:after="255" w:afterAutospacing="0"/>
        <w:jc w:val="both"/>
        <w:rPr>
          <w:color w:val="232121"/>
        </w:rPr>
      </w:pPr>
      <w:r>
        <w:rPr>
          <w:color w:val="232121"/>
        </w:rPr>
        <w:t>Lá bài Page of Pentacles nói rằng bạn đang bỏ bê bản thân mình. Sức khỏe bắt đầu có dấu hiệu đi xuống do sự lơ là của bản thân. Thời gian này bạn nên cố gắng dành thời gian cho bản thân được nghỉ ngơi, sinh hoạt điều độ và tránh xa các môn thể thao mạo hiểm</w:t>
      </w:r>
    </w:p>
    <w:p w:rsidR="00CB2208" w:rsidRDefault="00CB2208" w:rsidP="00CB2208">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Ý nghĩa lá bài Page of Pentacles xuôi</w:t>
      </w:r>
    </w:p>
    <w:p w:rsidR="00CB2208" w:rsidRDefault="00CB2208" w:rsidP="00CB2208">
      <w:pPr>
        <w:pStyle w:val="NormalWeb"/>
        <w:shd w:val="clear" w:color="auto" w:fill="FFFFFF"/>
        <w:spacing w:before="0" w:beforeAutospacing="0" w:after="255" w:afterAutospacing="0"/>
        <w:jc w:val="both"/>
        <w:rPr>
          <w:color w:val="232121"/>
        </w:rPr>
      </w:pPr>
      <w:r>
        <w:rPr>
          <w:color w:val="232121"/>
        </w:rPr>
        <w:t>Một chàng thanh niên trẻ tuổi đứng trên một cánh đồng trù phú. Sự chú ý của anh ta dồn hết vào đồng tiền anh ta đang nắm giữ, điều này thể hiện sự tham vọng, ham muốn và sức hấp dẫn. Lá bài nhận định bạn là người đầy tham vọng và quyết tâm.</w:t>
      </w:r>
    </w:p>
    <w:p w:rsidR="00CB2208" w:rsidRDefault="00CB2208" w:rsidP="00CB2208">
      <w:pPr>
        <w:pStyle w:val="NormalWeb"/>
        <w:shd w:val="clear" w:color="auto" w:fill="FFFFFF"/>
        <w:spacing w:before="0" w:beforeAutospacing="0" w:after="0" w:afterAutospacing="0"/>
        <w:jc w:val="both"/>
        <w:rPr>
          <w:color w:val="232121"/>
        </w:rPr>
      </w:pPr>
      <w:r>
        <w:rPr>
          <w:rStyle w:val="Strong"/>
          <w:color w:val="232121"/>
        </w:rPr>
        <w:t>Lá bài Page of Pentacles xuôi</w:t>
      </w:r>
      <w:r>
        <w:rPr>
          <w:color w:val="232121"/>
        </w:rPr>
        <w:t> đề cập tới các vấn đề tài chính trong thời gian tới. Bạn hoàn toàn có khả năng phát triển, tuy nhiên mọi thứ sẽ không diễn ra quá nhanh. Bạn hoàn toàn có khả năng kiếm được nhiều tiền nhờ tham vọng và sự nghiêm túc của bản thân. Giai đoạn này bạn còn có thể nhận được những phần thưởng về tài chính vì những cống hiến trong công việc.</w:t>
      </w:r>
    </w:p>
    <w:p w:rsidR="0083487F" w:rsidRDefault="0083487F" w:rsidP="00D825A7">
      <w:pPr>
        <w:pStyle w:val="Heading1"/>
        <w:shd w:val="clear" w:color="auto" w:fill="FFFFFF"/>
        <w:spacing w:before="0"/>
        <w:jc w:val="center"/>
        <w:rPr>
          <w:rFonts w:ascii="Arial" w:hAnsi="Arial" w:cs="Arial"/>
          <w:caps/>
          <w:color w:val="D81515"/>
          <w:spacing w:val="15"/>
          <w:sz w:val="30"/>
          <w:szCs w:val="30"/>
        </w:rPr>
      </w:pPr>
    </w:p>
    <w:p w:rsidR="00CB2208" w:rsidRDefault="00CB2208" w:rsidP="00CB2208"/>
    <w:p w:rsidR="00CB2208" w:rsidRDefault="00CB2208" w:rsidP="00CB2208"/>
    <w:p w:rsidR="00CB2208" w:rsidRDefault="00CB2208" w:rsidP="00CB2208"/>
    <w:p w:rsidR="00CB2208" w:rsidRPr="00CB2208" w:rsidRDefault="00CB2208" w:rsidP="00CB2208"/>
    <w:p w:rsidR="0083487F" w:rsidRDefault="0083487F" w:rsidP="00D825A7">
      <w:pPr>
        <w:pStyle w:val="Heading1"/>
        <w:shd w:val="clear" w:color="auto" w:fill="FFFFFF"/>
        <w:spacing w:before="0"/>
        <w:jc w:val="center"/>
        <w:rPr>
          <w:rFonts w:ascii="Arial" w:hAnsi="Arial" w:cs="Arial"/>
          <w:caps/>
          <w:color w:val="D81515"/>
          <w:spacing w:val="15"/>
          <w:sz w:val="30"/>
          <w:szCs w:val="30"/>
        </w:rPr>
      </w:pPr>
    </w:p>
    <w:p w:rsidR="0083487F" w:rsidRPr="0083487F" w:rsidRDefault="0083487F" w:rsidP="0083487F"/>
    <w:p w:rsidR="00D825A7" w:rsidRDefault="00D825A7" w:rsidP="00D825A7">
      <w:pPr>
        <w:pStyle w:val="Heading1"/>
        <w:shd w:val="clear" w:color="auto" w:fill="FFFFFF"/>
        <w:spacing w:before="0"/>
        <w:jc w:val="center"/>
        <w:rPr>
          <w:rFonts w:ascii="Arial" w:hAnsi="Arial" w:cs="Arial"/>
          <w:caps/>
          <w:color w:val="D81515"/>
          <w:spacing w:val="15"/>
          <w:sz w:val="30"/>
          <w:szCs w:val="30"/>
        </w:rPr>
      </w:pPr>
      <w:r>
        <w:rPr>
          <w:rFonts w:ascii="Arial" w:hAnsi="Arial" w:cs="Arial"/>
          <w:caps/>
          <w:color w:val="D81515"/>
          <w:spacing w:val="15"/>
          <w:sz w:val="30"/>
          <w:szCs w:val="30"/>
        </w:rPr>
        <w:lastRenderedPageBreak/>
        <w:t>Ý NGHĨA LÁ BÀI KNIGHT OF PENTACLES – KHÔNG ĐƯỢC VỘI VÀNG</w:t>
      </w:r>
    </w:p>
    <w:p w:rsidR="00D825A7" w:rsidRDefault="00D825A7" w:rsidP="00D825A7">
      <w:pPr>
        <w:pStyle w:val="NormalWeb"/>
        <w:shd w:val="clear" w:color="auto" w:fill="FFFFFF"/>
        <w:spacing w:before="0" w:beforeAutospacing="0" w:after="0" w:afterAutospacing="0"/>
        <w:jc w:val="both"/>
        <w:rPr>
          <w:ins w:id="176" w:author="Unknown"/>
          <w:color w:val="232121"/>
        </w:rPr>
      </w:pPr>
      <w:ins w:id="177" w:author="Unknown">
        <w:r>
          <w:rPr>
            <w:color w:val="232121"/>
          </w:rPr>
          <w:fldChar w:fldCharType="begin"/>
        </w:r>
        <w:r>
          <w:rPr>
            <w:color w:val="232121"/>
          </w:rPr>
          <w:instrText xml:space="preserve"> HYPERLINK "https://meozodiac.com/tarot/y-nghia-la-bai-knight-of-pentacles.html" </w:instrText>
        </w:r>
        <w:r>
          <w:rPr>
            <w:color w:val="232121"/>
          </w:rPr>
          <w:fldChar w:fldCharType="separate"/>
        </w:r>
        <w:r>
          <w:rPr>
            <w:rStyle w:val="Strong"/>
            <w:color w:val="DD3333"/>
          </w:rPr>
          <w:t>Lá bài Knight of Pentacles</w:t>
        </w:r>
        <w:r>
          <w:rPr>
            <w:color w:val="232121"/>
          </w:rPr>
          <w:fldChar w:fldCharType="end"/>
        </w:r>
        <w:r>
          <w:rPr>
            <w:color w:val="232121"/>
          </w:rPr>
          <w:t> đại diện cho sự chăm chỉ. Khi lá bài xuất hiện, bạn phải dành thời gian của mình chăm chỉ làm việc một cách từ từ và cẩn thận, tuyệt đối không vội vàng. Lá bài đại diện cho sự chăm chỉ tạo ra chất lượng, không phải số lượng.</w:t>
        </w:r>
      </w:ins>
    </w:p>
    <w:p w:rsidR="00D825A7" w:rsidRDefault="00D825A7"/>
    <w:p w:rsidR="00D825A7" w:rsidRDefault="00D825A7" w:rsidP="00D825A7">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Tổng quan về lá bài Knight of Pentacles</w:t>
      </w:r>
    </w:p>
    <w:p w:rsidR="00D825A7" w:rsidRDefault="00D825A7" w:rsidP="00D825A7">
      <w:pPr>
        <w:pStyle w:val="NormalWeb"/>
        <w:shd w:val="clear" w:color="auto" w:fill="FFFFFF"/>
        <w:spacing w:before="0" w:beforeAutospacing="0" w:after="255" w:afterAutospacing="0"/>
        <w:jc w:val="both"/>
        <w:rPr>
          <w:color w:val="232121"/>
        </w:rPr>
      </w:pPr>
      <w:r>
        <w:rPr>
          <w:noProof/>
          <w:color w:val="232121"/>
        </w:rPr>
        <w:drawing>
          <wp:inline distT="0" distB="0" distL="0" distR="0">
            <wp:extent cx="1666875" cy="2857500"/>
            <wp:effectExtent l="0" t="0" r="9525" b="0"/>
            <wp:docPr id="75" name="Picture 75" descr="https://meozodiac.com/wp-content/uploads/2019/04/knight-of-pentacles-175x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ttps://meozodiac.com/wp-content/uploads/2019/04/knight-of-pentacles-175x300.jpg"/>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1666875" cy="2857500"/>
                    </a:xfrm>
                    <a:prstGeom prst="rect">
                      <a:avLst/>
                    </a:prstGeom>
                    <a:noFill/>
                    <a:ln>
                      <a:noFill/>
                    </a:ln>
                  </pic:spPr>
                </pic:pic>
              </a:graphicData>
            </a:graphic>
          </wp:inline>
        </w:drawing>
      </w:r>
    </w:p>
    <w:p w:rsidR="00D825A7" w:rsidRDefault="00D825A7" w:rsidP="00D825A7">
      <w:pPr>
        <w:pStyle w:val="NormalWeb"/>
        <w:shd w:val="clear" w:color="auto" w:fill="FFFFFF"/>
        <w:spacing w:before="0" w:beforeAutospacing="0" w:after="0" w:afterAutospacing="0"/>
        <w:jc w:val="both"/>
        <w:rPr>
          <w:color w:val="232121"/>
        </w:rPr>
      </w:pPr>
      <w:r>
        <w:rPr>
          <w:color w:val="232121"/>
        </w:rPr>
        <w:t>[</w:t>
      </w:r>
      <w:hyperlink r:id="rId140" w:history="1">
        <w:r>
          <w:rPr>
            <w:rStyle w:val="Hyperlink"/>
            <w:b/>
            <w:bCs/>
            <w:color w:val="DD3333"/>
          </w:rPr>
          <w:t>Bói bài tarot về sự nghiệp</w:t>
        </w:r>
      </w:hyperlink>
      <w:r>
        <w:rPr>
          <w:color w:val="232121"/>
        </w:rPr>
        <w:t>] Lá bài thông báo rằng mọi điều tốt đẹp đều cần thời gian để hình thành và phát triển, nếu vội vàng bạn sẽ chẳng nhận được thứ gì đáng giá. Nếu bạn mong muốn nhận được những thứ được xây dựng trên nền tảng vững chắc thì lá bài khuyên rằng nên làm việc một cách thận trọng. </w:t>
      </w:r>
      <w:r>
        <w:rPr>
          <w:rStyle w:val="Strong"/>
          <w:color w:val="232121"/>
        </w:rPr>
        <w:t>Ý nghĩa Knight of Pentacles</w:t>
      </w:r>
      <w:r>
        <w:rPr>
          <w:color w:val="232121"/>
        </w:rPr>
        <w:t> ủng hộ sự bền bỉ và chăm chỉ. Nếu bạn đang băn khoăn từ bỏ một dự án hoặc nhảy việc thì lá bài khuyên rằng đừng vội vàng. Nếu bạn bám trụ và kiên trì với giấc mơ của bản thân, bạn sẽ được báo đáp.</w:t>
      </w:r>
    </w:p>
    <w:p w:rsidR="00D825A7" w:rsidRDefault="00D825A7" w:rsidP="00D825A7">
      <w:pPr>
        <w:pStyle w:val="NormalWeb"/>
        <w:shd w:val="clear" w:color="auto" w:fill="FFFFFF"/>
        <w:spacing w:before="0" w:beforeAutospacing="0" w:after="255" w:afterAutospacing="0"/>
        <w:jc w:val="both"/>
        <w:rPr>
          <w:color w:val="232121"/>
        </w:rPr>
      </w:pPr>
      <w:r>
        <w:rPr>
          <w:color w:val="232121"/>
        </w:rPr>
        <w:t>Tuy nhiên, lá bài cũng cảnh báo việc bạn dành quá nhiều thời gian để suy nghĩ và lựa chọn, điều này khiến cơ hội vụt mất. Suy nghĩ thận trọng là tốt nhưng nếu đắn đo quá lâu bạn sẽ mất tất cả</w:t>
      </w:r>
    </w:p>
    <w:p w:rsidR="00D825A7" w:rsidRDefault="00D825A7" w:rsidP="00D825A7">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tình yêu</w:t>
      </w:r>
    </w:p>
    <w:p w:rsidR="00D825A7" w:rsidRDefault="00D825A7" w:rsidP="00D825A7">
      <w:pPr>
        <w:pStyle w:val="NormalWeb"/>
        <w:shd w:val="clear" w:color="auto" w:fill="FFFFFF"/>
        <w:spacing w:before="0" w:beforeAutospacing="0" w:after="0" w:afterAutospacing="0"/>
        <w:jc w:val="both"/>
        <w:rPr>
          <w:color w:val="232121"/>
        </w:rPr>
      </w:pPr>
      <w:r>
        <w:rPr>
          <w:color w:val="232121"/>
        </w:rPr>
        <w:t>Nếu bạn đang muốn bắt đầu một mối quan hệ mới thì lá bài khuyên rằng nên suy nghĩ thật kỹ, đừng đi theo vết xe đổ trong quá khứ. Nếu bạn đang trong một mối quan hệ thì lá bài khuyên rằng tình yêu không phải lúc nào cũng ngọt ngào, lãng mạn và hạnh phúc như thuở ban đầu, nếu muốn duy trì một mối quan hệ bền vững bạn và người ấy phải sẻ chia và cảm thông lẫn nhau. Lá bài </w:t>
      </w:r>
      <w:r>
        <w:rPr>
          <w:rStyle w:val="Strong"/>
          <w:color w:val="232121"/>
        </w:rPr>
        <w:t>Knight of Pentacles trong tình yêu</w:t>
      </w:r>
      <w:r>
        <w:rPr>
          <w:color w:val="232121"/>
        </w:rPr>
        <w:t> cũng cảnh báo, bạn đang quá tập trung cho công việc mà bỏ bê người ấy, hãy cố gắng cân bằng cuộc sống và tình cảm.</w:t>
      </w:r>
    </w:p>
    <w:p w:rsidR="0083487F" w:rsidRDefault="0083487F" w:rsidP="00D825A7">
      <w:pPr>
        <w:pStyle w:val="NormalWeb"/>
        <w:shd w:val="clear" w:color="auto" w:fill="FFFFFF"/>
        <w:spacing w:before="0" w:beforeAutospacing="0" w:after="0" w:afterAutospacing="0"/>
        <w:jc w:val="both"/>
        <w:rPr>
          <w:color w:val="232121"/>
        </w:rPr>
      </w:pPr>
    </w:p>
    <w:p w:rsidR="0083487F" w:rsidRDefault="0083487F" w:rsidP="00D825A7">
      <w:pPr>
        <w:pStyle w:val="NormalWeb"/>
        <w:shd w:val="clear" w:color="auto" w:fill="FFFFFF"/>
        <w:spacing w:before="0" w:beforeAutospacing="0" w:after="0" w:afterAutospacing="0"/>
        <w:jc w:val="both"/>
        <w:rPr>
          <w:color w:val="232121"/>
        </w:rPr>
      </w:pPr>
    </w:p>
    <w:p w:rsidR="00D825A7" w:rsidRDefault="00D825A7" w:rsidP="00D825A7">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lastRenderedPageBreak/>
        <w:t>Về công việc</w:t>
      </w:r>
    </w:p>
    <w:p w:rsidR="00D825A7" w:rsidRDefault="00D825A7" w:rsidP="00D825A7">
      <w:pPr>
        <w:pStyle w:val="NormalWeb"/>
        <w:shd w:val="clear" w:color="auto" w:fill="FFFFFF"/>
        <w:spacing w:before="0" w:beforeAutospacing="0" w:after="255" w:afterAutospacing="0"/>
        <w:jc w:val="both"/>
        <w:rPr>
          <w:color w:val="232121"/>
        </w:rPr>
      </w:pPr>
      <w:r>
        <w:rPr>
          <w:color w:val="232121"/>
        </w:rPr>
        <w:t>Lá bài Knight of Pentacles nhắc nhở những dự tính trong tương lai. Cho dù công việc của bạn đang ổn định thì cũng đừng chủ quan. Những sai lầm rất nhỏ thôi cũng sẽ là thứ khiến sự nghiệp bị lụy bại. Cần cẩn thận trước những mối quan hệ làm ăn, hợp tác. Thời điểm này không phải là lý tưởng để mở rộng kinh doanh hay đầu tư cho một dự án mới, việc cần làm là ổn định sự nghiệp hiện tại. Lá bài còn cảnh báo sự thẳng thắn của bạn có thể khiến mối quan hệ đồng nghiệp bị rạn nứt.</w:t>
      </w:r>
    </w:p>
    <w:p w:rsidR="00D825A7" w:rsidRDefault="00D825A7" w:rsidP="00D825A7">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tiền bạc</w:t>
      </w:r>
    </w:p>
    <w:p w:rsidR="00D825A7" w:rsidRDefault="00D825A7" w:rsidP="00D825A7">
      <w:pPr>
        <w:pStyle w:val="NormalWeb"/>
        <w:shd w:val="clear" w:color="auto" w:fill="FFFFFF"/>
        <w:spacing w:before="0" w:beforeAutospacing="0" w:after="0" w:afterAutospacing="0"/>
        <w:jc w:val="both"/>
        <w:rPr>
          <w:color w:val="232121"/>
        </w:rPr>
      </w:pPr>
      <w:r>
        <w:rPr>
          <w:color w:val="232121"/>
        </w:rPr>
        <w:t>Những dấu hiệu tốt về tài chính được gửi gắm trong </w:t>
      </w:r>
      <w:r>
        <w:rPr>
          <w:rStyle w:val="Strong"/>
          <w:color w:val="232121"/>
        </w:rPr>
        <w:t>Knight of Pentacles</w:t>
      </w:r>
      <w:r>
        <w:rPr>
          <w:color w:val="232121"/>
        </w:rPr>
        <w:t>. Tuy nhiên, dù có tài chính dư dả nhưng nó chưa đủ để hiện thực hóa tham vọng của bạn, hãy tiết kiệm đừng tiêu pha hoang phí. Những vấn đề liên quan đến tiền bạc hoặc vay mượn nên rạch ròi nếu bạn muốn thu hồi được vốn nhanh nhất.</w:t>
      </w:r>
    </w:p>
    <w:p w:rsidR="0083487F" w:rsidRDefault="0083487F" w:rsidP="00D825A7">
      <w:pPr>
        <w:pStyle w:val="NormalWeb"/>
        <w:shd w:val="clear" w:color="auto" w:fill="FFFFFF"/>
        <w:spacing w:before="0" w:beforeAutospacing="0" w:after="0" w:afterAutospacing="0"/>
        <w:jc w:val="both"/>
        <w:rPr>
          <w:color w:val="232121"/>
        </w:rPr>
      </w:pPr>
    </w:p>
    <w:p w:rsidR="00D825A7" w:rsidRDefault="00D825A7" w:rsidP="00D825A7">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sức khỏe</w:t>
      </w:r>
    </w:p>
    <w:p w:rsidR="00D825A7" w:rsidRDefault="00D825A7" w:rsidP="00D825A7">
      <w:pPr>
        <w:pStyle w:val="NormalWeb"/>
        <w:shd w:val="clear" w:color="auto" w:fill="FFFFFF"/>
        <w:spacing w:before="0" w:beforeAutospacing="0" w:after="255" w:afterAutospacing="0"/>
        <w:jc w:val="both"/>
        <w:rPr>
          <w:color w:val="232121"/>
        </w:rPr>
      </w:pPr>
      <w:r>
        <w:rPr>
          <w:color w:val="232121"/>
        </w:rPr>
        <w:t>Các thói quen xấu và sự trì trệ trong tập luyện khiến sức khỏe của bạn bị ảnh hưởng. Bạn có thể bị bệnh và phải điều trị trong thời gian này. Ngay lập tức, hãy thay đổi thói quen sinh hoạt xấu, duy trì tập luyện thường xuyên để nhanh chóng lấy lại sức khỏe. Knight of Pentacles khuyên rằng bạn nên nghe theo chỉ dẫn của bác sĩ, tuyệt đối không tự ý đoán bệnh uống thuốc.</w:t>
      </w:r>
    </w:p>
    <w:p w:rsidR="00D825A7" w:rsidRDefault="00D825A7" w:rsidP="00D825A7">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Ý nghĩa lá bài Knight of Pentacles xuôi</w:t>
      </w:r>
    </w:p>
    <w:p w:rsidR="00D825A7" w:rsidRDefault="00D825A7" w:rsidP="00D825A7">
      <w:pPr>
        <w:pStyle w:val="NormalWeb"/>
        <w:shd w:val="clear" w:color="auto" w:fill="FFFFFF"/>
        <w:spacing w:before="0" w:beforeAutospacing="0" w:after="255" w:afterAutospacing="0"/>
        <w:jc w:val="both"/>
        <w:rPr>
          <w:color w:val="232121"/>
        </w:rPr>
      </w:pPr>
      <w:r>
        <w:rPr>
          <w:color w:val="232121"/>
        </w:rPr>
        <w:t>Một người đàn ông cưỡi một con ngựa đen trên một cánh đồng. Điều đặc biệt là người hiệp sĩ này không xuất hiện ở những cuộc phiêu lưu mà lại xuất hiện ở một cánh đồng. Trên tay anh ta có duy nhất một đồng tiền vàng. Anh ta cẩn thận, chăm chú nhìn đồng tiền. Anh ta đang mơ mộng về những giá trị đồng tiền có thể tạo ra. Điều này có thể hơi nhàm chán nhưng rõ ràng anh ra đang quan tâm đến tương lai dài hàn hơn là những cuộc vui trước mắt.</w:t>
      </w:r>
    </w:p>
    <w:p w:rsidR="00D825A7" w:rsidRDefault="00D825A7" w:rsidP="00D825A7">
      <w:pPr>
        <w:pStyle w:val="NormalWeb"/>
        <w:shd w:val="clear" w:color="auto" w:fill="FFFFFF"/>
        <w:spacing w:before="0" w:beforeAutospacing="0" w:after="0" w:afterAutospacing="0"/>
        <w:jc w:val="both"/>
        <w:rPr>
          <w:color w:val="232121"/>
        </w:rPr>
      </w:pPr>
      <w:r>
        <w:rPr>
          <w:color w:val="232121"/>
        </w:rPr>
        <w:t>Đây là giai đoạn bạn tràn đầy năng lượng và hoàn thành tốt mọi nhiệm vụ của mình. Bạn là người theo chủ nghĩa hoàn hảo, điều này thể hiện ở sự cẩn thận của bạn khi làm bất cứ điều gì. Mặt khác, </w:t>
      </w:r>
      <w:r>
        <w:rPr>
          <w:rStyle w:val="Strong"/>
          <w:color w:val="232121"/>
        </w:rPr>
        <w:t>lá bài Knight of Pentacles xuôi</w:t>
      </w:r>
      <w:r>
        <w:rPr>
          <w:color w:val="232121"/>
        </w:rPr>
        <w:t> có thể đại diện cho thói quen, bạn đã quá quen với những thử thách trong cuộc sống, giờ đây bạn coi đó là trách nhiệm chứ không phải thử thách. Bạn là người tạo sự tin tưởng cho người khác.</w:t>
      </w:r>
    </w:p>
    <w:p w:rsidR="00D825A7" w:rsidRDefault="00D825A7"/>
    <w:p w:rsidR="0083487F" w:rsidRDefault="0083487F" w:rsidP="00D825A7">
      <w:pPr>
        <w:pStyle w:val="Heading1"/>
        <w:shd w:val="clear" w:color="auto" w:fill="FFFFFF"/>
        <w:spacing w:before="0"/>
        <w:jc w:val="center"/>
        <w:rPr>
          <w:rFonts w:ascii="Arial" w:hAnsi="Arial" w:cs="Arial"/>
          <w:caps/>
          <w:color w:val="D81515"/>
          <w:spacing w:val="15"/>
          <w:sz w:val="30"/>
          <w:szCs w:val="30"/>
        </w:rPr>
      </w:pPr>
    </w:p>
    <w:p w:rsidR="0083487F" w:rsidRDefault="0083487F" w:rsidP="00D825A7">
      <w:pPr>
        <w:pStyle w:val="Heading1"/>
        <w:shd w:val="clear" w:color="auto" w:fill="FFFFFF"/>
        <w:spacing w:before="0"/>
        <w:jc w:val="center"/>
        <w:rPr>
          <w:rFonts w:ascii="Arial" w:hAnsi="Arial" w:cs="Arial"/>
          <w:caps/>
          <w:color w:val="D81515"/>
          <w:spacing w:val="15"/>
          <w:sz w:val="30"/>
          <w:szCs w:val="30"/>
        </w:rPr>
      </w:pPr>
    </w:p>
    <w:p w:rsidR="0083487F" w:rsidRPr="0083487F" w:rsidRDefault="0083487F" w:rsidP="0083487F"/>
    <w:p w:rsidR="00D825A7" w:rsidRDefault="00D825A7" w:rsidP="00D825A7">
      <w:pPr>
        <w:pStyle w:val="Heading1"/>
        <w:shd w:val="clear" w:color="auto" w:fill="FFFFFF"/>
        <w:spacing w:before="0"/>
        <w:jc w:val="center"/>
        <w:rPr>
          <w:rFonts w:ascii="Arial" w:hAnsi="Arial" w:cs="Arial"/>
          <w:caps/>
          <w:color w:val="D81515"/>
          <w:spacing w:val="15"/>
          <w:sz w:val="30"/>
          <w:szCs w:val="30"/>
        </w:rPr>
      </w:pPr>
      <w:r>
        <w:rPr>
          <w:rFonts w:ascii="Arial" w:hAnsi="Arial" w:cs="Arial"/>
          <w:caps/>
          <w:color w:val="D81515"/>
          <w:spacing w:val="15"/>
          <w:sz w:val="30"/>
          <w:szCs w:val="30"/>
        </w:rPr>
        <w:lastRenderedPageBreak/>
        <w:t>Ý NGHĨA LÁ BÀI QUEEN OF PENTACLES – THỰC TẾ, HÀO PHÓNG</w:t>
      </w:r>
    </w:p>
    <w:p w:rsidR="00D825A7" w:rsidRDefault="00D825A7" w:rsidP="00D825A7">
      <w:pPr>
        <w:pStyle w:val="NormalWeb"/>
        <w:shd w:val="clear" w:color="auto" w:fill="FFFFFF"/>
        <w:spacing w:before="0" w:beforeAutospacing="0" w:after="0" w:afterAutospacing="0"/>
        <w:jc w:val="both"/>
        <w:rPr>
          <w:ins w:id="178" w:author="Unknown"/>
          <w:color w:val="232121"/>
        </w:rPr>
      </w:pPr>
      <w:ins w:id="179" w:author="Unknown">
        <w:r>
          <w:rPr>
            <w:color w:val="232121"/>
          </w:rPr>
          <w:fldChar w:fldCharType="begin"/>
        </w:r>
        <w:r>
          <w:rPr>
            <w:color w:val="232121"/>
          </w:rPr>
          <w:instrText xml:space="preserve"> HYPERLINK "https://meozodiac.com/tarot/y-nghia-la-bai-queen-of-pentacles.html" </w:instrText>
        </w:r>
        <w:r>
          <w:rPr>
            <w:color w:val="232121"/>
          </w:rPr>
          <w:fldChar w:fldCharType="separate"/>
        </w:r>
        <w:r>
          <w:rPr>
            <w:rStyle w:val="Strong"/>
            <w:color w:val="DD3333"/>
          </w:rPr>
          <w:t>Queen of Pentacles</w:t>
        </w:r>
        <w:r>
          <w:rPr>
            <w:color w:val="232121"/>
          </w:rPr>
          <w:fldChar w:fldCharType="end"/>
        </w:r>
        <w:r>
          <w:rPr>
            <w:color w:val="232121"/>
          </w:rPr>
          <w:t> đại diện cho người phụ nữ thực tế. Nữ hoàng xuất hiện trong lá bài là người thông minh, hào phóng và thực tế. Khi lá bài này xuất hiện, bạn nên chiều chuộng bản thân mình nhiều hơn và hào phóng với những người xung quanh.</w:t>
        </w:r>
      </w:ins>
    </w:p>
    <w:p w:rsidR="00D825A7" w:rsidRDefault="00D825A7"/>
    <w:p w:rsidR="00D825A7" w:rsidRDefault="00D825A7" w:rsidP="00D825A7">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Tổng quan về lá bài Queen of Pentacles</w:t>
      </w:r>
    </w:p>
    <w:p w:rsidR="00D825A7" w:rsidRDefault="00D825A7" w:rsidP="00D825A7">
      <w:pPr>
        <w:pStyle w:val="NormalWeb"/>
        <w:shd w:val="clear" w:color="auto" w:fill="FFFFFF"/>
        <w:spacing w:before="0" w:beforeAutospacing="0" w:after="255" w:afterAutospacing="0"/>
        <w:jc w:val="both"/>
        <w:rPr>
          <w:color w:val="232121"/>
        </w:rPr>
      </w:pPr>
      <w:r>
        <w:rPr>
          <w:noProof/>
          <w:color w:val="232121"/>
        </w:rPr>
        <w:drawing>
          <wp:inline distT="0" distB="0" distL="0" distR="0">
            <wp:extent cx="1666875" cy="2857500"/>
            <wp:effectExtent l="0" t="0" r="9525" b="0"/>
            <wp:docPr id="76" name="Picture 76" descr="https://meozodiac.com/wp-content/uploads/2019/04/queen-of-pentacles-175x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https://meozodiac.com/wp-content/uploads/2019/04/queen-of-pentacles-175x300.jpg"/>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1666875" cy="2857500"/>
                    </a:xfrm>
                    <a:prstGeom prst="rect">
                      <a:avLst/>
                    </a:prstGeom>
                    <a:noFill/>
                    <a:ln>
                      <a:noFill/>
                    </a:ln>
                  </pic:spPr>
                </pic:pic>
              </a:graphicData>
            </a:graphic>
          </wp:inline>
        </w:drawing>
      </w:r>
    </w:p>
    <w:p w:rsidR="00D825A7" w:rsidRDefault="00D825A7" w:rsidP="00D825A7">
      <w:pPr>
        <w:pStyle w:val="NormalWeb"/>
        <w:shd w:val="clear" w:color="auto" w:fill="FFFFFF"/>
        <w:spacing w:before="0" w:beforeAutospacing="0" w:after="0" w:afterAutospacing="0"/>
        <w:jc w:val="both"/>
        <w:rPr>
          <w:color w:val="232121"/>
        </w:rPr>
      </w:pPr>
      <w:r>
        <w:rPr>
          <w:color w:val="232121"/>
        </w:rPr>
        <w:t>[</w:t>
      </w:r>
      <w:hyperlink r:id="rId142" w:history="1">
        <w:r>
          <w:rPr>
            <w:rStyle w:val="Hyperlink"/>
            <w:b/>
            <w:bCs/>
            <w:color w:val="DD3333"/>
          </w:rPr>
          <w:t>Bói bài tarot online mien phi</w:t>
        </w:r>
      </w:hyperlink>
      <w:r>
        <w:rPr>
          <w:color w:val="232121"/>
        </w:rPr>
        <w:t>] </w:t>
      </w:r>
      <w:r>
        <w:rPr>
          <w:rStyle w:val="Strong"/>
          <w:color w:val="232121"/>
        </w:rPr>
        <w:t>Ý nghĩa lá bài Queen of Pentacles</w:t>
      </w:r>
      <w:r>
        <w:rPr>
          <w:color w:val="232121"/>
        </w:rPr>
        <w:t> đại diện cho nữ hoàng tài năng và tốt bụng. Bạn là người luôn mong muốn những gì tốt nhất đến với chính mình và những người thân yêu. Lá bài thường mang tín hiệu tích cực trong buổi trải bài.</w:t>
      </w:r>
    </w:p>
    <w:p w:rsidR="00D825A7" w:rsidRDefault="00D825A7" w:rsidP="00D825A7">
      <w:pPr>
        <w:pStyle w:val="NormalWeb"/>
        <w:shd w:val="clear" w:color="auto" w:fill="FFFFFF"/>
        <w:spacing w:before="0" w:beforeAutospacing="0" w:after="255" w:afterAutospacing="0"/>
        <w:jc w:val="both"/>
        <w:rPr>
          <w:color w:val="232121"/>
        </w:rPr>
      </w:pPr>
      <w:r>
        <w:rPr>
          <w:color w:val="232121"/>
        </w:rPr>
        <w:t>Nhưng đôi khi, lá bài đại diện cho sự bảo thủ. Bạn không dám thoát ra khỏi vòng tròn an toàn do bản thân vẽ ra. Bạn tự thu hẹp tầm nhìn của mình lại. Trong khi thực tế thì bạn có thể đạt được nhiều hơn những gì kỳ vọng.</w:t>
      </w:r>
    </w:p>
    <w:p w:rsidR="00D825A7" w:rsidRDefault="00D825A7" w:rsidP="00D825A7">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tình yêu</w:t>
      </w:r>
    </w:p>
    <w:p w:rsidR="00D825A7" w:rsidRDefault="00D825A7" w:rsidP="00D825A7">
      <w:pPr>
        <w:pStyle w:val="NormalWeb"/>
        <w:shd w:val="clear" w:color="auto" w:fill="FFFFFF"/>
        <w:spacing w:before="0" w:beforeAutospacing="0" w:after="0" w:afterAutospacing="0"/>
        <w:jc w:val="both"/>
        <w:rPr>
          <w:color w:val="232121"/>
        </w:rPr>
      </w:pPr>
      <w:r>
        <w:rPr>
          <w:color w:val="232121"/>
        </w:rPr>
        <w:t>Lá bài </w:t>
      </w:r>
      <w:r>
        <w:rPr>
          <w:rStyle w:val="Strong"/>
          <w:color w:val="232121"/>
        </w:rPr>
        <w:t>Queen of Pentacles trong tình yêu</w:t>
      </w:r>
      <w:r>
        <w:rPr>
          <w:color w:val="232121"/>
        </w:rPr>
        <w:t> thể hiện sự cuồng si của bạn khi dính vào lưới tình. Bạn là người sẵn sàng trao đi tất cả cho nửa kia. Điều này tạo nên những ám ảnh khiến bạn tổn thương khi mối tình kết thúc. Khi kết thúc một cuộc tình, bạn thường có xu hướng chìm trong những kỷ niệm đẹp trong quá khứ và không dám cho bản thân mình một cơ hội mới. L</w:t>
      </w:r>
    </w:p>
    <w:p w:rsidR="00D825A7" w:rsidRDefault="00D825A7" w:rsidP="00D825A7">
      <w:pPr>
        <w:pStyle w:val="NormalWeb"/>
        <w:shd w:val="clear" w:color="auto" w:fill="FFFFFF"/>
        <w:spacing w:before="0" w:beforeAutospacing="0" w:after="255" w:afterAutospacing="0"/>
        <w:jc w:val="both"/>
        <w:rPr>
          <w:color w:val="232121"/>
        </w:rPr>
      </w:pPr>
      <w:r>
        <w:rPr>
          <w:color w:val="232121"/>
        </w:rPr>
        <w:t>ời khuyên là nên mở lòng hơn, bạn xứng đáng được yêu thương. Nếu bạn đang trong một mối quan hệ tình cảm thì giai đoạn này khá ngọt ngào, hãy tận hưởng.</w:t>
      </w:r>
    </w:p>
    <w:p w:rsidR="0083487F" w:rsidRDefault="0083487F" w:rsidP="00D825A7">
      <w:pPr>
        <w:pStyle w:val="NormalWeb"/>
        <w:shd w:val="clear" w:color="auto" w:fill="FFFFFF"/>
        <w:spacing w:before="0" w:beforeAutospacing="0" w:after="255" w:afterAutospacing="0"/>
        <w:jc w:val="both"/>
        <w:rPr>
          <w:color w:val="232121"/>
        </w:rPr>
      </w:pPr>
    </w:p>
    <w:p w:rsidR="0083487F" w:rsidRDefault="0083487F" w:rsidP="00D825A7">
      <w:pPr>
        <w:pStyle w:val="NormalWeb"/>
        <w:shd w:val="clear" w:color="auto" w:fill="FFFFFF"/>
        <w:spacing w:before="0" w:beforeAutospacing="0" w:after="255" w:afterAutospacing="0"/>
        <w:jc w:val="both"/>
        <w:rPr>
          <w:color w:val="232121"/>
        </w:rPr>
      </w:pPr>
    </w:p>
    <w:p w:rsidR="00D825A7" w:rsidRDefault="00D825A7" w:rsidP="00D825A7">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lastRenderedPageBreak/>
        <w:t>Về công việc</w:t>
      </w:r>
    </w:p>
    <w:p w:rsidR="00D825A7" w:rsidRDefault="00D825A7" w:rsidP="00D825A7">
      <w:pPr>
        <w:pStyle w:val="NormalWeb"/>
        <w:shd w:val="clear" w:color="auto" w:fill="FFFFFF"/>
        <w:spacing w:before="0" w:beforeAutospacing="0" w:after="255" w:afterAutospacing="0"/>
        <w:jc w:val="both"/>
        <w:rPr>
          <w:color w:val="232121"/>
        </w:rPr>
      </w:pPr>
      <w:r>
        <w:rPr>
          <w:color w:val="232121"/>
        </w:rPr>
        <w:t>Đây là giai đoạn bạn nên đẩy nhanh tiến độ công việc để xử lý những việc tồn đọng từ lúc trước. Giai đoạn sắp tới, bạn có thể được giao phó một nhiệm vụ quan trọng cũng những cơ hội thăng tiến. Hãy chuẩn bị thật kỹ cả về tinh thần và vật chất, nắm bắt cơ hội ngay khi có thể. Ngoài ra, Queen of Pentacles khuyên rằng bạn nên thiết lập nguyên tắc làm việc, học tập và lao động theo quy củ. Hãy tiếp thu những góp ý của người có kinh nghiệm, hạn chế tối đa những tranh cãi với đồng nghiệp trong giai đoạn này.</w:t>
      </w:r>
    </w:p>
    <w:p w:rsidR="00D825A7" w:rsidRDefault="00D825A7" w:rsidP="00D825A7">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tiền bạc</w:t>
      </w:r>
    </w:p>
    <w:p w:rsidR="00D825A7" w:rsidRDefault="00D825A7" w:rsidP="00D825A7">
      <w:pPr>
        <w:pStyle w:val="NormalWeb"/>
        <w:shd w:val="clear" w:color="auto" w:fill="FFFFFF"/>
        <w:spacing w:before="0" w:beforeAutospacing="0" w:after="255" w:afterAutospacing="0"/>
        <w:jc w:val="both"/>
        <w:rPr>
          <w:color w:val="232121"/>
        </w:rPr>
      </w:pPr>
      <w:r>
        <w:rPr>
          <w:color w:val="232121"/>
        </w:rPr>
        <w:t>Dù công việc có những khởi sắc, nhưng không cho rằng tài chính của bạn sẽ dư dả ở giai đoạn này. Bạn cần điều chỉnh lại kế hoạch chi tiêu và sử dụng tiền hợp lý hơn. Lá bài Queen of Pentacles khuyên rằng nên để dòng tiền lưu động, không nên tích trữ quá nhiều tiền. Nên cẩn thận trước các lời mời gọi đầu tư hoặc góp vốn kinh doanh chung.</w:t>
      </w:r>
    </w:p>
    <w:p w:rsidR="00D825A7" w:rsidRDefault="00D825A7" w:rsidP="00D825A7">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sức khỏe</w:t>
      </w:r>
    </w:p>
    <w:p w:rsidR="00D825A7" w:rsidRDefault="00D825A7" w:rsidP="00D825A7">
      <w:pPr>
        <w:pStyle w:val="NormalWeb"/>
        <w:shd w:val="clear" w:color="auto" w:fill="FFFFFF"/>
        <w:spacing w:before="0" w:beforeAutospacing="0" w:after="255" w:afterAutospacing="0"/>
        <w:jc w:val="both"/>
        <w:rPr>
          <w:color w:val="232121"/>
        </w:rPr>
      </w:pPr>
      <w:r>
        <w:rPr>
          <w:color w:val="232121"/>
        </w:rPr>
        <w:t>Lá bài Queen of Pentacles cho rằng sức khỏe của bạn không có gì đáng lo ngại tại giai đoạn này. Tuy nhiên, không nên vì vậy mà chủ quan không tập luyện và ăn uống thiếu khoa học. Nếu bạn đang nhận điều trị thì đây là thời điểm sẽ có những khởi sắc nên không cần quá lo lắng.</w:t>
      </w:r>
    </w:p>
    <w:p w:rsidR="00D825A7" w:rsidRDefault="00D825A7" w:rsidP="00D825A7">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Ý nghĩa lá bài Queen of Pentacles xuôi</w:t>
      </w:r>
    </w:p>
    <w:p w:rsidR="00D825A7" w:rsidRDefault="00D825A7" w:rsidP="00D825A7">
      <w:pPr>
        <w:pStyle w:val="NormalWeb"/>
        <w:shd w:val="clear" w:color="auto" w:fill="FFFFFF"/>
        <w:spacing w:before="0" w:beforeAutospacing="0" w:after="255" w:afterAutospacing="0"/>
        <w:jc w:val="both"/>
        <w:rPr>
          <w:color w:val="232121"/>
        </w:rPr>
      </w:pPr>
      <w:r>
        <w:rPr>
          <w:color w:val="232121"/>
        </w:rPr>
        <w:t>Lá bài mô tả một người phụ nữ xinh đẹp đang ngồi trên ngai vàng, tay cô ta cầm một đồng tiền xu. Xung quanh là hoa cỏ, cây cối tươi tốt. Ngai vàng trang trí nhiều hình thù kỳ quái, ở góc phải lá bài xuất hiện một con thỏ đại diện cho năng lượng dồi dào. Lá bài mô tả sự thành công và thịnh vượng. Tuy nhiên, hình ảnh con thỏ cảnh báo về những nguy hiểm rình rập</w:t>
      </w:r>
    </w:p>
    <w:p w:rsidR="00D825A7" w:rsidRDefault="00D825A7" w:rsidP="00D825A7">
      <w:pPr>
        <w:pStyle w:val="NormalWeb"/>
        <w:shd w:val="clear" w:color="auto" w:fill="FFFFFF"/>
        <w:spacing w:before="0" w:beforeAutospacing="0" w:after="0" w:afterAutospacing="0"/>
        <w:jc w:val="both"/>
        <w:rPr>
          <w:color w:val="232121"/>
        </w:rPr>
      </w:pPr>
      <w:r>
        <w:rPr>
          <w:rStyle w:val="Strong"/>
          <w:color w:val="232121"/>
        </w:rPr>
        <w:t>Lá bài Queen of Pentacles xuôi</w:t>
      </w:r>
      <w:r>
        <w:rPr>
          <w:color w:val="232121"/>
        </w:rPr>
        <w:t> thể hiện hình ảnh người phụ nữ thông minh và tài năng. Người nữ hoàng thông minh và sáng suốt trong hầu hết các quyết định, cô ấy sở hữu tài năng thiên bẩm, cô ấy khép mình vì lo ngại những thứ nguy hiểm tiếp cận.</w:t>
      </w:r>
    </w:p>
    <w:p w:rsidR="00274FF0" w:rsidRDefault="00274FF0" w:rsidP="00D825A7">
      <w:pPr>
        <w:pStyle w:val="NormalWeb"/>
        <w:shd w:val="clear" w:color="auto" w:fill="FFFFFF"/>
        <w:spacing w:before="0" w:beforeAutospacing="0" w:after="0" w:afterAutospacing="0"/>
        <w:jc w:val="both"/>
        <w:rPr>
          <w:color w:val="232121"/>
        </w:rPr>
      </w:pPr>
    </w:p>
    <w:p w:rsidR="00D825A7" w:rsidRDefault="00D825A7" w:rsidP="00D825A7">
      <w:pPr>
        <w:pStyle w:val="NormalWeb"/>
        <w:shd w:val="clear" w:color="auto" w:fill="FFFFFF"/>
        <w:spacing w:before="0" w:beforeAutospacing="0" w:after="255" w:afterAutospacing="0"/>
        <w:jc w:val="both"/>
        <w:rPr>
          <w:ins w:id="180" w:author="Unknown"/>
          <w:color w:val="232121"/>
        </w:rPr>
      </w:pPr>
      <w:ins w:id="181" w:author="Unknown">
        <w:r>
          <w:rPr>
            <w:color w:val="232121"/>
          </w:rPr>
          <w:t>Lá bài thể hiện giai đoạn này bạn sẽ nhận được những phần thưởng nhờ sự khôn ngoan của mình. Bạn cẩn trọng trong các quyết định vì lo sợ những ảnh hưởng xấu. Bạn là người cẩn thận và nghiêm túc trong công việc, điều này giúp bạn tránh được những sai sót mà người khác hay mắc phải. Đây là giai đoạn bạn sẽ được tận hưởng thành quả của bản thân.</w:t>
        </w:r>
      </w:ins>
    </w:p>
    <w:p w:rsidR="00D825A7" w:rsidRDefault="00D825A7"/>
    <w:p w:rsidR="0083487F" w:rsidRDefault="0083487F" w:rsidP="00D825A7">
      <w:pPr>
        <w:pStyle w:val="Heading1"/>
        <w:shd w:val="clear" w:color="auto" w:fill="FFFFFF"/>
        <w:spacing w:before="0"/>
        <w:jc w:val="center"/>
        <w:rPr>
          <w:rFonts w:ascii="Arial" w:hAnsi="Arial" w:cs="Arial"/>
          <w:caps/>
          <w:color w:val="D81515"/>
          <w:spacing w:val="15"/>
          <w:sz w:val="30"/>
          <w:szCs w:val="30"/>
        </w:rPr>
      </w:pPr>
    </w:p>
    <w:p w:rsidR="0083487F" w:rsidRPr="0083487F" w:rsidRDefault="0083487F" w:rsidP="0083487F"/>
    <w:p w:rsidR="00D825A7" w:rsidRDefault="00D825A7" w:rsidP="00D825A7">
      <w:pPr>
        <w:pStyle w:val="Heading1"/>
        <w:shd w:val="clear" w:color="auto" w:fill="FFFFFF"/>
        <w:spacing w:before="0"/>
        <w:jc w:val="center"/>
        <w:rPr>
          <w:rFonts w:ascii="Arial" w:hAnsi="Arial" w:cs="Arial"/>
          <w:caps/>
          <w:color w:val="D81515"/>
          <w:spacing w:val="15"/>
          <w:sz w:val="30"/>
          <w:szCs w:val="30"/>
        </w:rPr>
      </w:pPr>
      <w:r>
        <w:rPr>
          <w:rFonts w:ascii="Arial" w:hAnsi="Arial" w:cs="Arial"/>
          <w:caps/>
          <w:color w:val="D81515"/>
          <w:spacing w:val="15"/>
          <w:sz w:val="30"/>
          <w:szCs w:val="30"/>
        </w:rPr>
        <w:lastRenderedPageBreak/>
        <w:t>Ý NGHĨA LÁ BÀI KING OF PENTACLES – GIÀU CÓ, THỊNH VƯỢNG</w:t>
      </w:r>
    </w:p>
    <w:p w:rsidR="00D825A7" w:rsidRDefault="00D825A7" w:rsidP="00D825A7">
      <w:pPr>
        <w:pStyle w:val="NormalWeb"/>
        <w:shd w:val="clear" w:color="auto" w:fill="FFFFFF"/>
        <w:spacing w:before="0" w:beforeAutospacing="0" w:after="0" w:afterAutospacing="0"/>
        <w:jc w:val="both"/>
        <w:rPr>
          <w:ins w:id="182" w:author="Unknown"/>
          <w:color w:val="232121"/>
        </w:rPr>
      </w:pPr>
      <w:ins w:id="183" w:author="Unknown">
        <w:r>
          <w:rPr>
            <w:color w:val="232121"/>
          </w:rPr>
          <w:t>Lá bài </w:t>
        </w:r>
        <w:r>
          <w:rPr>
            <w:color w:val="232121"/>
          </w:rPr>
          <w:fldChar w:fldCharType="begin"/>
        </w:r>
        <w:r>
          <w:rPr>
            <w:color w:val="232121"/>
          </w:rPr>
          <w:instrText xml:space="preserve"> HYPERLINK "https://meozodiac.com/tarot/y-nghia-la-bai-king-of-pentacles.html" </w:instrText>
        </w:r>
        <w:r>
          <w:rPr>
            <w:color w:val="232121"/>
          </w:rPr>
          <w:fldChar w:fldCharType="separate"/>
        </w:r>
        <w:r>
          <w:rPr>
            <w:rStyle w:val="Strong"/>
            <w:color w:val="DD3333"/>
          </w:rPr>
          <w:t>King of Pentacles</w:t>
        </w:r>
        <w:r>
          <w:rPr>
            <w:color w:val="232121"/>
          </w:rPr>
          <w:fldChar w:fldCharType="end"/>
        </w:r>
        <w:r>
          <w:rPr>
            <w:color w:val="232121"/>
          </w:rPr>
          <w:t> định hướng kinh doanh và vấn đề liên quan tới tài chính. Khi lá bài này xuất hiện, tình hình tài chính của bạn sẽ có những khởi sắc. Lá bài có thể tượng trưng cho sự giàu có, thịnh vượng về mặt tiền bạc</w:t>
        </w:r>
      </w:ins>
    </w:p>
    <w:p w:rsidR="00D825A7" w:rsidRDefault="00D825A7"/>
    <w:p w:rsidR="00D825A7" w:rsidRDefault="00D825A7" w:rsidP="00D825A7">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Tổng quan về lá bài King of Pentacles</w:t>
      </w:r>
    </w:p>
    <w:p w:rsidR="00D825A7" w:rsidRDefault="00D825A7" w:rsidP="00D825A7">
      <w:pPr>
        <w:pStyle w:val="NormalWeb"/>
        <w:shd w:val="clear" w:color="auto" w:fill="FFFFFF"/>
        <w:spacing w:before="0" w:beforeAutospacing="0" w:after="255" w:afterAutospacing="0"/>
        <w:jc w:val="both"/>
        <w:rPr>
          <w:color w:val="232121"/>
        </w:rPr>
      </w:pPr>
      <w:r>
        <w:rPr>
          <w:noProof/>
          <w:color w:val="232121"/>
        </w:rPr>
        <w:drawing>
          <wp:inline distT="0" distB="0" distL="0" distR="0">
            <wp:extent cx="1666875" cy="2857500"/>
            <wp:effectExtent l="0" t="0" r="9525" b="0"/>
            <wp:docPr id="77" name="Picture 77" descr="https://meozodiac.com/wp-content/uploads/2019/04/king-of-pentacles-175x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ttps://meozodiac.com/wp-content/uploads/2019/04/king-of-pentacles-175x300.jpg"/>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1666875" cy="2857500"/>
                    </a:xfrm>
                    <a:prstGeom prst="rect">
                      <a:avLst/>
                    </a:prstGeom>
                    <a:noFill/>
                    <a:ln>
                      <a:noFill/>
                    </a:ln>
                  </pic:spPr>
                </pic:pic>
              </a:graphicData>
            </a:graphic>
          </wp:inline>
        </w:drawing>
      </w:r>
    </w:p>
    <w:p w:rsidR="00D825A7" w:rsidRDefault="00D825A7" w:rsidP="00D825A7">
      <w:pPr>
        <w:pStyle w:val="NormalWeb"/>
        <w:shd w:val="clear" w:color="auto" w:fill="FFFFFF"/>
        <w:spacing w:before="0" w:beforeAutospacing="0" w:after="0" w:afterAutospacing="0"/>
        <w:jc w:val="both"/>
        <w:rPr>
          <w:color w:val="232121"/>
        </w:rPr>
      </w:pPr>
      <w:r>
        <w:rPr>
          <w:color w:val="232121"/>
        </w:rPr>
        <w:t>[</w:t>
      </w:r>
      <w:hyperlink r:id="rId144" w:history="1">
        <w:r>
          <w:rPr>
            <w:rStyle w:val="Hyperlink"/>
            <w:b/>
            <w:bCs/>
            <w:color w:val="DD3333"/>
          </w:rPr>
          <w:t>Xem tarot online</w:t>
        </w:r>
      </w:hyperlink>
      <w:r>
        <w:rPr>
          <w:color w:val="232121"/>
        </w:rPr>
        <w:t>] </w:t>
      </w:r>
      <w:r>
        <w:rPr>
          <w:rStyle w:val="Strong"/>
          <w:color w:val="232121"/>
        </w:rPr>
        <w:t>Ý nghĩa King of Pentacles</w:t>
      </w:r>
      <w:r>
        <w:rPr>
          <w:color w:val="232121"/>
        </w:rPr>
        <w:t> thường đại diện cho sự truyền thống. Bạn đang có xu hướng đi theo những định hướng từ gia đình. Bạn có thể khiến các thành viên trong gia đình tự hào vì bạn trong thời gian tới. Ngoài ra, lá bài thể hiện sự ổn định về vấn đề tiền bạc.</w:t>
      </w:r>
    </w:p>
    <w:p w:rsidR="00D825A7" w:rsidRDefault="00D825A7" w:rsidP="00D825A7">
      <w:pPr>
        <w:pStyle w:val="NormalWeb"/>
        <w:shd w:val="clear" w:color="auto" w:fill="FFFFFF"/>
        <w:spacing w:before="0" w:beforeAutospacing="0" w:after="255" w:afterAutospacing="0"/>
        <w:jc w:val="both"/>
        <w:rPr>
          <w:color w:val="232121"/>
        </w:rPr>
      </w:pPr>
      <w:r>
        <w:rPr>
          <w:color w:val="232121"/>
        </w:rPr>
        <w:t>Một số tình huống khác, lá bài xuất hiện dưới dạng tiêu cực. Bạn hoặc một người thân đang quá tập trung vào vấn đề tiền bạc mà bỏ quên các giá trị tình cảm. Bạn không sẵn sàng buông bỏ quá khứ để hướng đến tương lai mà không biết rằng có những thứ buộc phải từ bỏ thì mới hạnh phúc.</w:t>
      </w:r>
    </w:p>
    <w:p w:rsidR="00D825A7" w:rsidRDefault="00D825A7" w:rsidP="00D825A7">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tình yêu</w:t>
      </w:r>
    </w:p>
    <w:p w:rsidR="00D825A7" w:rsidRDefault="00D825A7" w:rsidP="00D825A7">
      <w:pPr>
        <w:pStyle w:val="NormalWeb"/>
        <w:shd w:val="clear" w:color="auto" w:fill="FFFFFF"/>
        <w:spacing w:before="0" w:beforeAutospacing="0" w:after="0" w:afterAutospacing="0"/>
        <w:jc w:val="both"/>
        <w:rPr>
          <w:color w:val="232121"/>
        </w:rPr>
      </w:pPr>
      <w:r>
        <w:rPr>
          <w:color w:val="232121"/>
        </w:rPr>
        <w:t>Lá bài </w:t>
      </w:r>
      <w:r>
        <w:rPr>
          <w:rStyle w:val="Strong"/>
          <w:color w:val="232121"/>
        </w:rPr>
        <w:t>King of Pentacles trong tình yêu</w:t>
      </w:r>
      <w:r>
        <w:rPr>
          <w:color w:val="232121"/>
        </w:rPr>
        <w:t> khẳng định rằng nếu bạn đang mong đợi một tình yêu thì đây là giai đoạn thích hợp. Người ấy sẽ hỗ trợ bạn về các vấn đề tài chính và đẩy cảm xúc của bạn lên cao nhất. Tuy nhiên, nếu bạn đang trong một mối quan hệ, lá bài cảnh báo sự tham vọng của người ấy khiến cả hai sẽ tốt lên về mặt tài chính nhưng vô tình tạo ra những căng thẳng và xích mích.</w:t>
      </w:r>
    </w:p>
    <w:p w:rsidR="00D825A7" w:rsidRDefault="00D825A7" w:rsidP="00D825A7">
      <w:pPr>
        <w:pStyle w:val="NormalWeb"/>
        <w:shd w:val="clear" w:color="auto" w:fill="FFFFFF"/>
        <w:spacing w:before="0" w:beforeAutospacing="0" w:after="255" w:afterAutospacing="0"/>
        <w:jc w:val="both"/>
        <w:rPr>
          <w:color w:val="232121"/>
        </w:rPr>
      </w:pPr>
      <w:r>
        <w:rPr>
          <w:color w:val="232121"/>
        </w:rPr>
        <w:t>Lời khuyên là hãy cùng nhau tiến bộ, cùng nhau học tập và làm việc dựa trên tinh thần tôn trọng, giúp đỡ lẫn nhau. Đừng tạo áp lực cho nửa còn lại cũng đừng tự tạo áp lực cho bản thân mình.</w:t>
      </w:r>
    </w:p>
    <w:p w:rsidR="0083487F" w:rsidRDefault="0083487F" w:rsidP="00D825A7">
      <w:pPr>
        <w:pStyle w:val="NormalWeb"/>
        <w:shd w:val="clear" w:color="auto" w:fill="FFFFFF"/>
        <w:spacing w:before="0" w:beforeAutospacing="0" w:after="255" w:afterAutospacing="0"/>
        <w:jc w:val="both"/>
        <w:rPr>
          <w:color w:val="232121"/>
        </w:rPr>
      </w:pPr>
    </w:p>
    <w:p w:rsidR="00D825A7" w:rsidRDefault="00D825A7" w:rsidP="00D825A7">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lastRenderedPageBreak/>
        <w:t>Về công việc</w:t>
      </w:r>
    </w:p>
    <w:p w:rsidR="00D825A7" w:rsidRDefault="00D825A7" w:rsidP="00D825A7">
      <w:pPr>
        <w:pStyle w:val="NormalWeb"/>
        <w:shd w:val="clear" w:color="auto" w:fill="FFFFFF"/>
        <w:spacing w:before="0" w:beforeAutospacing="0" w:after="0" w:afterAutospacing="0"/>
        <w:jc w:val="both"/>
        <w:rPr>
          <w:color w:val="232121"/>
        </w:rPr>
      </w:pPr>
      <w:r>
        <w:rPr>
          <w:rStyle w:val="Strong"/>
          <w:color w:val="232121"/>
        </w:rPr>
        <w:t>Lá bài King of Pentacles</w:t>
      </w:r>
      <w:r>
        <w:rPr>
          <w:color w:val="232121"/>
        </w:rPr>
        <w:t> mang đến tín hiệu tích cực trong kinh doanh. Bạn sẽ đạt được thành tích cao trong công việc, bạn đang xây dựng kế hoạch và lộ trình làm việc hiệu quả. Tuy nhiên, lá bài cảnh báo sự tham lam ôm hết tất cả mọi việc sẽ khiến bạn kiệt sức. Thay vì tự mình làm tất cả mọi thứ và hưởng tất cả thành tích, bạn nên biết nhờ vả và chia sẻ công việc với đồng nghiệp. Điều này giúp bạn giảm được khối lượng công việc và bồi đắp quan hệ với đồng nghiệp.</w:t>
      </w:r>
    </w:p>
    <w:p w:rsidR="0083487F" w:rsidRDefault="0083487F" w:rsidP="00D825A7">
      <w:pPr>
        <w:pStyle w:val="NormalWeb"/>
        <w:shd w:val="clear" w:color="auto" w:fill="FFFFFF"/>
        <w:spacing w:before="0" w:beforeAutospacing="0" w:after="0" w:afterAutospacing="0"/>
        <w:jc w:val="both"/>
        <w:rPr>
          <w:color w:val="232121"/>
        </w:rPr>
      </w:pPr>
    </w:p>
    <w:p w:rsidR="00D825A7" w:rsidRDefault="00D825A7" w:rsidP="00D825A7">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tài chính</w:t>
      </w:r>
    </w:p>
    <w:p w:rsidR="00D825A7" w:rsidRDefault="00D825A7" w:rsidP="00D825A7">
      <w:pPr>
        <w:pStyle w:val="NormalWeb"/>
        <w:shd w:val="clear" w:color="auto" w:fill="FFFFFF"/>
        <w:spacing w:before="0" w:beforeAutospacing="0" w:after="255" w:afterAutospacing="0"/>
        <w:jc w:val="both"/>
        <w:rPr>
          <w:color w:val="232121"/>
        </w:rPr>
      </w:pPr>
      <w:r>
        <w:rPr>
          <w:color w:val="232121"/>
        </w:rPr>
        <w:t>Tình hình tài chính khá ổn định do sự khôn ngoan trong đầu tư. Nếu bạn có ý định đầu tư hoặc theo đuổi một dự án nào đó, hãy chắc chắn rằng mọi thứ đã được tính toán kỹ lưỡng. Lá bài King of Pentacles còn ám chỉ một vài vấn đề tài chính có thể phát sinh đột ngột, nhưng đừng lo lắng bạn nên tập trung vào mục tiêu tài chính dài hạn. Những thất bại trước mắt sẽ là bài học kinh nghiệm quý báu, đừng nhìn vào thất bại trước mắt mà lựa chọn sai lầm.</w:t>
      </w:r>
    </w:p>
    <w:p w:rsidR="00D825A7" w:rsidRDefault="00D825A7" w:rsidP="00D825A7">
      <w:pPr>
        <w:pStyle w:val="Heading3"/>
        <w:shd w:val="clear" w:color="auto" w:fill="FFFFFF"/>
        <w:spacing w:before="0" w:beforeAutospacing="0" w:after="255" w:afterAutospacing="0" w:line="312" w:lineRule="atLeast"/>
        <w:rPr>
          <w:rFonts w:ascii="Arial" w:hAnsi="Arial" w:cs="Arial"/>
          <w:color w:val="1063FB"/>
          <w:sz w:val="29"/>
          <w:szCs w:val="29"/>
        </w:rPr>
      </w:pPr>
      <w:r>
        <w:rPr>
          <w:rFonts w:ascii="Arial" w:hAnsi="Arial" w:cs="Arial"/>
          <w:color w:val="1063FB"/>
          <w:sz w:val="29"/>
          <w:szCs w:val="29"/>
        </w:rPr>
        <w:t>Về sức khỏe</w:t>
      </w:r>
    </w:p>
    <w:p w:rsidR="00D825A7" w:rsidRDefault="00D825A7" w:rsidP="00D825A7">
      <w:pPr>
        <w:pStyle w:val="NormalWeb"/>
        <w:shd w:val="clear" w:color="auto" w:fill="FFFFFF"/>
        <w:spacing w:before="0" w:beforeAutospacing="0" w:after="255" w:afterAutospacing="0"/>
        <w:jc w:val="both"/>
        <w:rPr>
          <w:color w:val="232121"/>
        </w:rPr>
      </w:pPr>
      <w:r>
        <w:rPr>
          <w:color w:val="232121"/>
        </w:rPr>
        <w:t>Với tình hình tài chính khá ổn định, bạn nên đầu tư chăm sóc bản thân nhiều hơn. Hãy tự thưởng cho bản thân những giây phút hưởng thụ và thư giãn. Lá bài  King of Pentacles khuyên bạn nên hạn chế làm việc quá sức, đừng để những tham vọng của bản thân khiến mình mỏi mệt. Hạn chế thức khuya, ăn uống khoa học để  có sức khỏe dẻo dai nhất. Nếu bạn đang điều trị thì thời điểm này nên tập trung lấy lại tinh thần và tìm kiếm sự động viên của người thân.</w:t>
      </w:r>
    </w:p>
    <w:p w:rsidR="00D825A7" w:rsidRDefault="00D825A7" w:rsidP="00D825A7">
      <w:pPr>
        <w:pStyle w:val="Heading2"/>
        <w:shd w:val="clear" w:color="auto" w:fill="FFFFFF"/>
        <w:spacing w:before="0" w:beforeAutospacing="0" w:after="255" w:afterAutospacing="0" w:line="312" w:lineRule="atLeast"/>
        <w:rPr>
          <w:rFonts w:ascii="Arial" w:hAnsi="Arial" w:cs="Arial"/>
          <w:color w:val="1063FB"/>
          <w:sz w:val="30"/>
          <w:szCs w:val="30"/>
        </w:rPr>
      </w:pPr>
      <w:r>
        <w:rPr>
          <w:rFonts w:ascii="Arial" w:hAnsi="Arial" w:cs="Arial"/>
          <w:color w:val="1063FB"/>
          <w:sz w:val="30"/>
          <w:szCs w:val="30"/>
        </w:rPr>
        <w:t>Ý nghĩa lá bài King of Pentacles xuôi</w:t>
      </w:r>
    </w:p>
    <w:p w:rsidR="00D825A7" w:rsidRDefault="00D825A7" w:rsidP="00D825A7">
      <w:pPr>
        <w:pStyle w:val="NormalWeb"/>
        <w:shd w:val="clear" w:color="auto" w:fill="FFFFFF"/>
        <w:spacing w:before="0" w:beforeAutospacing="0" w:after="255" w:afterAutospacing="0"/>
        <w:jc w:val="both"/>
        <w:rPr>
          <w:color w:val="232121"/>
        </w:rPr>
      </w:pPr>
      <w:r>
        <w:rPr>
          <w:color w:val="232121"/>
        </w:rPr>
        <w:t>Vị vua quyền lực và tham vọng về vật chất đang ngồi trên ngai vàng. Ông ta mặc chiếc áo choàng, xung quanh là các hình chạm khắc kỳ quái. Những dây leo và hoa cỏ xung quanh ngai vàng đại diện cho những vật chất mà vị vua có được. Hình ảnh lâu đài phía xa đại diện cho khao khát và tham vọng cháy bỏng muốn chính phục của vị vua này.</w:t>
      </w:r>
    </w:p>
    <w:p w:rsidR="00D825A7" w:rsidRDefault="00D825A7" w:rsidP="00D825A7">
      <w:pPr>
        <w:pStyle w:val="NormalWeb"/>
        <w:shd w:val="clear" w:color="auto" w:fill="FFFFFF"/>
        <w:spacing w:before="0" w:beforeAutospacing="0" w:after="0" w:afterAutospacing="0"/>
        <w:jc w:val="both"/>
        <w:rPr>
          <w:color w:val="232121"/>
        </w:rPr>
      </w:pPr>
      <w:r>
        <w:rPr>
          <w:rStyle w:val="Strong"/>
          <w:color w:val="232121"/>
        </w:rPr>
        <w:t>Lá bài King of Pentacles xuôi</w:t>
      </w:r>
      <w:r>
        <w:rPr>
          <w:color w:val="232121"/>
        </w:rPr>
        <w:t> nhắc nhở bạn nên kiểm soát năng lượng của mình để theo đuổi mục tiêu lớn hơn. Lá bài ám chỉ rằng bạn sẽ có những thành công trong công việc. Tuy nhiên, bạn có thể phải nhận những lời phán xét và chỉ trích từ người khác. Điều này sẽ tạo cho bạn cảm giác cô đơn. Ngoài ra, giai đoạn này tình hình tài chính của bạn khá ổn định, bạn thậm chí có thể tạo ra sự ổn định cho người khác nhờ vào thế mạnh tài chính của mình.</w:t>
      </w:r>
    </w:p>
    <w:p w:rsidR="00D825A7" w:rsidRDefault="00D825A7"/>
    <w:sectPr w:rsidR="00D825A7" w:rsidSect="005D5F00">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31BD4"/>
    <w:rsid w:val="000358D0"/>
    <w:rsid w:val="000A6675"/>
    <w:rsid w:val="000D539E"/>
    <w:rsid w:val="00114E10"/>
    <w:rsid w:val="001176D2"/>
    <w:rsid w:val="00214CC0"/>
    <w:rsid w:val="00273AA6"/>
    <w:rsid w:val="00274FF0"/>
    <w:rsid w:val="002D4F97"/>
    <w:rsid w:val="00300050"/>
    <w:rsid w:val="003A763A"/>
    <w:rsid w:val="003B48F8"/>
    <w:rsid w:val="004100B5"/>
    <w:rsid w:val="0044406F"/>
    <w:rsid w:val="00447D1D"/>
    <w:rsid w:val="004727AF"/>
    <w:rsid w:val="00486F35"/>
    <w:rsid w:val="004B1F41"/>
    <w:rsid w:val="004E1184"/>
    <w:rsid w:val="004E1335"/>
    <w:rsid w:val="004F7CB4"/>
    <w:rsid w:val="00507006"/>
    <w:rsid w:val="00516D4A"/>
    <w:rsid w:val="0057350B"/>
    <w:rsid w:val="005D5F00"/>
    <w:rsid w:val="005E4E40"/>
    <w:rsid w:val="00643A2D"/>
    <w:rsid w:val="00663324"/>
    <w:rsid w:val="00694708"/>
    <w:rsid w:val="006C4E43"/>
    <w:rsid w:val="006E1175"/>
    <w:rsid w:val="006F4753"/>
    <w:rsid w:val="007071B0"/>
    <w:rsid w:val="0071230A"/>
    <w:rsid w:val="0072364D"/>
    <w:rsid w:val="00725046"/>
    <w:rsid w:val="007B78AB"/>
    <w:rsid w:val="007F154E"/>
    <w:rsid w:val="0082259B"/>
    <w:rsid w:val="00826302"/>
    <w:rsid w:val="0083487F"/>
    <w:rsid w:val="00855D06"/>
    <w:rsid w:val="00857774"/>
    <w:rsid w:val="00860DDE"/>
    <w:rsid w:val="008768A2"/>
    <w:rsid w:val="00876BE7"/>
    <w:rsid w:val="008958DC"/>
    <w:rsid w:val="008D5FCB"/>
    <w:rsid w:val="008E08C2"/>
    <w:rsid w:val="0092035B"/>
    <w:rsid w:val="00930BDE"/>
    <w:rsid w:val="00951B63"/>
    <w:rsid w:val="009A609D"/>
    <w:rsid w:val="009C1A40"/>
    <w:rsid w:val="00A51663"/>
    <w:rsid w:val="00A62CC9"/>
    <w:rsid w:val="00AF7068"/>
    <w:rsid w:val="00B11A2A"/>
    <w:rsid w:val="00B31BD4"/>
    <w:rsid w:val="00B83247"/>
    <w:rsid w:val="00B85B0E"/>
    <w:rsid w:val="00B92AA0"/>
    <w:rsid w:val="00BF2195"/>
    <w:rsid w:val="00C00156"/>
    <w:rsid w:val="00C06C77"/>
    <w:rsid w:val="00C44C3D"/>
    <w:rsid w:val="00C764EB"/>
    <w:rsid w:val="00C92801"/>
    <w:rsid w:val="00CB2208"/>
    <w:rsid w:val="00D53A9F"/>
    <w:rsid w:val="00D825A7"/>
    <w:rsid w:val="00E3760C"/>
    <w:rsid w:val="00E90646"/>
    <w:rsid w:val="00FC07E7"/>
    <w:rsid w:val="00FD11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31BD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B31BD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31BD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31BD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31BD4"/>
    <w:rPr>
      <w:rFonts w:ascii="Times New Roman" w:eastAsia="Times New Roman" w:hAnsi="Times New Roman" w:cs="Times New Roman"/>
      <w:b/>
      <w:bCs/>
      <w:sz w:val="27"/>
      <w:szCs w:val="27"/>
    </w:rPr>
  </w:style>
  <w:style w:type="paragraph" w:styleId="NormalWeb">
    <w:name w:val="Normal (Web)"/>
    <w:basedOn w:val="Normal"/>
    <w:uiPriority w:val="99"/>
    <w:unhideWhenUsed/>
    <w:rsid w:val="00B31BD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31BD4"/>
    <w:rPr>
      <w:b/>
      <w:bCs/>
    </w:rPr>
  </w:style>
  <w:style w:type="character" w:styleId="Hyperlink">
    <w:name w:val="Hyperlink"/>
    <w:basedOn w:val="DefaultParagraphFont"/>
    <w:uiPriority w:val="99"/>
    <w:semiHidden/>
    <w:unhideWhenUsed/>
    <w:rsid w:val="00B31BD4"/>
    <w:rPr>
      <w:color w:val="0000FF"/>
      <w:u w:val="single"/>
    </w:rPr>
  </w:style>
  <w:style w:type="paragraph" w:customStyle="1" w:styleId="wp-caption-text">
    <w:name w:val="wp-caption-text"/>
    <w:basedOn w:val="Normal"/>
    <w:rsid w:val="00B31BD4"/>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31BD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1BD4"/>
    <w:rPr>
      <w:rFonts w:ascii="Tahoma" w:hAnsi="Tahoma" w:cs="Tahoma"/>
      <w:sz w:val="16"/>
      <w:szCs w:val="16"/>
    </w:rPr>
  </w:style>
  <w:style w:type="character" w:customStyle="1" w:styleId="Heading1Char">
    <w:name w:val="Heading 1 Char"/>
    <w:basedOn w:val="DefaultParagraphFont"/>
    <w:link w:val="Heading1"/>
    <w:uiPriority w:val="9"/>
    <w:rsid w:val="00B31BD4"/>
    <w:rPr>
      <w:rFonts w:asciiTheme="majorHAnsi" w:eastAsiaTheme="majorEastAsia" w:hAnsiTheme="majorHAnsi" w:cstheme="majorBidi"/>
      <w:b/>
      <w:bCs/>
      <w:color w:val="365F91" w:themeColor="accent1" w:themeShade="BF"/>
      <w:sz w:val="28"/>
      <w:szCs w:val="28"/>
    </w:rPr>
  </w:style>
  <w:style w:type="character" w:styleId="Emphasis">
    <w:name w:val="Emphasis"/>
    <w:basedOn w:val="DefaultParagraphFont"/>
    <w:uiPriority w:val="20"/>
    <w:qFormat/>
    <w:rsid w:val="00273AA6"/>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31BD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B31BD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31BD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31BD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31BD4"/>
    <w:rPr>
      <w:rFonts w:ascii="Times New Roman" w:eastAsia="Times New Roman" w:hAnsi="Times New Roman" w:cs="Times New Roman"/>
      <w:b/>
      <w:bCs/>
      <w:sz w:val="27"/>
      <w:szCs w:val="27"/>
    </w:rPr>
  </w:style>
  <w:style w:type="paragraph" w:styleId="NormalWeb">
    <w:name w:val="Normal (Web)"/>
    <w:basedOn w:val="Normal"/>
    <w:uiPriority w:val="99"/>
    <w:unhideWhenUsed/>
    <w:rsid w:val="00B31BD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31BD4"/>
    <w:rPr>
      <w:b/>
      <w:bCs/>
    </w:rPr>
  </w:style>
  <w:style w:type="character" w:styleId="Hyperlink">
    <w:name w:val="Hyperlink"/>
    <w:basedOn w:val="DefaultParagraphFont"/>
    <w:uiPriority w:val="99"/>
    <w:semiHidden/>
    <w:unhideWhenUsed/>
    <w:rsid w:val="00B31BD4"/>
    <w:rPr>
      <w:color w:val="0000FF"/>
      <w:u w:val="single"/>
    </w:rPr>
  </w:style>
  <w:style w:type="paragraph" w:customStyle="1" w:styleId="wp-caption-text">
    <w:name w:val="wp-caption-text"/>
    <w:basedOn w:val="Normal"/>
    <w:rsid w:val="00B31BD4"/>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31BD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1BD4"/>
    <w:rPr>
      <w:rFonts w:ascii="Tahoma" w:hAnsi="Tahoma" w:cs="Tahoma"/>
      <w:sz w:val="16"/>
      <w:szCs w:val="16"/>
    </w:rPr>
  </w:style>
  <w:style w:type="character" w:customStyle="1" w:styleId="Heading1Char">
    <w:name w:val="Heading 1 Char"/>
    <w:basedOn w:val="DefaultParagraphFont"/>
    <w:link w:val="Heading1"/>
    <w:uiPriority w:val="9"/>
    <w:rsid w:val="00B31BD4"/>
    <w:rPr>
      <w:rFonts w:asciiTheme="majorHAnsi" w:eastAsiaTheme="majorEastAsia" w:hAnsiTheme="majorHAnsi" w:cstheme="majorBidi"/>
      <w:b/>
      <w:bCs/>
      <w:color w:val="365F91" w:themeColor="accent1" w:themeShade="BF"/>
      <w:sz w:val="28"/>
      <w:szCs w:val="28"/>
    </w:rPr>
  </w:style>
  <w:style w:type="character" w:styleId="Emphasis">
    <w:name w:val="Emphasis"/>
    <w:basedOn w:val="DefaultParagraphFont"/>
    <w:uiPriority w:val="20"/>
    <w:qFormat/>
    <w:rsid w:val="00273AA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82900">
      <w:bodyDiv w:val="1"/>
      <w:marLeft w:val="0"/>
      <w:marRight w:val="0"/>
      <w:marTop w:val="0"/>
      <w:marBottom w:val="0"/>
      <w:divBdr>
        <w:top w:val="none" w:sz="0" w:space="0" w:color="auto"/>
        <w:left w:val="none" w:sz="0" w:space="0" w:color="auto"/>
        <w:bottom w:val="none" w:sz="0" w:space="0" w:color="auto"/>
        <w:right w:val="none" w:sz="0" w:space="0" w:color="auto"/>
      </w:divBdr>
    </w:div>
    <w:div w:id="19398826">
      <w:bodyDiv w:val="1"/>
      <w:marLeft w:val="0"/>
      <w:marRight w:val="0"/>
      <w:marTop w:val="0"/>
      <w:marBottom w:val="0"/>
      <w:divBdr>
        <w:top w:val="none" w:sz="0" w:space="0" w:color="auto"/>
        <w:left w:val="none" w:sz="0" w:space="0" w:color="auto"/>
        <w:bottom w:val="none" w:sz="0" w:space="0" w:color="auto"/>
        <w:right w:val="none" w:sz="0" w:space="0" w:color="auto"/>
      </w:divBdr>
    </w:div>
    <w:div w:id="33314132">
      <w:bodyDiv w:val="1"/>
      <w:marLeft w:val="0"/>
      <w:marRight w:val="0"/>
      <w:marTop w:val="0"/>
      <w:marBottom w:val="0"/>
      <w:divBdr>
        <w:top w:val="none" w:sz="0" w:space="0" w:color="auto"/>
        <w:left w:val="none" w:sz="0" w:space="0" w:color="auto"/>
        <w:bottom w:val="none" w:sz="0" w:space="0" w:color="auto"/>
        <w:right w:val="none" w:sz="0" w:space="0" w:color="auto"/>
      </w:divBdr>
      <w:divsChild>
        <w:div w:id="2069916831">
          <w:marLeft w:val="0"/>
          <w:marRight w:val="0"/>
          <w:marTop w:val="0"/>
          <w:marBottom w:val="390"/>
          <w:divBdr>
            <w:top w:val="none" w:sz="0" w:space="0" w:color="auto"/>
            <w:left w:val="none" w:sz="0" w:space="0" w:color="auto"/>
            <w:bottom w:val="none" w:sz="0" w:space="0" w:color="auto"/>
            <w:right w:val="none" w:sz="0" w:space="0" w:color="auto"/>
          </w:divBdr>
        </w:div>
        <w:div w:id="735931620">
          <w:marLeft w:val="0"/>
          <w:marRight w:val="0"/>
          <w:marTop w:val="0"/>
          <w:marBottom w:val="495"/>
          <w:divBdr>
            <w:top w:val="none" w:sz="0" w:space="0" w:color="auto"/>
            <w:left w:val="none" w:sz="0" w:space="0" w:color="auto"/>
            <w:bottom w:val="none" w:sz="0" w:space="0" w:color="auto"/>
            <w:right w:val="none" w:sz="0" w:space="0" w:color="auto"/>
          </w:divBdr>
          <w:divsChild>
            <w:div w:id="571356251">
              <w:marLeft w:val="0"/>
              <w:marRight w:val="0"/>
              <w:marTop w:val="0"/>
              <w:marBottom w:val="0"/>
              <w:divBdr>
                <w:top w:val="none" w:sz="0" w:space="0" w:color="auto"/>
                <w:left w:val="none" w:sz="0" w:space="0" w:color="auto"/>
                <w:bottom w:val="none" w:sz="0" w:space="0" w:color="auto"/>
                <w:right w:val="none" w:sz="0" w:space="0" w:color="auto"/>
              </w:divBdr>
              <w:divsChild>
                <w:div w:id="79895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737356">
      <w:bodyDiv w:val="1"/>
      <w:marLeft w:val="0"/>
      <w:marRight w:val="0"/>
      <w:marTop w:val="0"/>
      <w:marBottom w:val="0"/>
      <w:divBdr>
        <w:top w:val="none" w:sz="0" w:space="0" w:color="auto"/>
        <w:left w:val="none" w:sz="0" w:space="0" w:color="auto"/>
        <w:bottom w:val="none" w:sz="0" w:space="0" w:color="auto"/>
        <w:right w:val="none" w:sz="0" w:space="0" w:color="auto"/>
      </w:divBdr>
    </w:div>
    <w:div w:id="41291327">
      <w:bodyDiv w:val="1"/>
      <w:marLeft w:val="0"/>
      <w:marRight w:val="0"/>
      <w:marTop w:val="0"/>
      <w:marBottom w:val="0"/>
      <w:divBdr>
        <w:top w:val="none" w:sz="0" w:space="0" w:color="auto"/>
        <w:left w:val="none" w:sz="0" w:space="0" w:color="auto"/>
        <w:bottom w:val="none" w:sz="0" w:space="0" w:color="auto"/>
        <w:right w:val="none" w:sz="0" w:space="0" w:color="auto"/>
      </w:divBdr>
    </w:div>
    <w:div w:id="49695633">
      <w:bodyDiv w:val="1"/>
      <w:marLeft w:val="0"/>
      <w:marRight w:val="0"/>
      <w:marTop w:val="0"/>
      <w:marBottom w:val="0"/>
      <w:divBdr>
        <w:top w:val="none" w:sz="0" w:space="0" w:color="auto"/>
        <w:left w:val="none" w:sz="0" w:space="0" w:color="auto"/>
        <w:bottom w:val="none" w:sz="0" w:space="0" w:color="auto"/>
        <w:right w:val="none" w:sz="0" w:space="0" w:color="auto"/>
      </w:divBdr>
    </w:div>
    <w:div w:id="60763278">
      <w:bodyDiv w:val="1"/>
      <w:marLeft w:val="0"/>
      <w:marRight w:val="0"/>
      <w:marTop w:val="0"/>
      <w:marBottom w:val="0"/>
      <w:divBdr>
        <w:top w:val="none" w:sz="0" w:space="0" w:color="auto"/>
        <w:left w:val="none" w:sz="0" w:space="0" w:color="auto"/>
        <w:bottom w:val="none" w:sz="0" w:space="0" w:color="auto"/>
        <w:right w:val="none" w:sz="0" w:space="0" w:color="auto"/>
      </w:divBdr>
    </w:div>
    <w:div w:id="67771017">
      <w:bodyDiv w:val="1"/>
      <w:marLeft w:val="0"/>
      <w:marRight w:val="0"/>
      <w:marTop w:val="0"/>
      <w:marBottom w:val="0"/>
      <w:divBdr>
        <w:top w:val="none" w:sz="0" w:space="0" w:color="auto"/>
        <w:left w:val="none" w:sz="0" w:space="0" w:color="auto"/>
        <w:bottom w:val="none" w:sz="0" w:space="0" w:color="auto"/>
        <w:right w:val="none" w:sz="0" w:space="0" w:color="auto"/>
      </w:divBdr>
      <w:divsChild>
        <w:div w:id="1179929316">
          <w:marLeft w:val="0"/>
          <w:marRight w:val="0"/>
          <w:marTop w:val="0"/>
          <w:marBottom w:val="390"/>
          <w:divBdr>
            <w:top w:val="none" w:sz="0" w:space="0" w:color="auto"/>
            <w:left w:val="none" w:sz="0" w:space="0" w:color="auto"/>
            <w:bottom w:val="none" w:sz="0" w:space="0" w:color="auto"/>
            <w:right w:val="none" w:sz="0" w:space="0" w:color="auto"/>
          </w:divBdr>
        </w:div>
        <w:div w:id="1689401905">
          <w:marLeft w:val="0"/>
          <w:marRight w:val="0"/>
          <w:marTop w:val="0"/>
          <w:marBottom w:val="495"/>
          <w:divBdr>
            <w:top w:val="none" w:sz="0" w:space="0" w:color="auto"/>
            <w:left w:val="none" w:sz="0" w:space="0" w:color="auto"/>
            <w:bottom w:val="none" w:sz="0" w:space="0" w:color="auto"/>
            <w:right w:val="none" w:sz="0" w:space="0" w:color="auto"/>
          </w:divBdr>
          <w:divsChild>
            <w:div w:id="1961909027">
              <w:marLeft w:val="0"/>
              <w:marRight w:val="0"/>
              <w:marTop w:val="0"/>
              <w:marBottom w:val="0"/>
              <w:divBdr>
                <w:top w:val="none" w:sz="0" w:space="0" w:color="auto"/>
                <w:left w:val="none" w:sz="0" w:space="0" w:color="auto"/>
                <w:bottom w:val="none" w:sz="0" w:space="0" w:color="auto"/>
                <w:right w:val="none" w:sz="0" w:space="0" w:color="auto"/>
              </w:divBdr>
              <w:divsChild>
                <w:div w:id="77116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80147">
      <w:bodyDiv w:val="1"/>
      <w:marLeft w:val="0"/>
      <w:marRight w:val="0"/>
      <w:marTop w:val="0"/>
      <w:marBottom w:val="0"/>
      <w:divBdr>
        <w:top w:val="none" w:sz="0" w:space="0" w:color="auto"/>
        <w:left w:val="none" w:sz="0" w:space="0" w:color="auto"/>
        <w:bottom w:val="none" w:sz="0" w:space="0" w:color="auto"/>
        <w:right w:val="none" w:sz="0" w:space="0" w:color="auto"/>
      </w:divBdr>
    </w:div>
    <w:div w:id="100609042">
      <w:bodyDiv w:val="1"/>
      <w:marLeft w:val="0"/>
      <w:marRight w:val="0"/>
      <w:marTop w:val="0"/>
      <w:marBottom w:val="0"/>
      <w:divBdr>
        <w:top w:val="none" w:sz="0" w:space="0" w:color="auto"/>
        <w:left w:val="none" w:sz="0" w:space="0" w:color="auto"/>
        <w:bottom w:val="none" w:sz="0" w:space="0" w:color="auto"/>
        <w:right w:val="none" w:sz="0" w:space="0" w:color="auto"/>
      </w:divBdr>
    </w:div>
    <w:div w:id="123238089">
      <w:bodyDiv w:val="1"/>
      <w:marLeft w:val="0"/>
      <w:marRight w:val="0"/>
      <w:marTop w:val="0"/>
      <w:marBottom w:val="0"/>
      <w:divBdr>
        <w:top w:val="none" w:sz="0" w:space="0" w:color="auto"/>
        <w:left w:val="none" w:sz="0" w:space="0" w:color="auto"/>
        <w:bottom w:val="none" w:sz="0" w:space="0" w:color="auto"/>
        <w:right w:val="none" w:sz="0" w:space="0" w:color="auto"/>
      </w:divBdr>
    </w:div>
    <w:div w:id="131680884">
      <w:bodyDiv w:val="1"/>
      <w:marLeft w:val="0"/>
      <w:marRight w:val="0"/>
      <w:marTop w:val="0"/>
      <w:marBottom w:val="0"/>
      <w:divBdr>
        <w:top w:val="none" w:sz="0" w:space="0" w:color="auto"/>
        <w:left w:val="none" w:sz="0" w:space="0" w:color="auto"/>
        <w:bottom w:val="none" w:sz="0" w:space="0" w:color="auto"/>
        <w:right w:val="none" w:sz="0" w:space="0" w:color="auto"/>
      </w:divBdr>
      <w:divsChild>
        <w:div w:id="1824736453">
          <w:marLeft w:val="0"/>
          <w:marRight w:val="0"/>
          <w:marTop w:val="0"/>
          <w:marBottom w:val="390"/>
          <w:divBdr>
            <w:top w:val="none" w:sz="0" w:space="0" w:color="auto"/>
            <w:left w:val="none" w:sz="0" w:space="0" w:color="auto"/>
            <w:bottom w:val="none" w:sz="0" w:space="0" w:color="auto"/>
            <w:right w:val="none" w:sz="0" w:space="0" w:color="auto"/>
          </w:divBdr>
        </w:div>
        <w:div w:id="2050522541">
          <w:marLeft w:val="0"/>
          <w:marRight w:val="0"/>
          <w:marTop w:val="0"/>
          <w:marBottom w:val="495"/>
          <w:divBdr>
            <w:top w:val="none" w:sz="0" w:space="0" w:color="auto"/>
            <w:left w:val="none" w:sz="0" w:space="0" w:color="auto"/>
            <w:bottom w:val="none" w:sz="0" w:space="0" w:color="auto"/>
            <w:right w:val="none" w:sz="0" w:space="0" w:color="auto"/>
          </w:divBdr>
          <w:divsChild>
            <w:div w:id="1125778812">
              <w:marLeft w:val="0"/>
              <w:marRight w:val="0"/>
              <w:marTop w:val="0"/>
              <w:marBottom w:val="0"/>
              <w:divBdr>
                <w:top w:val="none" w:sz="0" w:space="0" w:color="auto"/>
                <w:left w:val="none" w:sz="0" w:space="0" w:color="auto"/>
                <w:bottom w:val="none" w:sz="0" w:space="0" w:color="auto"/>
                <w:right w:val="none" w:sz="0" w:space="0" w:color="auto"/>
              </w:divBdr>
              <w:divsChild>
                <w:div w:id="154101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24072">
      <w:bodyDiv w:val="1"/>
      <w:marLeft w:val="0"/>
      <w:marRight w:val="0"/>
      <w:marTop w:val="0"/>
      <w:marBottom w:val="0"/>
      <w:divBdr>
        <w:top w:val="none" w:sz="0" w:space="0" w:color="auto"/>
        <w:left w:val="none" w:sz="0" w:space="0" w:color="auto"/>
        <w:bottom w:val="none" w:sz="0" w:space="0" w:color="auto"/>
        <w:right w:val="none" w:sz="0" w:space="0" w:color="auto"/>
      </w:divBdr>
    </w:div>
    <w:div w:id="145825956">
      <w:bodyDiv w:val="1"/>
      <w:marLeft w:val="0"/>
      <w:marRight w:val="0"/>
      <w:marTop w:val="0"/>
      <w:marBottom w:val="0"/>
      <w:divBdr>
        <w:top w:val="none" w:sz="0" w:space="0" w:color="auto"/>
        <w:left w:val="none" w:sz="0" w:space="0" w:color="auto"/>
        <w:bottom w:val="none" w:sz="0" w:space="0" w:color="auto"/>
        <w:right w:val="none" w:sz="0" w:space="0" w:color="auto"/>
      </w:divBdr>
      <w:divsChild>
        <w:div w:id="1249121525">
          <w:marLeft w:val="0"/>
          <w:marRight w:val="0"/>
          <w:marTop w:val="0"/>
          <w:marBottom w:val="390"/>
          <w:divBdr>
            <w:top w:val="none" w:sz="0" w:space="0" w:color="auto"/>
            <w:left w:val="none" w:sz="0" w:space="0" w:color="auto"/>
            <w:bottom w:val="none" w:sz="0" w:space="0" w:color="auto"/>
            <w:right w:val="none" w:sz="0" w:space="0" w:color="auto"/>
          </w:divBdr>
        </w:div>
        <w:div w:id="1557475885">
          <w:marLeft w:val="0"/>
          <w:marRight w:val="0"/>
          <w:marTop w:val="0"/>
          <w:marBottom w:val="495"/>
          <w:divBdr>
            <w:top w:val="none" w:sz="0" w:space="0" w:color="auto"/>
            <w:left w:val="none" w:sz="0" w:space="0" w:color="auto"/>
            <w:bottom w:val="none" w:sz="0" w:space="0" w:color="auto"/>
            <w:right w:val="none" w:sz="0" w:space="0" w:color="auto"/>
          </w:divBdr>
          <w:divsChild>
            <w:div w:id="1011686144">
              <w:marLeft w:val="0"/>
              <w:marRight w:val="0"/>
              <w:marTop w:val="0"/>
              <w:marBottom w:val="0"/>
              <w:divBdr>
                <w:top w:val="none" w:sz="0" w:space="0" w:color="auto"/>
                <w:left w:val="none" w:sz="0" w:space="0" w:color="auto"/>
                <w:bottom w:val="none" w:sz="0" w:space="0" w:color="auto"/>
                <w:right w:val="none" w:sz="0" w:space="0" w:color="auto"/>
              </w:divBdr>
              <w:divsChild>
                <w:div w:id="205353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339861">
      <w:bodyDiv w:val="1"/>
      <w:marLeft w:val="0"/>
      <w:marRight w:val="0"/>
      <w:marTop w:val="0"/>
      <w:marBottom w:val="0"/>
      <w:divBdr>
        <w:top w:val="none" w:sz="0" w:space="0" w:color="auto"/>
        <w:left w:val="none" w:sz="0" w:space="0" w:color="auto"/>
        <w:bottom w:val="none" w:sz="0" w:space="0" w:color="auto"/>
        <w:right w:val="none" w:sz="0" w:space="0" w:color="auto"/>
      </w:divBdr>
    </w:div>
    <w:div w:id="179205151">
      <w:bodyDiv w:val="1"/>
      <w:marLeft w:val="0"/>
      <w:marRight w:val="0"/>
      <w:marTop w:val="0"/>
      <w:marBottom w:val="0"/>
      <w:divBdr>
        <w:top w:val="none" w:sz="0" w:space="0" w:color="auto"/>
        <w:left w:val="none" w:sz="0" w:space="0" w:color="auto"/>
        <w:bottom w:val="none" w:sz="0" w:space="0" w:color="auto"/>
        <w:right w:val="none" w:sz="0" w:space="0" w:color="auto"/>
      </w:divBdr>
      <w:divsChild>
        <w:div w:id="682171295">
          <w:marLeft w:val="0"/>
          <w:marRight w:val="0"/>
          <w:marTop w:val="0"/>
          <w:marBottom w:val="390"/>
          <w:divBdr>
            <w:top w:val="none" w:sz="0" w:space="0" w:color="auto"/>
            <w:left w:val="none" w:sz="0" w:space="0" w:color="auto"/>
            <w:bottom w:val="none" w:sz="0" w:space="0" w:color="auto"/>
            <w:right w:val="none" w:sz="0" w:space="0" w:color="auto"/>
          </w:divBdr>
        </w:div>
        <w:div w:id="395055806">
          <w:marLeft w:val="0"/>
          <w:marRight w:val="0"/>
          <w:marTop w:val="0"/>
          <w:marBottom w:val="495"/>
          <w:divBdr>
            <w:top w:val="none" w:sz="0" w:space="0" w:color="auto"/>
            <w:left w:val="none" w:sz="0" w:space="0" w:color="auto"/>
            <w:bottom w:val="none" w:sz="0" w:space="0" w:color="auto"/>
            <w:right w:val="none" w:sz="0" w:space="0" w:color="auto"/>
          </w:divBdr>
          <w:divsChild>
            <w:div w:id="1106313570">
              <w:marLeft w:val="0"/>
              <w:marRight w:val="0"/>
              <w:marTop w:val="0"/>
              <w:marBottom w:val="0"/>
              <w:divBdr>
                <w:top w:val="none" w:sz="0" w:space="0" w:color="auto"/>
                <w:left w:val="none" w:sz="0" w:space="0" w:color="auto"/>
                <w:bottom w:val="none" w:sz="0" w:space="0" w:color="auto"/>
                <w:right w:val="none" w:sz="0" w:space="0" w:color="auto"/>
              </w:divBdr>
              <w:divsChild>
                <w:div w:id="57871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97663">
      <w:bodyDiv w:val="1"/>
      <w:marLeft w:val="0"/>
      <w:marRight w:val="0"/>
      <w:marTop w:val="0"/>
      <w:marBottom w:val="0"/>
      <w:divBdr>
        <w:top w:val="none" w:sz="0" w:space="0" w:color="auto"/>
        <w:left w:val="none" w:sz="0" w:space="0" w:color="auto"/>
        <w:bottom w:val="none" w:sz="0" w:space="0" w:color="auto"/>
        <w:right w:val="none" w:sz="0" w:space="0" w:color="auto"/>
      </w:divBdr>
      <w:divsChild>
        <w:div w:id="280497628">
          <w:marLeft w:val="0"/>
          <w:marRight w:val="0"/>
          <w:marTop w:val="0"/>
          <w:marBottom w:val="390"/>
          <w:divBdr>
            <w:top w:val="none" w:sz="0" w:space="0" w:color="auto"/>
            <w:left w:val="none" w:sz="0" w:space="0" w:color="auto"/>
            <w:bottom w:val="none" w:sz="0" w:space="0" w:color="auto"/>
            <w:right w:val="none" w:sz="0" w:space="0" w:color="auto"/>
          </w:divBdr>
        </w:div>
        <w:div w:id="295336051">
          <w:marLeft w:val="0"/>
          <w:marRight w:val="0"/>
          <w:marTop w:val="0"/>
          <w:marBottom w:val="495"/>
          <w:divBdr>
            <w:top w:val="none" w:sz="0" w:space="0" w:color="auto"/>
            <w:left w:val="none" w:sz="0" w:space="0" w:color="auto"/>
            <w:bottom w:val="none" w:sz="0" w:space="0" w:color="auto"/>
            <w:right w:val="none" w:sz="0" w:space="0" w:color="auto"/>
          </w:divBdr>
          <w:divsChild>
            <w:div w:id="162859936">
              <w:marLeft w:val="0"/>
              <w:marRight w:val="0"/>
              <w:marTop w:val="0"/>
              <w:marBottom w:val="0"/>
              <w:divBdr>
                <w:top w:val="none" w:sz="0" w:space="0" w:color="auto"/>
                <w:left w:val="none" w:sz="0" w:space="0" w:color="auto"/>
                <w:bottom w:val="none" w:sz="0" w:space="0" w:color="auto"/>
                <w:right w:val="none" w:sz="0" w:space="0" w:color="auto"/>
              </w:divBdr>
              <w:divsChild>
                <w:div w:id="892156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5824409">
      <w:bodyDiv w:val="1"/>
      <w:marLeft w:val="0"/>
      <w:marRight w:val="0"/>
      <w:marTop w:val="0"/>
      <w:marBottom w:val="0"/>
      <w:divBdr>
        <w:top w:val="none" w:sz="0" w:space="0" w:color="auto"/>
        <w:left w:val="none" w:sz="0" w:space="0" w:color="auto"/>
        <w:bottom w:val="none" w:sz="0" w:space="0" w:color="auto"/>
        <w:right w:val="none" w:sz="0" w:space="0" w:color="auto"/>
      </w:divBdr>
      <w:divsChild>
        <w:div w:id="515198961">
          <w:marLeft w:val="0"/>
          <w:marRight w:val="0"/>
          <w:marTop w:val="0"/>
          <w:marBottom w:val="390"/>
          <w:divBdr>
            <w:top w:val="none" w:sz="0" w:space="0" w:color="auto"/>
            <w:left w:val="none" w:sz="0" w:space="0" w:color="auto"/>
            <w:bottom w:val="none" w:sz="0" w:space="0" w:color="auto"/>
            <w:right w:val="none" w:sz="0" w:space="0" w:color="auto"/>
          </w:divBdr>
        </w:div>
        <w:div w:id="1918437073">
          <w:marLeft w:val="0"/>
          <w:marRight w:val="0"/>
          <w:marTop w:val="0"/>
          <w:marBottom w:val="495"/>
          <w:divBdr>
            <w:top w:val="none" w:sz="0" w:space="0" w:color="auto"/>
            <w:left w:val="none" w:sz="0" w:space="0" w:color="auto"/>
            <w:bottom w:val="none" w:sz="0" w:space="0" w:color="auto"/>
            <w:right w:val="none" w:sz="0" w:space="0" w:color="auto"/>
          </w:divBdr>
          <w:divsChild>
            <w:div w:id="1352533616">
              <w:marLeft w:val="0"/>
              <w:marRight w:val="0"/>
              <w:marTop w:val="0"/>
              <w:marBottom w:val="0"/>
              <w:divBdr>
                <w:top w:val="none" w:sz="0" w:space="0" w:color="auto"/>
                <w:left w:val="none" w:sz="0" w:space="0" w:color="auto"/>
                <w:bottom w:val="none" w:sz="0" w:space="0" w:color="auto"/>
                <w:right w:val="none" w:sz="0" w:space="0" w:color="auto"/>
              </w:divBdr>
              <w:divsChild>
                <w:div w:id="157597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212947">
      <w:bodyDiv w:val="1"/>
      <w:marLeft w:val="0"/>
      <w:marRight w:val="0"/>
      <w:marTop w:val="0"/>
      <w:marBottom w:val="0"/>
      <w:divBdr>
        <w:top w:val="none" w:sz="0" w:space="0" w:color="auto"/>
        <w:left w:val="none" w:sz="0" w:space="0" w:color="auto"/>
        <w:bottom w:val="none" w:sz="0" w:space="0" w:color="auto"/>
        <w:right w:val="none" w:sz="0" w:space="0" w:color="auto"/>
      </w:divBdr>
      <w:divsChild>
        <w:div w:id="345639736">
          <w:marLeft w:val="0"/>
          <w:marRight w:val="0"/>
          <w:marTop w:val="0"/>
          <w:marBottom w:val="390"/>
          <w:divBdr>
            <w:top w:val="none" w:sz="0" w:space="0" w:color="auto"/>
            <w:left w:val="none" w:sz="0" w:space="0" w:color="auto"/>
            <w:bottom w:val="none" w:sz="0" w:space="0" w:color="auto"/>
            <w:right w:val="none" w:sz="0" w:space="0" w:color="auto"/>
          </w:divBdr>
        </w:div>
        <w:div w:id="1021854822">
          <w:marLeft w:val="0"/>
          <w:marRight w:val="0"/>
          <w:marTop w:val="0"/>
          <w:marBottom w:val="495"/>
          <w:divBdr>
            <w:top w:val="none" w:sz="0" w:space="0" w:color="auto"/>
            <w:left w:val="none" w:sz="0" w:space="0" w:color="auto"/>
            <w:bottom w:val="none" w:sz="0" w:space="0" w:color="auto"/>
            <w:right w:val="none" w:sz="0" w:space="0" w:color="auto"/>
          </w:divBdr>
          <w:divsChild>
            <w:div w:id="1152676006">
              <w:marLeft w:val="0"/>
              <w:marRight w:val="0"/>
              <w:marTop w:val="0"/>
              <w:marBottom w:val="0"/>
              <w:divBdr>
                <w:top w:val="none" w:sz="0" w:space="0" w:color="auto"/>
                <w:left w:val="none" w:sz="0" w:space="0" w:color="auto"/>
                <w:bottom w:val="none" w:sz="0" w:space="0" w:color="auto"/>
                <w:right w:val="none" w:sz="0" w:space="0" w:color="auto"/>
              </w:divBdr>
              <w:divsChild>
                <w:div w:id="208525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824845">
      <w:bodyDiv w:val="1"/>
      <w:marLeft w:val="0"/>
      <w:marRight w:val="0"/>
      <w:marTop w:val="0"/>
      <w:marBottom w:val="0"/>
      <w:divBdr>
        <w:top w:val="none" w:sz="0" w:space="0" w:color="auto"/>
        <w:left w:val="none" w:sz="0" w:space="0" w:color="auto"/>
        <w:bottom w:val="none" w:sz="0" w:space="0" w:color="auto"/>
        <w:right w:val="none" w:sz="0" w:space="0" w:color="auto"/>
      </w:divBdr>
    </w:div>
    <w:div w:id="299506247">
      <w:bodyDiv w:val="1"/>
      <w:marLeft w:val="0"/>
      <w:marRight w:val="0"/>
      <w:marTop w:val="0"/>
      <w:marBottom w:val="0"/>
      <w:divBdr>
        <w:top w:val="none" w:sz="0" w:space="0" w:color="auto"/>
        <w:left w:val="none" w:sz="0" w:space="0" w:color="auto"/>
        <w:bottom w:val="none" w:sz="0" w:space="0" w:color="auto"/>
        <w:right w:val="none" w:sz="0" w:space="0" w:color="auto"/>
      </w:divBdr>
      <w:divsChild>
        <w:div w:id="1922375699">
          <w:marLeft w:val="0"/>
          <w:marRight w:val="0"/>
          <w:marTop w:val="0"/>
          <w:marBottom w:val="390"/>
          <w:divBdr>
            <w:top w:val="none" w:sz="0" w:space="0" w:color="auto"/>
            <w:left w:val="none" w:sz="0" w:space="0" w:color="auto"/>
            <w:bottom w:val="none" w:sz="0" w:space="0" w:color="auto"/>
            <w:right w:val="none" w:sz="0" w:space="0" w:color="auto"/>
          </w:divBdr>
        </w:div>
        <w:div w:id="2008482453">
          <w:marLeft w:val="0"/>
          <w:marRight w:val="0"/>
          <w:marTop w:val="0"/>
          <w:marBottom w:val="495"/>
          <w:divBdr>
            <w:top w:val="none" w:sz="0" w:space="0" w:color="auto"/>
            <w:left w:val="none" w:sz="0" w:space="0" w:color="auto"/>
            <w:bottom w:val="none" w:sz="0" w:space="0" w:color="auto"/>
            <w:right w:val="none" w:sz="0" w:space="0" w:color="auto"/>
          </w:divBdr>
          <w:divsChild>
            <w:div w:id="733624384">
              <w:marLeft w:val="0"/>
              <w:marRight w:val="0"/>
              <w:marTop w:val="0"/>
              <w:marBottom w:val="0"/>
              <w:divBdr>
                <w:top w:val="none" w:sz="0" w:space="0" w:color="auto"/>
                <w:left w:val="none" w:sz="0" w:space="0" w:color="auto"/>
                <w:bottom w:val="none" w:sz="0" w:space="0" w:color="auto"/>
                <w:right w:val="none" w:sz="0" w:space="0" w:color="auto"/>
              </w:divBdr>
              <w:divsChild>
                <w:div w:id="20174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192001">
      <w:bodyDiv w:val="1"/>
      <w:marLeft w:val="0"/>
      <w:marRight w:val="0"/>
      <w:marTop w:val="0"/>
      <w:marBottom w:val="0"/>
      <w:divBdr>
        <w:top w:val="none" w:sz="0" w:space="0" w:color="auto"/>
        <w:left w:val="none" w:sz="0" w:space="0" w:color="auto"/>
        <w:bottom w:val="none" w:sz="0" w:space="0" w:color="auto"/>
        <w:right w:val="none" w:sz="0" w:space="0" w:color="auto"/>
      </w:divBdr>
    </w:div>
    <w:div w:id="364795534">
      <w:bodyDiv w:val="1"/>
      <w:marLeft w:val="0"/>
      <w:marRight w:val="0"/>
      <w:marTop w:val="0"/>
      <w:marBottom w:val="0"/>
      <w:divBdr>
        <w:top w:val="none" w:sz="0" w:space="0" w:color="auto"/>
        <w:left w:val="none" w:sz="0" w:space="0" w:color="auto"/>
        <w:bottom w:val="none" w:sz="0" w:space="0" w:color="auto"/>
        <w:right w:val="none" w:sz="0" w:space="0" w:color="auto"/>
      </w:divBdr>
    </w:div>
    <w:div w:id="367219674">
      <w:bodyDiv w:val="1"/>
      <w:marLeft w:val="0"/>
      <w:marRight w:val="0"/>
      <w:marTop w:val="0"/>
      <w:marBottom w:val="0"/>
      <w:divBdr>
        <w:top w:val="none" w:sz="0" w:space="0" w:color="auto"/>
        <w:left w:val="none" w:sz="0" w:space="0" w:color="auto"/>
        <w:bottom w:val="none" w:sz="0" w:space="0" w:color="auto"/>
        <w:right w:val="none" w:sz="0" w:space="0" w:color="auto"/>
      </w:divBdr>
      <w:divsChild>
        <w:div w:id="103812193">
          <w:marLeft w:val="0"/>
          <w:marRight w:val="0"/>
          <w:marTop w:val="0"/>
          <w:marBottom w:val="390"/>
          <w:divBdr>
            <w:top w:val="none" w:sz="0" w:space="0" w:color="auto"/>
            <w:left w:val="none" w:sz="0" w:space="0" w:color="auto"/>
            <w:bottom w:val="none" w:sz="0" w:space="0" w:color="auto"/>
            <w:right w:val="none" w:sz="0" w:space="0" w:color="auto"/>
          </w:divBdr>
        </w:div>
        <w:div w:id="875699719">
          <w:marLeft w:val="0"/>
          <w:marRight w:val="0"/>
          <w:marTop w:val="0"/>
          <w:marBottom w:val="495"/>
          <w:divBdr>
            <w:top w:val="none" w:sz="0" w:space="0" w:color="auto"/>
            <w:left w:val="none" w:sz="0" w:space="0" w:color="auto"/>
            <w:bottom w:val="none" w:sz="0" w:space="0" w:color="auto"/>
            <w:right w:val="none" w:sz="0" w:space="0" w:color="auto"/>
          </w:divBdr>
          <w:divsChild>
            <w:div w:id="883566162">
              <w:marLeft w:val="0"/>
              <w:marRight w:val="0"/>
              <w:marTop w:val="0"/>
              <w:marBottom w:val="0"/>
              <w:divBdr>
                <w:top w:val="none" w:sz="0" w:space="0" w:color="auto"/>
                <w:left w:val="none" w:sz="0" w:space="0" w:color="auto"/>
                <w:bottom w:val="none" w:sz="0" w:space="0" w:color="auto"/>
                <w:right w:val="none" w:sz="0" w:space="0" w:color="auto"/>
              </w:divBdr>
              <w:divsChild>
                <w:div w:id="196333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9885851">
      <w:bodyDiv w:val="1"/>
      <w:marLeft w:val="0"/>
      <w:marRight w:val="0"/>
      <w:marTop w:val="0"/>
      <w:marBottom w:val="0"/>
      <w:divBdr>
        <w:top w:val="none" w:sz="0" w:space="0" w:color="auto"/>
        <w:left w:val="none" w:sz="0" w:space="0" w:color="auto"/>
        <w:bottom w:val="none" w:sz="0" w:space="0" w:color="auto"/>
        <w:right w:val="none" w:sz="0" w:space="0" w:color="auto"/>
      </w:divBdr>
    </w:div>
    <w:div w:id="411894228">
      <w:bodyDiv w:val="1"/>
      <w:marLeft w:val="0"/>
      <w:marRight w:val="0"/>
      <w:marTop w:val="0"/>
      <w:marBottom w:val="0"/>
      <w:divBdr>
        <w:top w:val="none" w:sz="0" w:space="0" w:color="auto"/>
        <w:left w:val="none" w:sz="0" w:space="0" w:color="auto"/>
        <w:bottom w:val="none" w:sz="0" w:space="0" w:color="auto"/>
        <w:right w:val="none" w:sz="0" w:space="0" w:color="auto"/>
      </w:divBdr>
      <w:divsChild>
        <w:div w:id="812258126">
          <w:marLeft w:val="0"/>
          <w:marRight w:val="0"/>
          <w:marTop w:val="0"/>
          <w:marBottom w:val="390"/>
          <w:divBdr>
            <w:top w:val="none" w:sz="0" w:space="0" w:color="auto"/>
            <w:left w:val="none" w:sz="0" w:space="0" w:color="auto"/>
            <w:bottom w:val="none" w:sz="0" w:space="0" w:color="auto"/>
            <w:right w:val="none" w:sz="0" w:space="0" w:color="auto"/>
          </w:divBdr>
        </w:div>
        <w:div w:id="989359663">
          <w:marLeft w:val="0"/>
          <w:marRight w:val="0"/>
          <w:marTop w:val="0"/>
          <w:marBottom w:val="495"/>
          <w:divBdr>
            <w:top w:val="none" w:sz="0" w:space="0" w:color="auto"/>
            <w:left w:val="none" w:sz="0" w:space="0" w:color="auto"/>
            <w:bottom w:val="none" w:sz="0" w:space="0" w:color="auto"/>
            <w:right w:val="none" w:sz="0" w:space="0" w:color="auto"/>
          </w:divBdr>
          <w:divsChild>
            <w:div w:id="273098196">
              <w:marLeft w:val="0"/>
              <w:marRight w:val="0"/>
              <w:marTop w:val="0"/>
              <w:marBottom w:val="0"/>
              <w:divBdr>
                <w:top w:val="none" w:sz="0" w:space="0" w:color="auto"/>
                <w:left w:val="none" w:sz="0" w:space="0" w:color="auto"/>
                <w:bottom w:val="none" w:sz="0" w:space="0" w:color="auto"/>
                <w:right w:val="none" w:sz="0" w:space="0" w:color="auto"/>
              </w:divBdr>
              <w:divsChild>
                <w:div w:id="47298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5711332">
      <w:bodyDiv w:val="1"/>
      <w:marLeft w:val="0"/>
      <w:marRight w:val="0"/>
      <w:marTop w:val="0"/>
      <w:marBottom w:val="0"/>
      <w:divBdr>
        <w:top w:val="none" w:sz="0" w:space="0" w:color="auto"/>
        <w:left w:val="none" w:sz="0" w:space="0" w:color="auto"/>
        <w:bottom w:val="none" w:sz="0" w:space="0" w:color="auto"/>
        <w:right w:val="none" w:sz="0" w:space="0" w:color="auto"/>
      </w:divBdr>
      <w:divsChild>
        <w:div w:id="242647017">
          <w:marLeft w:val="0"/>
          <w:marRight w:val="0"/>
          <w:marTop w:val="0"/>
          <w:marBottom w:val="390"/>
          <w:divBdr>
            <w:top w:val="none" w:sz="0" w:space="0" w:color="auto"/>
            <w:left w:val="none" w:sz="0" w:space="0" w:color="auto"/>
            <w:bottom w:val="none" w:sz="0" w:space="0" w:color="auto"/>
            <w:right w:val="none" w:sz="0" w:space="0" w:color="auto"/>
          </w:divBdr>
        </w:div>
        <w:div w:id="557668425">
          <w:marLeft w:val="0"/>
          <w:marRight w:val="0"/>
          <w:marTop w:val="0"/>
          <w:marBottom w:val="495"/>
          <w:divBdr>
            <w:top w:val="none" w:sz="0" w:space="0" w:color="auto"/>
            <w:left w:val="none" w:sz="0" w:space="0" w:color="auto"/>
            <w:bottom w:val="none" w:sz="0" w:space="0" w:color="auto"/>
            <w:right w:val="none" w:sz="0" w:space="0" w:color="auto"/>
          </w:divBdr>
          <w:divsChild>
            <w:div w:id="27873587">
              <w:marLeft w:val="0"/>
              <w:marRight w:val="0"/>
              <w:marTop w:val="0"/>
              <w:marBottom w:val="0"/>
              <w:divBdr>
                <w:top w:val="none" w:sz="0" w:space="0" w:color="auto"/>
                <w:left w:val="none" w:sz="0" w:space="0" w:color="auto"/>
                <w:bottom w:val="none" w:sz="0" w:space="0" w:color="auto"/>
                <w:right w:val="none" w:sz="0" w:space="0" w:color="auto"/>
              </w:divBdr>
              <w:divsChild>
                <w:div w:id="108522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484479">
      <w:bodyDiv w:val="1"/>
      <w:marLeft w:val="0"/>
      <w:marRight w:val="0"/>
      <w:marTop w:val="0"/>
      <w:marBottom w:val="0"/>
      <w:divBdr>
        <w:top w:val="none" w:sz="0" w:space="0" w:color="auto"/>
        <w:left w:val="none" w:sz="0" w:space="0" w:color="auto"/>
        <w:bottom w:val="none" w:sz="0" w:space="0" w:color="auto"/>
        <w:right w:val="none" w:sz="0" w:space="0" w:color="auto"/>
      </w:divBdr>
      <w:divsChild>
        <w:div w:id="932667990">
          <w:marLeft w:val="0"/>
          <w:marRight w:val="0"/>
          <w:marTop w:val="0"/>
          <w:marBottom w:val="390"/>
          <w:divBdr>
            <w:top w:val="none" w:sz="0" w:space="0" w:color="auto"/>
            <w:left w:val="none" w:sz="0" w:space="0" w:color="auto"/>
            <w:bottom w:val="none" w:sz="0" w:space="0" w:color="auto"/>
            <w:right w:val="none" w:sz="0" w:space="0" w:color="auto"/>
          </w:divBdr>
        </w:div>
        <w:div w:id="1264922231">
          <w:marLeft w:val="0"/>
          <w:marRight w:val="0"/>
          <w:marTop w:val="0"/>
          <w:marBottom w:val="495"/>
          <w:divBdr>
            <w:top w:val="none" w:sz="0" w:space="0" w:color="auto"/>
            <w:left w:val="none" w:sz="0" w:space="0" w:color="auto"/>
            <w:bottom w:val="none" w:sz="0" w:space="0" w:color="auto"/>
            <w:right w:val="none" w:sz="0" w:space="0" w:color="auto"/>
          </w:divBdr>
          <w:divsChild>
            <w:div w:id="1007944853">
              <w:marLeft w:val="0"/>
              <w:marRight w:val="0"/>
              <w:marTop w:val="0"/>
              <w:marBottom w:val="0"/>
              <w:divBdr>
                <w:top w:val="none" w:sz="0" w:space="0" w:color="auto"/>
                <w:left w:val="none" w:sz="0" w:space="0" w:color="auto"/>
                <w:bottom w:val="none" w:sz="0" w:space="0" w:color="auto"/>
                <w:right w:val="none" w:sz="0" w:space="0" w:color="auto"/>
              </w:divBdr>
              <w:divsChild>
                <w:div w:id="25968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2236223">
      <w:bodyDiv w:val="1"/>
      <w:marLeft w:val="0"/>
      <w:marRight w:val="0"/>
      <w:marTop w:val="0"/>
      <w:marBottom w:val="0"/>
      <w:divBdr>
        <w:top w:val="none" w:sz="0" w:space="0" w:color="auto"/>
        <w:left w:val="none" w:sz="0" w:space="0" w:color="auto"/>
        <w:bottom w:val="none" w:sz="0" w:space="0" w:color="auto"/>
        <w:right w:val="none" w:sz="0" w:space="0" w:color="auto"/>
      </w:divBdr>
      <w:divsChild>
        <w:div w:id="827794159">
          <w:marLeft w:val="0"/>
          <w:marRight w:val="0"/>
          <w:marTop w:val="0"/>
          <w:marBottom w:val="390"/>
          <w:divBdr>
            <w:top w:val="none" w:sz="0" w:space="0" w:color="auto"/>
            <w:left w:val="none" w:sz="0" w:space="0" w:color="auto"/>
            <w:bottom w:val="none" w:sz="0" w:space="0" w:color="auto"/>
            <w:right w:val="none" w:sz="0" w:space="0" w:color="auto"/>
          </w:divBdr>
        </w:div>
        <w:div w:id="1448115726">
          <w:marLeft w:val="0"/>
          <w:marRight w:val="0"/>
          <w:marTop w:val="0"/>
          <w:marBottom w:val="495"/>
          <w:divBdr>
            <w:top w:val="none" w:sz="0" w:space="0" w:color="auto"/>
            <w:left w:val="none" w:sz="0" w:space="0" w:color="auto"/>
            <w:bottom w:val="none" w:sz="0" w:space="0" w:color="auto"/>
            <w:right w:val="none" w:sz="0" w:space="0" w:color="auto"/>
          </w:divBdr>
          <w:divsChild>
            <w:div w:id="1472282958">
              <w:marLeft w:val="0"/>
              <w:marRight w:val="0"/>
              <w:marTop w:val="0"/>
              <w:marBottom w:val="0"/>
              <w:divBdr>
                <w:top w:val="none" w:sz="0" w:space="0" w:color="auto"/>
                <w:left w:val="none" w:sz="0" w:space="0" w:color="auto"/>
                <w:bottom w:val="none" w:sz="0" w:space="0" w:color="auto"/>
                <w:right w:val="none" w:sz="0" w:space="0" w:color="auto"/>
              </w:divBdr>
              <w:divsChild>
                <w:div w:id="102290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0556705">
      <w:bodyDiv w:val="1"/>
      <w:marLeft w:val="0"/>
      <w:marRight w:val="0"/>
      <w:marTop w:val="0"/>
      <w:marBottom w:val="0"/>
      <w:divBdr>
        <w:top w:val="none" w:sz="0" w:space="0" w:color="auto"/>
        <w:left w:val="none" w:sz="0" w:space="0" w:color="auto"/>
        <w:bottom w:val="none" w:sz="0" w:space="0" w:color="auto"/>
        <w:right w:val="none" w:sz="0" w:space="0" w:color="auto"/>
      </w:divBdr>
    </w:div>
    <w:div w:id="573006816">
      <w:bodyDiv w:val="1"/>
      <w:marLeft w:val="0"/>
      <w:marRight w:val="0"/>
      <w:marTop w:val="0"/>
      <w:marBottom w:val="0"/>
      <w:divBdr>
        <w:top w:val="none" w:sz="0" w:space="0" w:color="auto"/>
        <w:left w:val="none" w:sz="0" w:space="0" w:color="auto"/>
        <w:bottom w:val="none" w:sz="0" w:space="0" w:color="auto"/>
        <w:right w:val="none" w:sz="0" w:space="0" w:color="auto"/>
      </w:divBdr>
    </w:div>
    <w:div w:id="577520732">
      <w:bodyDiv w:val="1"/>
      <w:marLeft w:val="0"/>
      <w:marRight w:val="0"/>
      <w:marTop w:val="0"/>
      <w:marBottom w:val="0"/>
      <w:divBdr>
        <w:top w:val="none" w:sz="0" w:space="0" w:color="auto"/>
        <w:left w:val="none" w:sz="0" w:space="0" w:color="auto"/>
        <w:bottom w:val="none" w:sz="0" w:space="0" w:color="auto"/>
        <w:right w:val="none" w:sz="0" w:space="0" w:color="auto"/>
      </w:divBdr>
    </w:div>
    <w:div w:id="587738591">
      <w:bodyDiv w:val="1"/>
      <w:marLeft w:val="0"/>
      <w:marRight w:val="0"/>
      <w:marTop w:val="0"/>
      <w:marBottom w:val="0"/>
      <w:divBdr>
        <w:top w:val="none" w:sz="0" w:space="0" w:color="auto"/>
        <w:left w:val="none" w:sz="0" w:space="0" w:color="auto"/>
        <w:bottom w:val="none" w:sz="0" w:space="0" w:color="auto"/>
        <w:right w:val="none" w:sz="0" w:space="0" w:color="auto"/>
      </w:divBdr>
    </w:div>
    <w:div w:id="616180820">
      <w:bodyDiv w:val="1"/>
      <w:marLeft w:val="0"/>
      <w:marRight w:val="0"/>
      <w:marTop w:val="0"/>
      <w:marBottom w:val="0"/>
      <w:divBdr>
        <w:top w:val="none" w:sz="0" w:space="0" w:color="auto"/>
        <w:left w:val="none" w:sz="0" w:space="0" w:color="auto"/>
        <w:bottom w:val="none" w:sz="0" w:space="0" w:color="auto"/>
        <w:right w:val="none" w:sz="0" w:space="0" w:color="auto"/>
      </w:divBdr>
    </w:div>
    <w:div w:id="622854840">
      <w:bodyDiv w:val="1"/>
      <w:marLeft w:val="0"/>
      <w:marRight w:val="0"/>
      <w:marTop w:val="0"/>
      <w:marBottom w:val="0"/>
      <w:divBdr>
        <w:top w:val="none" w:sz="0" w:space="0" w:color="auto"/>
        <w:left w:val="none" w:sz="0" w:space="0" w:color="auto"/>
        <w:bottom w:val="none" w:sz="0" w:space="0" w:color="auto"/>
        <w:right w:val="none" w:sz="0" w:space="0" w:color="auto"/>
      </w:divBdr>
    </w:div>
    <w:div w:id="628707003">
      <w:bodyDiv w:val="1"/>
      <w:marLeft w:val="0"/>
      <w:marRight w:val="0"/>
      <w:marTop w:val="0"/>
      <w:marBottom w:val="0"/>
      <w:divBdr>
        <w:top w:val="none" w:sz="0" w:space="0" w:color="auto"/>
        <w:left w:val="none" w:sz="0" w:space="0" w:color="auto"/>
        <w:bottom w:val="none" w:sz="0" w:space="0" w:color="auto"/>
        <w:right w:val="none" w:sz="0" w:space="0" w:color="auto"/>
      </w:divBdr>
      <w:divsChild>
        <w:div w:id="1440225750">
          <w:marLeft w:val="0"/>
          <w:marRight w:val="0"/>
          <w:marTop w:val="0"/>
          <w:marBottom w:val="390"/>
          <w:divBdr>
            <w:top w:val="none" w:sz="0" w:space="0" w:color="auto"/>
            <w:left w:val="none" w:sz="0" w:space="0" w:color="auto"/>
            <w:bottom w:val="none" w:sz="0" w:space="0" w:color="auto"/>
            <w:right w:val="none" w:sz="0" w:space="0" w:color="auto"/>
          </w:divBdr>
        </w:div>
        <w:div w:id="1183937889">
          <w:marLeft w:val="0"/>
          <w:marRight w:val="0"/>
          <w:marTop w:val="0"/>
          <w:marBottom w:val="495"/>
          <w:divBdr>
            <w:top w:val="none" w:sz="0" w:space="0" w:color="auto"/>
            <w:left w:val="none" w:sz="0" w:space="0" w:color="auto"/>
            <w:bottom w:val="none" w:sz="0" w:space="0" w:color="auto"/>
            <w:right w:val="none" w:sz="0" w:space="0" w:color="auto"/>
          </w:divBdr>
          <w:divsChild>
            <w:div w:id="2066758265">
              <w:marLeft w:val="0"/>
              <w:marRight w:val="0"/>
              <w:marTop w:val="0"/>
              <w:marBottom w:val="0"/>
              <w:divBdr>
                <w:top w:val="none" w:sz="0" w:space="0" w:color="auto"/>
                <w:left w:val="none" w:sz="0" w:space="0" w:color="auto"/>
                <w:bottom w:val="none" w:sz="0" w:space="0" w:color="auto"/>
                <w:right w:val="none" w:sz="0" w:space="0" w:color="auto"/>
              </w:divBdr>
              <w:divsChild>
                <w:div w:id="82681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564940">
      <w:bodyDiv w:val="1"/>
      <w:marLeft w:val="0"/>
      <w:marRight w:val="0"/>
      <w:marTop w:val="0"/>
      <w:marBottom w:val="0"/>
      <w:divBdr>
        <w:top w:val="none" w:sz="0" w:space="0" w:color="auto"/>
        <w:left w:val="none" w:sz="0" w:space="0" w:color="auto"/>
        <w:bottom w:val="none" w:sz="0" w:space="0" w:color="auto"/>
        <w:right w:val="none" w:sz="0" w:space="0" w:color="auto"/>
      </w:divBdr>
    </w:div>
    <w:div w:id="644313170">
      <w:bodyDiv w:val="1"/>
      <w:marLeft w:val="0"/>
      <w:marRight w:val="0"/>
      <w:marTop w:val="0"/>
      <w:marBottom w:val="0"/>
      <w:divBdr>
        <w:top w:val="none" w:sz="0" w:space="0" w:color="auto"/>
        <w:left w:val="none" w:sz="0" w:space="0" w:color="auto"/>
        <w:bottom w:val="none" w:sz="0" w:space="0" w:color="auto"/>
        <w:right w:val="none" w:sz="0" w:space="0" w:color="auto"/>
      </w:divBdr>
      <w:divsChild>
        <w:div w:id="1417441636">
          <w:marLeft w:val="0"/>
          <w:marRight w:val="0"/>
          <w:marTop w:val="0"/>
          <w:marBottom w:val="390"/>
          <w:divBdr>
            <w:top w:val="none" w:sz="0" w:space="0" w:color="auto"/>
            <w:left w:val="none" w:sz="0" w:space="0" w:color="auto"/>
            <w:bottom w:val="none" w:sz="0" w:space="0" w:color="auto"/>
            <w:right w:val="none" w:sz="0" w:space="0" w:color="auto"/>
          </w:divBdr>
        </w:div>
        <w:div w:id="1689407111">
          <w:marLeft w:val="0"/>
          <w:marRight w:val="0"/>
          <w:marTop w:val="0"/>
          <w:marBottom w:val="495"/>
          <w:divBdr>
            <w:top w:val="none" w:sz="0" w:space="0" w:color="auto"/>
            <w:left w:val="none" w:sz="0" w:space="0" w:color="auto"/>
            <w:bottom w:val="none" w:sz="0" w:space="0" w:color="auto"/>
            <w:right w:val="none" w:sz="0" w:space="0" w:color="auto"/>
          </w:divBdr>
          <w:divsChild>
            <w:div w:id="1376008762">
              <w:marLeft w:val="0"/>
              <w:marRight w:val="0"/>
              <w:marTop w:val="0"/>
              <w:marBottom w:val="0"/>
              <w:divBdr>
                <w:top w:val="none" w:sz="0" w:space="0" w:color="auto"/>
                <w:left w:val="none" w:sz="0" w:space="0" w:color="auto"/>
                <w:bottom w:val="none" w:sz="0" w:space="0" w:color="auto"/>
                <w:right w:val="none" w:sz="0" w:space="0" w:color="auto"/>
              </w:divBdr>
              <w:divsChild>
                <w:div w:id="78126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048747">
      <w:bodyDiv w:val="1"/>
      <w:marLeft w:val="0"/>
      <w:marRight w:val="0"/>
      <w:marTop w:val="0"/>
      <w:marBottom w:val="0"/>
      <w:divBdr>
        <w:top w:val="none" w:sz="0" w:space="0" w:color="auto"/>
        <w:left w:val="none" w:sz="0" w:space="0" w:color="auto"/>
        <w:bottom w:val="none" w:sz="0" w:space="0" w:color="auto"/>
        <w:right w:val="none" w:sz="0" w:space="0" w:color="auto"/>
      </w:divBdr>
    </w:div>
    <w:div w:id="655571500">
      <w:bodyDiv w:val="1"/>
      <w:marLeft w:val="0"/>
      <w:marRight w:val="0"/>
      <w:marTop w:val="0"/>
      <w:marBottom w:val="0"/>
      <w:divBdr>
        <w:top w:val="none" w:sz="0" w:space="0" w:color="auto"/>
        <w:left w:val="none" w:sz="0" w:space="0" w:color="auto"/>
        <w:bottom w:val="none" w:sz="0" w:space="0" w:color="auto"/>
        <w:right w:val="none" w:sz="0" w:space="0" w:color="auto"/>
      </w:divBdr>
    </w:div>
    <w:div w:id="676736719">
      <w:bodyDiv w:val="1"/>
      <w:marLeft w:val="0"/>
      <w:marRight w:val="0"/>
      <w:marTop w:val="0"/>
      <w:marBottom w:val="0"/>
      <w:divBdr>
        <w:top w:val="none" w:sz="0" w:space="0" w:color="auto"/>
        <w:left w:val="none" w:sz="0" w:space="0" w:color="auto"/>
        <w:bottom w:val="none" w:sz="0" w:space="0" w:color="auto"/>
        <w:right w:val="none" w:sz="0" w:space="0" w:color="auto"/>
      </w:divBdr>
      <w:divsChild>
        <w:div w:id="1340497773">
          <w:marLeft w:val="0"/>
          <w:marRight w:val="0"/>
          <w:marTop w:val="0"/>
          <w:marBottom w:val="390"/>
          <w:divBdr>
            <w:top w:val="none" w:sz="0" w:space="0" w:color="auto"/>
            <w:left w:val="none" w:sz="0" w:space="0" w:color="auto"/>
            <w:bottom w:val="none" w:sz="0" w:space="0" w:color="auto"/>
            <w:right w:val="none" w:sz="0" w:space="0" w:color="auto"/>
          </w:divBdr>
        </w:div>
        <w:div w:id="1596743691">
          <w:marLeft w:val="0"/>
          <w:marRight w:val="0"/>
          <w:marTop w:val="0"/>
          <w:marBottom w:val="495"/>
          <w:divBdr>
            <w:top w:val="none" w:sz="0" w:space="0" w:color="auto"/>
            <w:left w:val="none" w:sz="0" w:space="0" w:color="auto"/>
            <w:bottom w:val="none" w:sz="0" w:space="0" w:color="auto"/>
            <w:right w:val="none" w:sz="0" w:space="0" w:color="auto"/>
          </w:divBdr>
          <w:divsChild>
            <w:div w:id="950088630">
              <w:marLeft w:val="0"/>
              <w:marRight w:val="0"/>
              <w:marTop w:val="0"/>
              <w:marBottom w:val="0"/>
              <w:divBdr>
                <w:top w:val="none" w:sz="0" w:space="0" w:color="auto"/>
                <w:left w:val="none" w:sz="0" w:space="0" w:color="auto"/>
                <w:bottom w:val="none" w:sz="0" w:space="0" w:color="auto"/>
                <w:right w:val="none" w:sz="0" w:space="0" w:color="auto"/>
              </w:divBdr>
              <w:divsChild>
                <w:div w:id="185545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838502">
      <w:bodyDiv w:val="1"/>
      <w:marLeft w:val="0"/>
      <w:marRight w:val="0"/>
      <w:marTop w:val="0"/>
      <w:marBottom w:val="0"/>
      <w:divBdr>
        <w:top w:val="none" w:sz="0" w:space="0" w:color="auto"/>
        <w:left w:val="none" w:sz="0" w:space="0" w:color="auto"/>
        <w:bottom w:val="none" w:sz="0" w:space="0" w:color="auto"/>
        <w:right w:val="none" w:sz="0" w:space="0" w:color="auto"/>
      </w:divBdr>
    </w:div>
    <w:div w:id="691490656">
      <w:bodyDiv w:val="1"/>
      <w:marLeft w:val="0"/>
      <w:marRight w:val="0"/>
      <w:marTop w:val="0"/>
      <w:marBottom w:val="0"/>
      <w:divBdr>
        <w:top w:val="none" w:sz="0" w:space="0" w:color="auto"/>
        <w:left w:val="none" w:sz="0" w:space="0" w:color="auto"/>
        <w:bottom w:val="none" w:sz="0" w:space="0" w:color="auto"/>
        <w:right w:val="none" w:sz="0" w:space="0" w:color="auto"/>
      </w:divBdr>
    </w:div>
    <w:div w:id="694044645">
      <w:bodyDiv w:val="1"/>
      <w:marLeft w:val="0"/>
      <w:marRight w:val="0"/>
      <w:marTop w:val="0"/>
      <w:marBottom w:val="0"/>
      <w:divBdr>
        <w:top w:val="none" w:sz="0" w:space="0" w:color="auto"/>
        <w:left w:val="none" w:sz="0" w:space="0" w:color="auto"/>
        <w:bottom w:val="none" w:sz="0" w:space="0" w:color="auto"/>
        <w:right w:val="none" w:sz="0" w:space="0" w:color="auto"/>
      </w:divBdr>
    </w:div>
    <w:div w:id="706488630">
      <w:bodyDiv w:val="1"/>
      <w:marLeft w:val="0"/>
      <w:marRight w:val="0"/>
      <w:marTop w:val="0"/>
      <w:marBottom w:val="0"/>
      <w:divBdr>
        <w:top w:val="none" w:sz="0" w:space="0" w:color="auto"/>
        <w:left w:val="none" w:sz="0" w:space="0" w:color="auto"/>
        <w:bottom w:val="none" w:sz="0" w:space="0" w:color="auto"/>
        <w:right w:val="none" w:sz="0" w:space="0" w:color="auto"/>
      </w:divBdr>
    </w:div>
    <w:div w:id="716468747">
      <w:bodyDiv w:val="1"/>
      <w:marLeft w:val="0"/>
      <w:marRight w:val="0"/>
      <w:marTop w:val="0"/>
      <w:marBottom w:val="0"/>
      <w:divBdr>
        <w:top w:val="none" w:sz="0" w:space="0" w:color="auto"/>
        <w:left w:val="none" w:sz="0" w:space="0" w:color="auto"/>
        <w:bottom w:val="none" w:sz="0" w:space="0" w:color="auto"/>
        <w:right w:val="none" w:sz="0" w:space="0" w:color="auto"/>
      </w:divBdr>
      <w:divsChild>
        <w:div w:id="1807625234">
          <w:marLeft w:val="0"/>
          <w:marRight w:val="0"/>
          <w:marTop w:val="0"/>
          <w:marBottom w:val="390"/>
          <w:divBdr>
            <w:top w:val="none" w:sz="0" w:space="0" w:color="auto"/>
            <w:left w:val="none" w:sz="0" w:space="0" w:color="auto"/>
            <w:bottom w:val="none" w:sz="0" w:space="0" w:color="auto"/>
            <w:right w:val="none" w:sz="0" w:space="0" w:color="auto"/>
          </w:divBdr>
        </w:div>
        <w:div w:id="1887526926">
          <w:marLeft w:val="0"/>
          <w:marRight w:val="0"/>
          <w:marTop w:val="0"/>
          <w:marBottom w:val="495"/>
          <w:divBdr>
            <w:top w:val="none" w:sz="0" w:space="0" w:color="auto"/>
            <w:left w:val="none" w:sz="0" w:space="0" w:color="auto"/>
            <w:bottom w:val="none" w:sz="0" w:space="0" w:color="auto"/>
            <w:right w:val="none" w:sz="0" w:space="0" w:color="auto"/>
          </w:divBdr>
          <w:divsChild>
            <w:div w:id="1196163699">
              <w:marLeft w:val="0"/>
              <w:marRight w:val="0"/>
              <w:marTop w:val="0"/>
              <w:marBottom w:val="0"/>
              <w:divBdr>
                <w:top w:val="none" w:sz="0" w:space="0" w:color="auto"/>
                <w:left w:val="none" w:sz="0" w:space="0" w:color="auto"/>
                <w:bottom w:val="none" w:sz="0" w:space="0" w:color="auto"/>
                <w:right w:val="none" w:sz="0" w:space="0" w:color="auto"/>
              </w:divBdr>
              <w:divsChild>
                <w:div w:id="112624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583820">
      <w:bodyDiv w:val="1"/>
      <w:marLeft w:val="0"/>
      <w:marRight w:val="0"/>
      <w:marTop w:val="0"/>
      <w:marBottom w:val="0"/>
      <w:divBdr>
        <w:top w:val="none" w:sz="0" w:space="0" w:color="auto"/>
        <w:left w:val="none" w:sz="0" w:space="0" w:color="auto"/>
        <w:bottom w:val="none" w:sz="0" w:space="0" w:color="auto"/>
        <w:right w:val="none" w:sz="0" w:space="0" w:color="auto"/>
      </w:divBdr>
      <w:divsChild>
        <w:div w:id="1504776759">
          <w:marLeft w:val="0"/>
          <w:marRight w:val="0"/>
          <w:marTop w:val="0"/>
          <w:marBottom w:val="390"/>
          <w:divBdr>
            <w:top w:val="none" w:sz="0" w:space="0" w:color="auto"/>
            <w:left w:val="none" w:sz="0" w:space="0" w:color="auto"/>
            <w:bottom w:val="none" w:sz="0" w:space="0" w:color="auto"/>
            <w:right w:val="none" w:sz="0" w:space="0" w:color="auto"/>
          </w:divBdr>
        </w:div>
        <w:div w:id="14116839">
          <w:marLeft w:val="0"/>
          <w:marRight w:val="0"/>
          <w:marTop w:val="0"/>
          <w:marBottom w:val="495"/>
          <w:divBdr>
            <w:top w:val="none" w:sz="0" w:space="0" w:color="auto"/>
            <w:left w:val="none" w:sz="0" w:space="0" w:color="auto"/>
            <w:bottom w:val="none" w:sz="0" w:space="0" w:color="auto"/>
            <w:right w:val="none" w:sz="0" w:space="0" w:color="auto"/>
          </w:divBdr>
          <w:divsChild>
            <w:div w:id="1952515789">
              <w:marLeft w:val="0"/>
              <w:marRight w:val="0"/>
              <w:marTop w:val="0"/>
              <w:marBottom w:val="0"/>
              <w:divBdr>
                <w:top w:val="none" w:sz="0" w:space="0" w:color="auto"/>
                <w:left w:val="none" w:sz="0" w:space="0" w:color="auto"/>
                <w:bottom w:val="none" w:sz="0" w:space="0" w:color="auto"/>
                <w:right w:val="none" w:sz="0" w:space="0" w:color="auto"/>
              </w:divBdr>
              <w:divsChild>
                <w:div w:id="169083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374241">
      <w:bodyDiv w:val="1"/>
      <w:marLeft w:val="0"/>
      <w:marRight w:val="0"/>
      <w:marTop w:val="0"/>
      <w:marBottom w:val="0"/>
      <w:divBdr>
        <w:top w:val="none" w:sz="0" w:space="0" w:color="auto"/>
        <w:left w:val="none" w:sz="0" w:space="0" w:color="auto"/>
        <w:bottom w:val="none" w:sz="0" w:space="0" w:color="auto"/>
        <w:right w:val="none" w:sz="0" w:space="0" w:color="auto"/>
      </w:divBdr>
      <w:divsChild>
        <w:div w:id="1577857215">
          <w:marLeft w:val="0"/>
          <w:marRight w:val="0"/>
          <w:marTop w:val="0"/>
          <w:marBottom w:val="390"/>
          <w:divBdr>
            <w:top w:val="none" w:sz="0" w:space="0" w:color="auto"/>
            <w:left w:val="none" w:sz="0" w:space="0" w:color="auto"/>
            <w:bottom w:val="none" w:sz="0" w:space="0" w:color="auto"/>
            <w:right w:val="none" w:sz="0" w:space="0" w:color="auto"/>
          </w:divBdr>
        </w:div>
        <w:div w:id="1510172380">
          <w:marLeft w:val="0"/>
          <w:marRight w:val="0"/>
          <w:marTop w:val="0"/>
          <w:marBottom w:val="495"/>
          <w:divBdr>
            <w:top w:val="none" w:sz="0" w:space="0" w:color="auto"/>
            <w:left w:val="none" w:sz="0" w:space="0" w:color="auto"/>
            <w:bottom w:val="none" w:sz="0" w:space="0" w:color="auto"/>
            <w:right w:val="none" w:sz="0" w:space="0" w:color="auto"/>
          </w:divBdr>
          <w:divsChild>
            <w:div w:id="167986517">
              <w:marLeft w:val="0"/>
              <w:marRight w:val="0"/>
              <w:marTop w:val="0"/>
              <w:marBottom w:val="0"/>
              <w:divBdr>
                <w:top w:val="none" w:sz="0" w:space="0" w:color="auto"/>
                <w:left w:val="none" w:sz="0" w:space="0" w:color="auto"/>
                <w:bottom w:val="none" w:sz="0" w:space="0" w:color="auto"/>
                <w:right w:val="none" w:sz="0" w:space="0" w:color="auto"/>
              </w:divBdr>
              <w:divsChild>
                <w:div w:id="43274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6775613">
      <w:bodyDiv w:val="1"/>
      <w:marLeft w:val="0"/>
      <w:marRight w:val="0"/>
      <w:marTop w:val="0"/>
      <w:marBottom w:val="0"/>
      <w:divBdr>
        <w:top w:val="none" w:sz="0" w:space="0" w:color="auto"/>
        <w:left w:val="none" w:sz="0" w:space="0" w:color="auto"/>
        <w:bottom w:val="none" w:sz="0" w:space="0" w:color="auto"/>
        <w:right w:val="none" w:sz="0" w:space="0" w:color="auto"/>
      </w:divBdr>
      <w:divsChild>
        <w:div w:id="185870778">
          <w:marLeft w:val="0"/>
          <w:marRight w:val="0"/>
          <w:marTop w:val="0"/>
          <w:marBottom w:val="390"/>
          <w:divBdr>
            <w:top w:val="none" w:sz="0" w:space="0" w:color="auto"/>
            <w:left w:val="none" w:sz="0" w:space="0" w:color="auto"/>
            <w:bottom w:val="none" w:sz="0" w:space="0" w:color="auto"/>
            <w:right w:val="none" w:sz="0" w:space="0" w:color="auto"/>
          </w:divBdr>
        </w:div>
        <w:div w:id="1508134912">
          <w:marLeft w:val="0"/>
          <w:marRight w:val="0"/>
          <w:marTop w:val="0"/>
          <w:marBottom w:val="495"/>
          <w:divBdr>
            <w:top w:val="none" w:sz="0" w:space="0" w:color="auto"/>
            <w:left w:val="none" w:sz="0" w:space="0" w:color="auto"/>
            <w:bottom w:val="none" w:sz="0" w:space="0" w:color="auto"/>
            <w:right w:val="none" w:sz="0" w:space="0" w:color="auto"/>
          </w:divBdr>
          <w:divsChild>
            <w:div w:id="1759598951">
              <w:marLeft w:val="0"/>
              <w:marRight w:val="0"/>
              <w:marTop w:val="0"/>
              <w:marBottom w:val="0"/>
              <w:divBdr>
                <w:top w:val="none" w:sz="0" w:space="0" w:color="auto"/>
                <w:left w:val="none" w:sz="0" w:space="0" w:color="auto"/>
                <w:bottom w:val="none" w:sz="0" w:space="0" w:color="auto"/>
                <w:right w:val="none" w:sz="0" w:space="0" w:color="auto"/>
              </w:divBdr>
              <w:divsChild>
                <w:div w:id="155157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069863">
      <w:bodyDiv w:val="1"/>
      <w:marLeft w:val="0"/>
      <w:marRight w:val="0"/>
      <w:marTop w:val="0"/>
      <w:marBottom w:val="0"/>
      <w:divBdr>
        <w:top w:val="none" w:sz="0" w:space="0" w:color="auto"/>
        <w:left w:val="none" w:sz="0" w:space="0" w:color="auto"/>
        <w:bottom w:val="none" w:sz="0" w:space="0" w:color="auto"/>
        <w:right w:val="none" w:sz="0" w:space="0" w:color="auto"/>
      </w:divBdr>
      <w:divsChild>
        <w:div w:id="407465333">
          <w:marLeft w:val="0"/>
          <w:marRight w:val="0"/>
          <w:marTop w:val="0"/>
          <w:marBottom w:val="390"/>
          <w:divBdr>
            <w:top w:val="none" w:sz="0" w:space="0" w:color="auto"/>
            <w:left w:val="none" w:sz="0" w:space="0" w:color="auto"/>
            <w:bottom w:val="none" w:sz="0" w:space="0" w:color="auto"/>
            <w:right w:val="none" w:sz="0" w:space="0" w:color="auto"/>
          </w:divBdr>
        </w:div>
        <w:div w:id="616059354">
          <w:marLeft w:val="0"/>
          <w:marRight w:val="0"/>
          <w:marTop w:val="0"/>
          <w:marBottom w:val="495"/>
          <w:divBdr>
            <w:top w:val="none" w:sz="0" w:space="0" w:color="auto"/>
            <w:left w:val="none" w:sz="0" w:space="0" w:color="auto"/>
            <w:bottom w:val="none" w:sz="0" w:space="0" w:color="auto"/>
            <w:right w:val="none" w:sz="0" w:space="0" w:color="auto"/>
          </w:divBdr>
          <w:divsChild>
            <w:div w:id="141776646">
              <w:marLeft w:val="0"/>
              <w:marRight w:val="0"/>
              <w:marTop w:val="0"/>
              <w:marBottom w:val="0"/>
              <w:divBdr>
                <w:top w:val="none" w:sz="0" w:space="0" w:color="auto"/>
                <w:left w:val="none" w:sz="0" w:space="0" w:color="auto"/>
                <w:bottom w:val="none" w:sz="0" w:space="0" w:color="auto"/>
                <w:right w:val="none" w:sz="0" w:space="0" w:color="auto"/>
              </w:divBdr>
              <w:divsChild>
                <w:div w:id="137758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703779">
      <w:bodyDiv w:val="1"/>
      <w:marLeft w:val="0"/>
      <w:marRight w:val="0"/>
      <w:marTop w:val="0"/>
      <w:marBottom w:val="0"/>
      <w:divBdr>
        <w:top w:val="none" w:sz="0" w:space="0" w:color="auto"/>
        <w:left w:val="none" w:sz="0" w:space="0" w:color="auto"/>
        <w:bottom w:val="none" w:sz="0" w:space="0" w:color="auto"/>
        <w:right w:val="none" w:sz="0" w:space="0" w:color="auto"/>
      </w:divBdr>
    </w:div>
    <w:div w:id="838616622">
      <w:bodyDiv w:val="1"/>
      <w:marLeft w:val="0"/>
      <w:marRight w:val="0"/>
      <w:marTop w:val="0"/>
      <w:marBottom w:val="0"/>
      <w:divBdr>
        <w:top w:val="none" w:sz="0" w:space="0" w:color="auto"/>
        <w:left w:val="none" w:sz="0" w:space="0" w:color="auto"/>
        <w:bottom w:val="none" w:sz="0" w:space="0" w:color="auto"/>
        <w:right w:val="none" w:sz="0" w:space="0" w:color="auto"/>
      </w:divBdr>
    </w:div>
    <w:div w:id="844711186">
      <w:bodyDiv w:val="1"/>
      <w:marLeft w:val="0"/>
      <w:marRight w:val="0"/>
      <w:marTop w:val="0"/>
      <w:marBottom w:val="0"/>
      <w:divBdr>
        <w:top w:val="none" w:sz="0" w:space="0" w:color="auto"/>
        <w:left w:val="none" w:sz="0" w:space="0" w:color="auto"/>
        <w:bottom w:val="none" w:sz="0" w:space="0" w:color="auto"/>
        <w:right w:val="none" w:sz="0" w:space="0" w:color="auto"/>
      </w:divBdr>
    </w:div>
    <w:div w:id="851647945">
      <w:bodyDiv w:val="1"/>
      <w:marLeft w:val="0"/>
      <w:marRight w:val="0"/>
      <w:marTop w:val="0"/>
      <w:marBottom w:val="0"/>
      <w:divBdr>
        <w:top w:val="none" w:sz="0" w:space="0" w:color="auto"/>
        <w:left w:val="none" w:sz="0" w:space="0" w:color="auto"/>
        <w:bottom w:val="none" w:sz="0" w:space="0" w:color="auto"/>
        <w:right w:val="none" w:sz="0" w:space="0" w:color="auto"/>
      </w:divBdr>
    </w:div>
    <w:div w:id="854270787">
      <w:bodyDiv w:val="1"/>
      <w:marLeft w:val="0"/>
      <w:marRight w:val="0"/>
      <w:marTop w:val="0"/>
      <w:marBottom w:val="0"/>
      <w:divBdr>
        <w:top w:val="none" w:sz="0" w:space="0" w:color="auto"/>
        <w:left w:val="none" w:sz="0" w:space="0" w:color="auto"/>
        <w:bottom w:val="none" w:sz="0" w:space="0" w:color="auto"/>
        <w:right w:val="none" w:sz="0" w:space="0" w:color="auto"/>
      </w:divBdr>
    </w:div>
    <w:div w:id="860901666">
      <w:bodyDiv w:val="1"/>
      <w:marLeft w:val="0"/>
      <w:marRight w:val="0"/>
      <w:marTop w:val="0"/>
      <w:marBottom w:val="0"/>
      <w:divBdr>
        <w:top w:val="none" w:sz="0" w:space="0" w:color="auto"/>
        <w:left w:val="none" w:sz="0" w:space="0" w:color="auto"/>
        <w:bottom w:val="none" w:sz="0" w:space="0" w:color="auto"/>
        <w:right w:val="none" w:sz="0" w:space="0" w:color="auto"/>
      </w:divBdr>
      <w:divsChild>
        <w:div w:id="73670889">
          <w:marLeft w:val="0"/>
          <w:marRight w:val="0"/>
          <w:marTop w:val="0"/>
          <w:marBottom w:val="390"/>
          <w:divBdr>
            <w:top w:val="none" w:sz="0" w:space="0" w:color="auto"/>
            <w:left w:val="none" w:sz="0" w:space="0" w:color="auto"/>
            <w:bottom w:val="none" w:sz="0" w:space="0" w:color="auto"/>
            <w:right w:val="none" w:sz="0" w:space="0" w:color="auto"/>
          </w:divBdr>
        </w:div>
        <w:div w:id="428044454">
          <w:marLeft w:val="0"/>
          <w:marRight w:val="0"/>
          <w:marTop w:val="0"/>
          <w:marBottom w:val="495"/>
          <w:divBdr>
            <w:top w:val="none" w:sz="0" w:space="0" w:color="auto"/>
            <w:left w:val="none" w:sz="0" w:space="0" w:color="auto"/>
            <w:bottom w:val="none" w:sz="0" w:space="0" w:color="auto"/>
            <w:right w:val="none" w:sz="0" w:space="0" w:color="auto"/>
          </w:divBdr>
          <w:divsChild>
            <w:div w:id="697003837">
              <w:marLeft w:val="0"/>
              <w:marRight w:val="0"/>
              <w:marTop w:val="0"/>
              <w:marBottom w:val="0"/>
              <w:divBdr>
                <w:top w:val="none" w:sz="0" w:space="0" w:color="auto"/>
                <w:left w:val="none" w:sz="0" w:space="0" w:color="auto"/>
                <w:bottom w:val="none" w:sz="0" w:space="0" w:color="auto"/>
                <w:right w:val="none" w:sz="0" w:space="0" w:color="auto"/>
              </w:divBdr>
              <w:divsChild>
                <w:div w:id="62477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0148084">
      <w:bodyDiv w:val="1"/>
      <w:marLeft w:val="0"/>
      <w:marRight w:val="0"/>
      <w:marTop w:val="0"/>
      <w:marBottom w:val="0"/>
      <w:divBdr>
        <w:top w:val="none" w:sz="0" w:space="0" w:color="auto"/>
        <w:left w:val="none" w:sz="0" w:space="0" w:color="auto"/>
        <w:bottom w:val="none" w:sz="0" w:space="0" w:color="auto"/>
        <w:right w:val="none" w:sz="0" w:space="0" w:color="auto"/>
      </w:divBdr>
      <w:divsChild>
        <w:div w:id="938949769">
          <w:marLeft w:val="0"/>
          <w:marRight w:val="0"/>
          <w:marTop w:val="0"/>
          <w:marBottom w:val="390"/>
          <w:divBdr>
            <w:top w:val="none" w:sz="0" w:space="0" w:color="auto"/>
            <w:left w:val="none" w:sz="0" w:space="0" w:color="auto"/>
            <w:bottom w:val="none" w:sz="0" w:space="0" w:color="auto"/>
            <w:right w:val="none" w:sz="0" w:space="0" w:color="auto"/>
          </w:divBdr>
        </w:div>
        <w:div w:id="1559172853">
          <w:marLeft w:val="0"/>
          <w:marRight w:val="0"/>
          <w:marTop w:val="0"/>
          <w:marBottom w:val="495"/>
          <w:divBdr>
            <w:top w:val="none" w:sz="0" w:space="0" w:color="auto"/>
            <w:left w:val="none" w:sz="0" w:space="0" w:color="auto"/>
            <w:bottom w:val="none" w:sz="0" w:space="0" w:color="auto"/>
            <w:right w:val="none" w:sz="0" w:space="0" w:color="auto"/>
          </w:divBdr>
          <w:divsChild>
            <w:div w:id="873885846">
              <w:marLeft w:val="0"/>
              <w:marRight w:val="0"/>
              <w:marTop w:val="0"/>
              <w:marBottom w:val="0"/>
              <w:divBdr>
                <w:top w:val="none" w:sz="0" w:space="0" w:color="auto"/>
                <w:left w:val="none" w:sz="0" w:space="0" w:color="auto"/>
                <w:bottom w:val="none" w:sz="0" w:space="0" w:color="auto"/>
                <w:right w:val="none" w:sz="0" w:space="0" w:color="auto"/>
              </w:divBdr>
              <w:divsChild>
                <w:div w:id="2003385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605916">
      <w:bodyDiv w:val="1"/>
      <w:marLeft w:val="0"/>
      <w:marRight w:val="0"/>
      <w:marTop w:val="0"/>
      <w:marBottom w:val="0"/>
      <w:divBdr>
        <w:top w:val="none" w:sz="0" w:space="0" w:color="auto"/>
        <w:left w:val="none" w:sz="0" w:space="0" w:color="auto"/>
        <w:bottom w:val="none" w:sz="0" w:space="0" w:color="auto"/>
        <w:right w:val="none" w:sz="0" w:space="0" w:color="auto"/>
      </w:divBdr>
      <w:divsChild>
        <w:div w:id="690886011">
          <w:marLeft w:val="0"/>
          <w:marRight w:val="0"/>
          <w:marTop w:val="0"/>
          <w:marBottom w:val="390"/>
          <w:divBdr>
            <w:top w:val="none" w:sz="0" w:space="0" w:color="auto"/>
            <w:left w:val="none" w:sz="0" w:space="0" w:color="auto"/>
            <w:bottom w:val="none" w:sz="0" w:space="0" w:color="auto"/>
            <w:right w:val="none" w:sz="0" w:space="0" w:color="auto"/>
          </w:divBdr>
        </w:div>
        <w:div w:id="2140877015">
          <w:marLeft w:val="0"/>
          <w:marRight w:val="0"/>
          <w:marTop w:val="0"/>
          <w:marBottom w:val="495"/>
          <w:divBdr>
            <w:top w:val="none" w:sz="0" w:space="0" w:color="auto"/>
            <w:left w:val="none" w:sz="0" w:space="0" w:color="auto"/>
            <w:bottom w:val="none" w:sz="0" w:space="0" w:color="auto"/>
            <w:right w:val="none" w:sz="0" w:space="0" w:color="auto"/>
          </w:divBdr>
          <w:divsChild>
            <w:div w:id="1303467457">
              <w:marLeft w:val="0"/>
              <w:marRight w:val="0"/>
              <w:marTop w:val="0"/>
              <w:marBottom w:val="0"/>
              <w:divBdr>
                <w:top w:val="none" w:sz="0" w:space="0" w:color="auto"/>
                <w:left w:val="none" w:sz="0" w:space="0" w:color="auto"/>
                <w:bottom w:val="none" w:sz="0" w:space="0" w:color="auto"/>
                <w:right w:val="none" w:sz="0" w:space="0" w:color="auto"/>
              </w:divBdr>
              <w:divsChild>
                <w:div w:id="18757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026713">
      <w:bodyDiv w:val="1"/>
      <w:marLeft w:val="0"/>
      <w:marRight w:val="0"/>
      <w:marTop w:val="0"/>
      <w:marBottom w:val="0"/>
      <w:divBdr>
        <w:top w:val="none" w:sz="0" w:space="0" w:color="auto"/>
        <w:left w:val="none" w:sz="0" w:space="0" w:color="auto"/>
        <w:bottom w:val="none" w:sz="0" w:space="0" w:color="auto"/>
        <w:right w:val="none" w:sz="0" w:space="0" w:color="auto"/>
      </w:divBdr>
    </w:div>
    <w:div w:id="944732930">
      <w:bodyDiv w:val="1"/>
      <w:marLeft w:val="0"/>
      <w:marRight w:val="0"/>
      <w:marTop w:val="0"/>
      <w:marBottom w:val="0"/>
      <w:divBdr>
        <w:top w:val="none" w:sz="0" w:space="0" w:color="auto"/>
        <w:left w:val="none" w:sz="0" w:space="0" w:color="auto"/>
        <w:bottom w:val="none" w:sz="0" w:space="0" w:color="auto"/>
        <w:right w:val="none" w:sz="0" w:space="0" w:color="auto"/>
      </w:divBdr>
    </w:div>
    <w:div w:id="950089968">
      <w:bodyDiv w:val="1"/>
      <w:marLeft w:val="0"/>
      <w:marRight w:val="0"/>
      <w:marTop w:val="0"/>
      <w:marBottom w:val="0"/>
      <w:divBdr>
        <w:top w:val="none" w:sz="0" w:space="0" w:color="auto"/>
        <w:left w:val="none" w:sz="0" w:space="0" w:color="auto"/>
        <w:bottom w:val="none" w:sz="0" w:space="0" w:color="auto"/>
        <w:right w:val="none" w:sz="0" w:space="0" w:color="auto"/>
      </w:divBdr>
      <w:divsChild>
        <w:div w:id="656106044">
          <w:marLeft w:val="0"/>
          <w:marRight w:val="0"/>
          <w:marTop w:val="0"/>
          <w:marBottom w:val="390"/>
          <w:divBdr>
            <w:top w:val="none" w:sz="0" w:space="0" w:color="auto"/>
            <w:left w:val="none" w:sz="0" w:space="0" w:color="auto"/>
            <w:bottom w:val="none" w:sz="0" w:space="0" w:color="auto"/>
            <w:right w:val="none" w:sz="0" w:space="0" w:color="auto"/>
          </w:divBdr>
        </w:div>
        <w:div w:id="1604872948">
          <w:marLeft w:val="0"/>
          <w:marRight w:val="0"/>
          <w:marTop w:val="0"/>
          <w:marBottom w:val="495"/>
          <w:divBdr>
            <w:top w:val="none" w:sz="0" w:space="0" w:color="auto"/>
            <w:left w:val="none" w:sz="0" w:space="0" w:color="auto"/>
            <w:bottom w:val="none" w:sz="0" w:space="0" w:color="auto"/>
            <w:right w:val="none" w:sz="0" w:space="0" w:color="auto"/>
          </w:divBdr>
          <w:divsChild>
            <w:div w:id="1631860732">
              <w:marLeft w:val="0"/>
              <w:marRight w:val="0"/>
              <w:marTop w:val="0"/>
              <w:marBottom w:val="0"/>
              <w:divBdr>
                <w:top w:val="none" w:sz="0" w:space="0" w:color="auto"/>
                <w:left w:val="none" w:sz="0" w:space="0" w:color="auto"/>
                <w:bottom w:val="none" w:sz="0" w:space="0" w:color="auto"/>
                <w:right w:val="none" w:sz="0" w:space="0" w:color="auto"/>
              </w:divBdr>
              <w:divsChild>
                <w:div w:id="93818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1982237">
      <w:bodyDiv w:val="1"/>
      <w:marLeft w:val="0"/>
      <w:marRight w:val="0"/>
      <w:marTop w:val="0"/>
      <w:marBottom w:val="0"/>
      <w:divBdr>
        <w:top w:val="none" w:sz="0" w:space="0" w:color="auto"/>
        <w:left w:val="none" w:sz="0" w:space="0" w:color="auto"/>
        <w:bottom w:val="none" w:sz="0" w:space="0" w:color="auto"/>
        <w:right w:val="none" w:sz="0" w:space="0" w:color="auto"/>
      </w:divBdr>
    </w:div>
    <w:div w:id="990058084">
      <w:bodyDiv w:val="1"/>
      <w:marLeft w:val="0"/>
      <w:marRight w:val="0"/>
      <w:marTop w:val="0"/>
      <w:marBottom w:val="0"/>
      <w:divBdr>
        <w:top w:val="none" w:sz="0" w:space="0" w:color="auto"/>
        <w:left w:val="none" w:sz="0" w:space="0" w:color="auto"/>
        <w:bottom w:val="none" w:sz="0" w:space="0" w:color="auto"/>
        <w:right w:val="none" w:sz="0" w:space="0" w:color="auto"/>
      </w:divBdr>
      <w:divsChild>
        <w:div w:id="1117486407">
          <w:marLeft w:val="0"/>
          <w:marRight w:val="0"/>
          <w:marTop w:val="0"/>
          <w:marBottom w:val="390"/>
          <w:divBdr>
            <w:top w:val="none" w:sz="0" w:space="0" w:color="auto"/>
            <w:left w:val="none" w:sz="0" w:space="0" w:color="auto"/>
            <w:bottom w:val="none" w:sz="0" w:space="0" w:color="auto"/>
            <w:right w:val="none" w:sz="0" w:space="0" w:color="auto"/>
          </w:divBdr>
        </w:div>
        <w:div w:id="806243798">
          <w:marLeft w:val="0"/>
          <w:marRight w:val="0"/>
          <w:marTop w:val="0"/>
          <w:marBottom w:val="495"/>
          <w:divBdr>
            <w:top w:val="none" w:sz="0" w:space="0" w:color="auto"/>
            <w:left w:val="none" w:sz="0" w:space="0" w:color="auto"/>
            <w:bottom w:val="none" w:sz="0" w:space="0" w:color="auto"/>
            <w:right w:val="none" w:sz="0" w:space="0" w:color="auto"/>
          </w:divBdr>
          <w:divsChild>
            <w:div w:id="1130784750">
              <w:marLeft w:val="0"/>
              <w:marRight w:val="0"/>
              <w:marTop w:val="0"/>
              <w:marBottom w:val="0"/>
              <w:divBdr>
                <w:top w:val="none" w:sz="0" w:space="0" w:color="auto"/>
                <w:left w:val="none" w:sz="0" w:space="0" w:color="auto"/>
                <w:bottom w:val="none" w:sz="0" w:space="0" w:color="auto"/>
                <w:right w:val="none" w:sz="0" w:space="0" w:color="auto"/>
              </w:divBdr>
              <w:divsChild>
                <w:div w:id="67057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992690">
      <w:bodyDiv w:val="1"/>
      <w:marLeft w:val="0"/>
      <w:marRight w:val="0"/>
      <w:marTop w:val="0"/>
      <w:marBottom w:val="0"/>
      <w:divBdr>
        <w:top w:val="none" w:sz="0" w:space="0" w:color="auto"/>
        <w:left w:val="none" w:sz="0" w:space="0" w:color="auto"/>
        <w:bottom w:val="none" w:sz="0" w:space="0" w:color="auto"/>
        <w:right w:val="none" w:sz="0" w:space="0" w:color="auto"/>
      </w:divBdr>
    </w:div>
    <w:div w:id="1026977740">
      <w:bodyDiv w:val="1"/>
      <w:marLeft w:val="0"/>
      <w:marRight w:val="0"/>
      <w:marTop w:val="0"/>
      <w:marBottom w:val="0"/>
      <w:divBdr>
        <w:top w:val="none" w:sz="0" w:space="0" w:color="auto"/>
        <w:left w:val="none" w:sz="0" w:space="0" w:color="auto"/>
        <w:bottom w:val="none" w:sz="0" w:space="0" w:color="auto"/>
        <w:right w:val="none" w:sz="0" w:space="0" w:color="auto"/>
      </w:divBdr>
    </w:div>
    <w:div w:id="1062754460">
      <w:bodyDiv w:val="1"/>
      <w:marLeft w:val="0"/>
      <w:marRight w:val="0"/>
      <w:marTop w:val="0"/>
      <w:marBottom w:val="0"/>
      <w:divBdr>
        <w:top w:val="none" w:sz="0" w:space="0" w:color="auto"/>
        <w:left w:val="none" w:sz="0" w:space="0" w:color="auto"/>
        <w:bottom w:val="none" w:sz="0" w:space="0" w:color="auto"/>
        <w:right w:val="none" w:sz="0" w:space="0" w:color="auto"/>
      </w:divBdr>
    </w:div>
    <w:div w:id="1065836302">
      <w:bodyDiv w:val="1"/>
      <w:marLeft w:val="0"/>
      <w:marRight w:val="0"/>
      <w:marTop w:val="0"/>
      <w:marBottom w:val="0"/>
      <w:divBdr>
        <w:top w:val="none" w:sz="0" w:space="0" w:color="auto"/>
        <w:left w:val="none" w:sz="0" w:space="0" w:color="auto"/>
        <w:bottom w:val="none" w:sz="0" w:space="0" w:color="auto"/>
        <w:right w:val="none" w:sz="0" w:space="0" w:color="auto"/>
      </w:divBdr>
    </w:div>
    <w:div w:id="1067536868">
      <w:bodyDiv w:val="1"/>
      <w:marLeft w:val="0"/>
      <w:marRight w:val="0"/>
      <w:marTop w:val="0"/>
      <w:marBottom w:val="0"/>
      <w:divBdr>
        <w:top w:val="none" w:sz="0" w:space="0" w:color="auto"/>
        <w:left w:val="none" w:sz="0" w:space="0" w:color="auto"/>
        <w:bottom w:val="none" w:sz="0" w:space="0" w:color="auto"/>
        <w:right w:val="none" w:sz="0" w:space="0" w:color="auto"/>
      </w:divBdr>
      <w:divsChild>
        <w:div w:id="307907301">
          <w:marLeft w:val="0"/>
          <w:marRight w:val="0"/>
          <w:marTop w:val="0"/>
          <w:marBottom w:val="390"/>
          <w:divBdr>
            <w:top w:val="none" w:sz="0" w:space="0" w:color="auto"/>
            <w:left w:val="none" w:sz="0" w:space="0" w:color="auto"/>
            <w:bottom w:val="none" w:sz="0" w:space="0" w:color="auto"/>
            <w:right w:val="none" w:sz="0" w:space="0" w:color="auto"/>
          </w:divBdr>
        </w:div>
        <w:div w:id="2040625946">
          <w:marLeft w:val="0"/>
          <w:marRight w:val="0"/>
          <w:marTop w:val="0"/>
          <w:marBottom w:val="495"/>
          <w:divBdr>
            <w:top w:val="none" w:sz="0" w:space="0" w:color="auto"/>
            <w:left w:val="none" w:sz="0" w:space="0" w:color="auto"/>
            <w:bottom w:val="none" w:sz="0" w:space="0" w:color="auto"/>
            <w:right w:val="none" w:sz="0" w:space="0" w:color="auto"/>
          </w:divBdr>
          <w:divsChild>
            <w:div w:id="396244392">
              <w:marLeft w:val="0"/>
              <w:marRight w:val="0"/>
              <w:marTop w:val="0"/>
              <w:marBottom w:val="0"/>
              <w:divBdr>
                <w:top w:val="none" w:sz="0" w:space="0" w:color="auto"/>
                <w:left w:val="none" w:sz="0" w:space="0" w:color="auto"/>
                <w:bottom w:val="none" w:sz="0" w:space="0" w:color="auto"/>
                <w:right w:val="none" w:sz="0" w:space="0" w:color="auto"/>
              </w:divBdr>
              <w:divsChild>
                <w:div w:id="110745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9495296">
      <w:bodyDiv w:val="1"/>
      <w:marLeft w:val="0"/>
      <w:marRight w:val="0"/>
      <w:marTop w:val="0"/>
      <w:marBottom w:val="0"/>
      <w:divBdr>
        <w:top w:val="none" w:sz="0" w:space="0" w:color="auto"/>
        <w:left w:val="none" w:sz="0" w:space="0" w:color="auto"/>
        <w:bottom w:val="none" w:sz="0" w:space="0" w:color="auto"/>
        <w:right w:val="none" w:sz="0" w:space="0" w:color="auto"/>
      </w:divBdr>
      <w:divsChild>
        <w:div w:id="1833638425">
          <w:marLeft w:val="0"/>
          <w:marRight w:val="0"/>
          <w:marTop w:val="0"/>
          <w:marBottom w:val="390"/>
          <w:divBdr>
            <w:top w:val="none" w:sz="0" w:space="0" w:color="auto"/>
            <w:left w:val="none" w:sz="0" w:space="0" w:color="auto"/>
            <w:bottom w:val="none" w:sz="0" w:space="0" w:color="auto"/>
            <w:right w:val="none" w:sz="0" w:space="0" w:color="auto"/>
          </w:divBdr>
        </w:div>
        <w:div w:id="59909618">
          <w:marLeft w:val="0"/>
          <w:marRight w:val="0"/>
          <w:marTop w:val="0"/>
          <w:marBottom w:val="495"/>
          <w:divBdr>
            <w:top w:val="none" w:sz="0" w:space="0" w:color="auto"/>
            <w:left w:val="none" w:sz="0" w:space="0" w:color="auto"/>
            <w:bottom w:val="none" w:sz="0" w:space="0" w:color="auto"/>
            <w:right w:val="none" w:sz="0" w:space="0" w:color="auto"/>
          </w:divBdr>
          <w:divsChild>
            <w:div w:id="261571305">
              <w:marLeft w:val="0"/>
              <w:marRight w:val="0"/>
              <w:marTop w:val="0"/>
              <w:marBottom w:val="0"/>
              <w:divBdr>
                <w:top w:val="none" w:sz="0" w:space="0" w:color="auto"/>
                <w:left w:val="none" w:sz="0" w:space="0" w:color="auto"/>
                <w:bottom w:val="none" w:sz="0" w:space="0" w:color="auto"/>
                <w:right w:val="none" w:sz="0" w:space="0" w:color="auto"/>
              </w:divBdr>
              <w:divsChild>
                <w:div w:id="103180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2121799">
      <w:bodyDiv w:val="1"/>
      <w:marLeft w:val="0"/>
      <w:marRight w:val="0"/>
      <w:marTop w:val="0"/>
      <w:marBottom w:val="0"/>
      <w:divBdr>
        <w:top w:val="none" w:sz="0" w:space="0" w:color="auto"/>
        <w:left w:val="none" w:sz="0" w:space="0" w:color="auto"/>
        <w:bottom w:val="none" w:sz="0" w:space="0" w:color="auto"/>
        <w:right w:val="none" w:sz="0" w:space="0" w:color="auto"/>
      </w:divBdr>
    </w:div>
    <w:div w:id="1112671738">
      <w:bodyDiv w:val="1"/>
      <w:marLeft w:val="0"/>
      <w:marRight w:val="0"/>
      <w:marTop w:val="0"/>
      <w:marBottom w:val="0"/>
      <w:divBdr>
        <w:top w:val="none" w:sz="0" w:space="0" w:color="auto"/>
        <w:left w:val="none" w:sz="0" w:space="0" w:color="auto"/>
        <w:bottom w:val="none" w:sz="0" w:space="0" w:color="auto"/>
        <w:right w:val="none" w:sz="0" w:space="0" w:color="auto"/>
      </w:divBdr>
    </w:div>
    <w:div w:id="1122185387">
      <w:bodyDiv w:val="1"/>
      <w:marLeft w:val="0"/>
      <w:marRight w:val="0"/>
      <w:marTop w:val="0"/>
      <w:marBottom w:val="0"/>
      <w:divBdr>
        <w:top w:val="none" w:sz="0" w:space="0" w:color="auto"/>
        <w:left w:val="none" w:sz="0" w:space="0" w:color="auto"/>
        <w:bottom w:val="none" w:sz="0" w:space="0" w:color="auto"/>
        <w:right w:val="none" w:sz="0" w:space="0" w:color="auto"/>
      </w:divBdr>
      <w:divsChild>
        <w:div w:id="1335959297">
          <w:marLeft w:val="0"/>
          <w:marRight w:val="0"/>
          <w:marTop w:val="0"/>
          <w:marBottom w:val="390"/>
          <w:divBdr>
            <w:top w:val="none" w:sz="0" w:space="0" w:color="auto"/>
            <w:left w:val="none" w:sz="0" w:space="0" w:color="auto"/>
            <w:bottom w:val="none" w:sz="0" w:space="0" w:color="auto"/>
            <w:right w:val="none" w:sz="0" w:space="0" w:color="auto"/>
          </w:divBdr>
        </w:div>
        <w:div w:id="912155076">
          <w:marLeft w:val="0"/>
          <w:marRight w:val="0"/>
          <w:marTop w:val="0"/>
          <w:marBottom w:val="495"/>
          <w:divBdr>
            <w:top w:val="none" w:sz="0" w:space="0" w:color="auto"/>
            <w:left w:val="none" w:sz="0" w:space="0" w:color="auto"/>
            <w:bottom w:val="none" w:sz="0" w:space="0" w:color="auto"/>
            <w:right w:val="none" w:sz="0" w:space="0" w:color="auto"/>
          </w:divBdr>
          <w:divsChild>
            <w:div w:id="928776443">
              <w:marLeft w:val="0"/>
              <w:marRight w:val="0"/>
              <w:marTop w:val="0"/>
              <w:marBottom w:val="0"/>
              <w:divBdr>
                <w:top w:val="none" w:sz="0" w:space="0" w:color="auto"/>
                <w:left w:val="none" w:sz="0" w:space="0" w:color="auto"/>
                <w:bottom w:val="none" w:sz="0" w:space="0" w:color="auto"/>
                <w:right w:val="none" w:sz="0" w:space="0" w:color="auto"/>
              </w:divBdr>
              <w:divsChild>
                <w:div w:id="222299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554118">
      <w:bodyDiv w:val="1"/>
      <w:marLeft w:val="0"/>
      <w:marRight w:val="0"/>
      <w:marTop w:val="0"/>
      <w:marBottom w:val="0"/>
      <w:divBdr>
        <w:top w:val="none" w:sz="0" w:space="0" w:color="auto"/>
        <w:left w:val="none" w:sz="0" w:space="0" w:color="auto"/>
        <w:bottom w:val="none" w:sz="0" w:space="0" w:color="auto"/>
        <w:right w:val="none" w:sz="0" w:space="0" w:color="auto"/>
      </w:divBdr>
    </w:div>
    <w:div w:id="1142119763">
      <w:bodyDiv w:val="1"/>
      <w:marLeft w:val="0"/>
      <w:marRight w:val="0"/>
      <w:marTop w:val="0"/>
      <w:marBottom w:val="0"/>
      <w:divBdr>
        <w:top w:val="none" w:sz="0" w:space="0" w:color="auto"/>
        <w:left w:val="none" w:sz="0" w:space="0" w:color="auto"/>
        <w:bottom w:val="none" w:sz="0" w:space="0" w:color="auto"/>
        <w:right w:val="none" w:sz="0" w:space="0" w:color="auto"/>
      </w:divBdr>
      <w:divsChild>
        <w:div w:id="553199412">
          <w:marLeft w:val="0"/>
          <w:marRight w:val="0"/>
          <w:marTop w:val="0"/>
          <w:marBottom w:val="390"/>
          <w:divBdr>
            <w:top w:val="none" w:sz="0" w:space="0" w:color="auto"/>
            <w:left w:val="none" w:sz="0" w:space="0" w:color="auto"/>
            <w:bottom w:val="none" w:sz="0" w:space="0" w:color="auto"/>
            <w:right w:val="none" w:sz="0" w:space="0" w:color="auto"/>
          </w:divBdr>
        </w:div>
        <w:div w:id="1339036468">
          <w:marLeft w:val="0"/>
          <w:marRight w:val="0"/>
          <w:marTop w:val="0"/>
          <w:marBottom w:val="495"/>
          <w:divBdr>
            <w:top w:val="none" w:sz="0" w:space="0" w:color="auto"/>
            <w:left w:val="none" w:sz="0" w:space="0" w:color="auto"/>
            <w:bottom w:val="none" w:sz="0" w:space="0" w:color="auto"/>
            <w:right w:val="none" w:sz="0" w:space="0" w:color="auto"/>
          </w:divBdr>
          <w:divsChild>
            <w:div w:id="1006447481">
              <w:marLeft w:val="0"/>
              <w:marRight w:val="0"/>
              <w:marTop w:val="0"/>
              <w:marBottom w:val="0"/>
              <w:divBdr>
                <w:top w:val="none" w:sz="0" w:space="0" w:color="auto"/>
                <w:left w:val="none" w:sz="0" w:space="0" w:color="auto"/>
                <w:bottom w:val="none" w:sz="0" w:space="0" w:color="auto"/>
                <w:right w:val="none" w:sz="0" w:space="0" w:color="auto"/>
              </w:divBdr>
              <w:divsChild>
                <w:div w:id="25278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8763258">
      <w:bodyDiv w:val="1"/>
      <w:marLeft w:val="0"/>
      <w:marRight w:val="0"/>
      <w:marTop w:val="0"/>
      <w:marBottom w:val="0"/>
      <w:divBdr>
        <w:top w:val="none" w:sz="0" w:space="0" w:color="auto"/>
        <w:left w:val="none" w:sz="0" w:space="0" w:color="auto"/>
        <w:bottom w:val="none" w:sz="0" w:space="0" w:color="auto"/>
        <w:right w:val="none" w:sz="0" w:space="0" w:color="auto"/>
      </w:divBdr>
      <w:divsChild>
        <w:div w:id="605117567">
          <w:marLeft w:val="0"/>
          <w:marRight w:val="0"/>
          <w:marTop w:val="0"/>
          <w:marBottom w:val="390"/>
          <w:divBdr>
            <w:top w:val="none" w:sz="0" w:space="0" w:color="auto"/>
            <w:left w:val="none" w:sz="0" w:space="0" w:color="auto"/>
            <w:bottom w:val="none" w:sz="0" w:space="0" w:color="auto"/>
            <w:right w:val="none" w:sz="0" w:space="0" w:color="auto"/>
          </w:divBdr>
        </w:div>
        <w:div w:id="1415275025">
          <w:marLeft w:val="0"/>
          <w:marRight w:val="0"/>
          <w:marTop w:val="0"/>
          <w:marBottom w:val="495"/>
          <w:divBdr>
            <w:top w:val="none" w:sz="0" w:space="0" w:color="auto"/>
            <w:left w:val="none" w:sz="0" w:space="0" w:color="auto"/>
            <w:bottom w:val="none" w:sz="0" w:space="0" w:color="auto"/>
            <w:right w:val="none" w:sz="0" w:space="0" w:color="auto"/>
          </w:divBdr>
          <w:divsChild>
            <w:div w:id="1041248315">
              <w:marLeft w:val="0"/>
              <w:marRight w:val="0"/>
              <w:marTop w:val="0"/>
              <w:marBottom w:val="0"/>
              <w:divBdr>
                <w:top w:val="none" w:sz="0" w:space="0" w:color="auto"/>
                <w:left w:val="none" w:sz="0" w:space="0" w:color="auto"/>
                <w:bottom w:val="none" w:sz="0" w:space="0" w:color="auto"/>
                <w:right w:val="none" w:sz="0" w:space="0" w:color="auto"/>
              </w:divBdr>
              <w:divsChild>
                <w:div w:id="60261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170116">
      <w:bodyDiv w:val="1"/>
      <w:marLeft w:val="0"/>
      <w:marRight w:val="0"/>
      <w:marTop w:val="0"/>
      <w:marBottom w:val="0"/>
      <w:divBdr>
        <w:top w:val="none" w:sz="0" w:space="0" w:color="auto"/>
        <w:left w:val="none" w:sz="0" w:space="0" w:color="auto"/>
        <w:bottom w:val="none" w:sz="0" w:space="0" w:color="auto"/>
        <w:right w:val="none" w:sz="0" w:space="0" w:color="auto"/>
      </w:divBdr>
      <w:divsChild>
        <w:div w:id="1828476764">
          <w:marLeft w:val="0"/>
          <w:marRight w:val="0"/>
          <w:marTop w:val="0"/>
          <w:marBottom w:val="390"/>
          <w:divBdr>
            <w:top w:val="none" w:sz="0" w:space="0" w:color="auto"/>
            <w:left w:val="none" w:sz="0" w:space="0" w:color="auto"/>
            <w:bottom w:val="none" w:sz="0" w:space="0" w:color="auto"/>
            <w:right w:val="none" w:sz="0" w:space="0" w:color="auto"/>
          </w:divBdr>
        </w:div>
        <w:div w:id="66459861">
          <w:marLeft w:val="0"/>
          <w:marRight w:val="0"/>
          <w:marTop w:val="0"/>
          <w:marBottom w:val="495"/>
          <w:divBdr>
            <w:top w:val="none" w:sz="0" w:space="0" w:color="auto"/>
            <w:left w:val="none" w:sz="0" w:space="0" w:color="auto"/>
            <w:bottom w:val="none" w:sz="0" w:space="0" w:color="auto"/>
            <w:right w:val="none" w:sz="0" w:space="0" w:color="auto"/>
          </w:divBdr>
          <w:divsChild>
            <w:div w:id="521551242">
              <w:marLeft w:val="0"/>
              <w:marRight w:val="0"/>
              <w:marTop w:val="0"/>
              <w:marBottom w:val="0"/>
              <w:divBdr>
                <w:top w:val="none" w:sz="0" w:space="0" w:color="auto"/>
                <w:left w:val="none" w:sz="0" w:space="0" w:color="auto"/>
                <w:bottom w:val="none" w:sz="0" w:space="0" w:color="auto"/>
                <w:right w:val="none" w:sz="0" w:space="0" w:color="auto"/>
              </w:divBdr>
              <w:divsChild>
                <w:div w:id="31877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959786">
      <w:bodyDiv w:val="1"/>
      <w:marLeft w:val="0"/>
      <w:marRight w:val="0"/>
      <w:marTop w:val="0"/>
      <w:marBottom w:val="0"/>
      <w:divBdr>
        <w:top w:val="none" w:sz="0" w:space="0" w:color="auto"/>
        <w:left w:val="none" w:sz="0" w:space="0" w:color="auto"/>
        <w:bottom w:val="none" w:sz="0" w:space="0" w:color="auto"/>
        <w:right w:val="none" w:sz="0" w:space="0" w:color="auto"/>
      </w:divBdr>
      <w:divsChild>
        <w:div w:id="234517567">
          <w:marLeft w:val="0"/>
          <w:marRight w:val="0"/>
          <w:marTop w:val="0"/>
          <w:marBottom w:val="390"/>
          <w:divBdr>
            <w:top w:val="none" w:sz="0" w:space="0" w:color="auto"/>
            <w:left w:val="none" w:sz="0" w:space="0" w:color="auto"/>
            <w:bottom w:val="none" w:sz="0" w:space="0" w:color="auto"/>
            <w:right w:val="none" w:sz="0" w:space="0" w:color="auto"/>
          </w:divBdr>
        </w:div>
        <w:div w:id="314922055">
          <w:marLeft w:val="0"/>
          <w:marRight w:val="0"/>
          <w:marTop w:val="0"/>
          <w:marBottom w:val="495"/>
          <w:divBdr>
            <w:top w:val="none" w:sz="0" w:space="0" w:color="auto"/>
            <w:left w:val="none" w:sz="0" w:space="0" w:color="auto"/>
            <w:bottom w:val="none" w:sz="0" w:space="0" w:color="auto"/>
            <w:right w:val="none" w:sz="0" w:space="0" w:color="auto"/>
          </w:divBdr>
          <w:divsChild>
            <w:div w:id="1313829676">
              <w:marLeft w:val="0"/>
              <w:marRight w:val="0"/>
              <w:marTop w:val="0"/>
              <w:marBottom w:val="0"/>
              <w:divBdr>
                <w:top w:val="none" w:sz="0" w:space="0" w:color="auto"/>
                <w:left w:val="none" w:sz="0" w:space="0" w:color="auto"/>
                <w:bottom w:val="none" w:sz="0" w:space="0" w:color="auto"/>
                <w:right w:val="none" w:sz="0" w:space="0" w:color="auto"/>
              </w:divBdr>
              <w:divsChild>
                <w:div w:id="79549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7893276">
      <w:bodyDiv w:val="1"/>
      <w:marLeft w:val="0"/>
      <w:marRight w:val="0"/>
      <w:marTop w:val="0"/>
      <w:marBottom w:val="0"/>
      <w:divBdr>
        <w:top w:val="none" w:sz="0" w:space="0" w:color="auto"/>
        <w:left w:val="none" w:sz="0" w:space="0" w:color="auto"/>
        <w:bottom w:val="none" w:sz="0" w:space="0" w:color="auto"/>
        <w:right w:val="none" w:sz="0" w:space="0" w:color="auto"/>
      </w:divBdr>
    </w:div>
    <w:div w:id="1200824966">
      <w:bodyDiv w:val="1"/>
      <w:marLeft w:val="0"/>
      <w:marRight w:val="0"/>
      <w:marTop w:val="0"/>
      <w:marBottom w:val="0"/>
      <w:divBdr>
        <w:top w:val="none" w:sz="0" w:space="0" w:color="auto"/>
        <w:left w:val="none" w:sz="0" w:space="0" w:color="auto"/>
        <w:bottom w:val="none" w:sz="0" w:space="0" w:color="auto"/>
        <w:right w:val="none" w:sz="0" w:space="0" w:color="auto"/>
      </w:divBdr>
    </w:div>
    <w:div w:id="1202132764">
      <w:bodyDiv w:val="1"/>
      <w:marLeft w:val="0"/>
      <w:marRight w:val="0"/>
      <w:marTop w:val="0"/>
      <w:marBottom w:val="0"/>
      <w:divBdr>
        <w:top w:val="none" w:sz="0" w:space="0" w:color="auto"/>
        <w:left w:val="none" w:sz="0" w:space="0" w:color="auto"/>
        <w:bottom w:val="none" w:sz="0" w:space="0" w:color="auto"/>
        <w:right w:val="none" w:sz="0" w:space="0" w:color="auto"/>
      </w:divBdr>
    </w:div>
    <w:div w:id="1208685616">
      <w:bodyDiv w:val="1"/>
      <w:marLeft w:val="0"/>
      <w:marRight w:val="0"/>
      <w:marTop w:val="0"/>
      <w:marBottom w:val="0"/>
      <w:divBdr>
        <w:top w:val="none" w:sz="0" w:space="0" w:color="auto"/>
        <w:left w:val="none" w:sz="0" w:space="0" w:color="auto"/>
        <w:bottom w:val="none" w:sz="0" w:space="0" w:color="auto"/>
        <w:right w:val="none" w:sz="0" w:space="0" w:color="auto"/>
      </w:divBdr>
      <w:divsChild>
        <w:div w:id="1075476203">
          <w:marLeft w:val="0"/>
          <w:marRight w:val="0"/>
          <w:marTop w:val="0"/>
          <w:marBottom w:val="390"/>
          <w:divBdr>
            <w:top w:val="none" w:sz="0" w:space="0" w:color="auto"/>
            <w:left w:val="none" w:sz="0" w:space="0" w:color="auto"/>
            <w:bottom w:val="none" w:sz="0" w:space="0" w:color="auto"/>
            <w:right w:val="none" w:sz="0" w:space="0" w:color="auto"/>
          </w:divBdr>
        </w:div>
        <w:div w:id="1136223017">
          <w:marLeft w:val="0"/>
          <w:marRight w:val="0"/>
          <w:marTop w:val="0"/>
          <w:marBottom w:val="495"/>
          <w:divBdr>
            <w:top w:val="none" w:sz="0" w:space="0" w:color="auto"/>
            <w:left w:val="none" w:sz="0" w:space="0" w:color="auto"/>
            <w:bottom w:val="none" w:sz="0" w:space="0" w:color="auto"/>
            <w:right w:val="none" w:sz="0" w:space="0" w:color="auto"/>
          </w:divBdr>
          <w:divsChild>
            <w:div w:id="76248084">
              <w:marLeft w:val="0"/>
              <w:marRight w:val="0"/>
              <w:marTop w:val="0"/>
              <w:marBottom w:val="0"/>
              <w:divBdr>
                <w:top w:val="none" w:sz="0" w:space="0" w:color="auto"/>
                <w:left w:val="none" w:sz="0" w:space="0" w:color="auto"/>
                <w:bottom w:val="none" w:sz="0" w:space="0" w:color="auto"/>
                <w:right w:val="none" w:sz="0" w:space="0" w:color="auto"/>
              </w:divBdr>
              <w:divsChild>
                <w:div w:id="125103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071503">
      <w:bodyDiv w:val="1"/>
      <w:marLeft w:val="0"/>
      <w:marRight w:val="0"/>
      <w:marTop w:val="0"/>
      <w:marBottom w:val="0"/>
      <w:divBdr>
        <w:top w:val="none" w:sz="0" w:space="0" w:color="auto"/>
        <w:left w:val="none" w:sz="0" w:space="0" w:color="auto"/>
        <w:bottom w:val="none" w:sz="0" w:space="0" w:color="auto"/>
        <w:right w:val="none" w:sz="0" w:space="0" w:color="auto"/>
      </w:divBdr>
    </w:div>
    <w:div w:id="1215458913">
      <w:bodyDiv w:val="1"/>
      <w:marLeft w:val="0"/>
      <w:marRight w:val="0"/>
      <w:marTop w:val="0"/>
      <w:marBottom w:val="0"/>
      <w:divBdr>
        <w:top w:val="none" w:sz="0" w:space="0" w:color="auto"/>
        <w:left w:val="none" w:sz="0" w:space="0" w:color="auto"/>
        <w:bottom w:val="none" w:sz="0" w:space="0" w:color="auto"/>
        <w:right w:val="none" w:sz="0" w:space="0" w:color="auto"/>
      </w:divBdr>
      <w:divsChild>
        <w:div w:id="1193609048">
          <w:marLeft w:val="0"/>
          <w:marRight w:val="0"/>
          <w:marTop w:val="0"/>
          <w:marBottom w:val="390"/>
          <w:divBdr>
            <w:top w:val="none" w:sz="0" w:space="0" w:color="auto"/>
            <w:left w:val="none" w:sz="0" w:space="0" w:color="auto"/>
            <w:bottom w:val="none" w:sz="0" w:space="0" w:color="auto"/>
            <w:right w:val="none" w:sz="0" w:space="0" w:color="auto"/>
          </w:divBdr>
        </w:div>
        <w:div w:id="1823963660">
          <w:marLeft w:val="0"/>
          <w:marRight w:val="0"/>
          <w:marTop w:val="0"/>
          <w:marBottom w:val="495"/>
          <w:divBdr>
            <w:top w:val="none" w:sz="0" w:space="0" w:color="auto"/>
            <w:left w:val="none" w:sz="0" w:space="0" w:color="auto"/>
            <w:bottom w:val="none" w:sz="0" w:space="0" w:color="auto"/>
            <w:right w:val="none" w:sz="0" w:space="0" w:color="auto"/>
          </w:divBdr>
          <w:divsChild>
            <w:div w:id="189269742">
              <w:marLeft w:val="0"/>
              <w:marRight w:val="0"/>
              <w:marTop w:val="0"/>
              <w:marBottom w:val="0"/>
              <w:divBdr>
                <w:top w:val="none" w:sz="0" w:space="0" w:color="auto"/>
                <w:left w:val="none" w:sz="0" w:space="0" w:color="auto"/>
                <w:bottom w:val="none" w:sz="0" w:space="0" w:color="auto"/>
                <w:right w:val="none" w:sz="0" w:space="0" w:color="auto"/>
              </w:divBdr>
              <w:divsChild>
                <w:div w:id="140417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6377596">
      <w:bodyDiv w:val="1"/>
      <w:marLeft w:val="0"/>
      <w:marRight w:val="0"/>
      <w:marTop w:val="0"/>
      <w:marBottom w:val="0"/>
      <w:divBdr>
        <w:top w:val="none" w:sz="0" w:space="0" w:color="auto"/>
        <w:left w:val="none" w:sz="0" w:space="0" w:color="auto"/>
        <w:bottom w:val="none" w:sz="0" w:space="0" w:color="auto"/>
        <w:right w:val="none" w:sz="0" w:space="0" w:color="auto"/>
      </w:divBdr>
    </w:div>
    <w:div w:id="1231887469">
      <w:bodyDiv w:val="1"/>
      <w:marLeft w:val="0"/>
      <w:marRight w:val="0"/>
      <w:marTop w:val="0"/>
      <w:marBottom w:val="0"/>
      <w:divBdr>
        <w:top w:val="none" w:sz="0" w:space="0" w:color="auto"/>
        <w:left w:val="none" w:sz="0" w:space="0" w:color="auto"/>
        <w:bottom w:val="none" w:sz="0" w:space="0" w:color="auto"/>
        <w:right w:val="none" w:sz="0" w:space="0" w:color="auto"/>
      </w:divBdr>
    </w:div>
    <w:div w:id="1244342252">
      <w:bodyDiv w:val="1"/>
      <w:marLeft w:val="0"/>
      <w:marRight w:val="0"/>
      <w:marTop w:val="0"/>
      <w:marBottom w:val="0"/>
      <w:divBdr>
        <w:top w:val="none" w:sz="0" w:space="0" w:color="auto"/>
        <w:left w:val="none" w:sz="0" w:space="0" w:color="auto"/>
        <w:bottom w:val="none" w:sz="0" w:space="0" w:color="auto"/>
        <w:right w:val="none" w:sz="0" w:space="0" w:color="auto"/>
      </w:divBdr>
    </w:div>
    <w:div w:id="1255631553">
      <w:bodyDiv w:val="1"/>
      <w:marLeft w:val="0"/>
      <w:marRight w:val="0"/>
      <w:marTop w:val="0"/>
      <w:marBottom w:val="0"/>
      <w:divBdr>
        <w:top w:val="none" w:sz="0" w:space="0" w:color="auto"/>
        <w:left w:val="none" w:sz="0" w:space="0" w:color="auto"/>
        <w:bottom w:val="none" w:sz="0" w:space="0" w:color="auto"/>
        <w:right w:val="none" w:sz="0" w:space="0" w:color="auto"/>
      </w:divBdr>
    </w:div>
    <w:div w:id="1263874694">
      <w:bodyDiv w:val="1"/>
      <w:marLeft w:val="0"/>
      <w:marRight w:val="0"/>
      <w:marTop w:val="0"/>
      <w:marBottom w:val="0"/>
      <w:divBdr>
        <w:top w:val="none" w:sz="0" w:space="0" w:color="auto"/>
        <w:left w:val="none" w:sz="0" w:space="0" w:color="auto"/>
        <w:bottom w:val="none" w:sz="0" w:space="0" w:color="auto"/>
        <w:right w:val="none" w:sz="0" w:space="0" w:color="auto"/>
      </w:divBdr>
    </w:div>
    <w:div w:id="1281569235">
      <w:bodyDiv w:val="1"/>
      <w:marLeft w:val="0"/>
      <w:marRight w:val="0"/>
      <w:marTop w:val="0"/>
      <w:marBottom w:val="0"/>
      <w:divBdr>
        <w:top w:val="none" w:sz="0" w:space="0" w:color="auto"/>
        <w:left w:val="none" w:sz="0" w:space="0" w:color="auto"/>
        <w:bottom w:val="none" w:sz="0" w:space="0" w:color="auto"/>
        <w:right w:val="none" w:sz="0" w:space="0" w:color="auto"/>
      </w:divBdr>
      <w:divsChild>
        <w:div w:id="925653754">
          <w:marLeft w:val="0"/>
          <w:marRight w:val="0"/>
          <w:marTop w:val="0"/>
          <w:marBottom w:val="390"/>
          <w:divBdr>
            <w:top w:val="none" w:sz="0" w:space="0" w:color="auto"/>
            <w:left w:val="none" w:sz="0" w:space="0" w:color="auto"/>
            <w:bottom w:val="none" w:sz="0" w:space="0" w:color="auto"/>
            <w:right w:val="none" w:sz="0" w:space="0" w:color="auto"/>
          </w:divBdr>
        </w:div>
        <w:div w:id="1210268942">
          <w:marLeft w:val="0"/>
          <w:marRight w:val="0"/>
          <w:marTop w:val="0"/>
          <w:marBottom w:val="495"/>
          <w:divBdr>
            <w:top w:val="none" w:sz="0" w:space="0" w:color="auto"/>
            <w:left w:val="none" w:sz="0" w:space="0" w:color="auto"/>
            <w:bottom w:val="none" w:sz="0" w:space="0" w:color="auto"/>
            <w:right w:val="none" w:sz="0" w:space="0" w:color="auto"/>
          </w:divBdr>
          <w:divsChild>
            <w:div w:id="411590064">
              <w:marLeft w:val="0"/>
              <w:marRight w:val="0"/>
              <w:marTop w:val="0"/>
              <w:marBottom w:val="0"/>
              <w:divBdr>
                <w:top w:val="none" w:sz="0" w:space="0" w:color="auto"/>
                <w:left w:val="none" w:sz="0" w:space="0" w:color="auto"/>
                <w:bottom w:val="none" w:sz="0" w:space="0" w:color="auto"/>
                <w:right w:val="none" w:sz="0" w:space="0" w:color="auto"/>
              </w:divBdr>
              <w:divsChild>
                <w:div w:id="109716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453205">
      <w:bodyDiv w:val="1"/>
      <w:marLeft w:val="0"/>
      <w:marRight w:val="0"/>
      <w:marTop w:val="0"/>
      <w:marBottom w:val="0"/>
      <w:divBdr>
        <w:top w:val="none" w:sz="0" w:space="0" w:color="auto"/>
        <w:left w:val="none" w:sz="0" w:space="0" w:color="auto"/>
        <w:bottom w:val="none" w:sz="0" w:space="0" w:color="auto"/>
        <w:right w:val="none" w:sz="0" w:space="0" w:color="auto"/>
      </w:divBdr>
    </w:div>
    <w:div w:id="1305936272">
      <w:bodyDiv w:val="1"/>
      <w:marLeft w:val="0"/>
      <w:marRight w:val="0"/>
      <w:marTop w:val="0"/>
      <w:marBottom w:val="0"/>
      <w:divBdr>
        <w:top w:val="none" w:sz="0" w:space="0" w:color="auto"/>
        <w:left w:val="none" w:sz="0" w:space="0" w:color="auto"/>
        <w:bottom w:val="none" w:sz="0" w:space="0" w:color="auto"/>
        <w:right w:val="none" w:sz="0" w:space="0" w:color="auto"/>
      </w:divBdr>
    </w:div>
    <w:div w:id="1319070230">
      <w:bodyDiv w:val="1"/>
      <w:marLeft w:val="0"/>
      <w:marRight w:val="0"/>
      <w:marTop w:val="0"/>
      <w:marBottom w:val="0"/>
      <w:divBdr>
        <w:top w:val="none" w:sz="0" w:space="0" w:color="auto"/>
        <w:left w:val="none" w:sz="0" w:space="0" w:color="auto"/>
        <w:bottom w:val="none" w:sz="0" w:space="0" w:color="auto"/>
        <w:right w:val="none" w:sz="0" w:space="0" w:color="auto"/>
      </w:divBdr>
    </w:div>
    <w:div w:id="1326124171">
      <w:bodyDiv w:val="1"/>
      <w:marLeft w:val="0"/>
      <w:marRight w:val="0"/>
      <w:marTop w:val="0"/>
      <w:marBottom w:val="0"/>
      <w:divBdr>
        <w:top w:val="none" w:sz="0" w:space="0" w:color="auto"/>
        <w:left w:val="none" w:sz="0" w:space="0" w:color="auto"/>
        <w:bottom w:val="none" w:sz="0" w:space="0" w:color="auto"/>
        <w:right w:val="none" w:sz="0" w:space="0" w:color="auto"/>
      </w:divBdr>
    </w:div>
    <w:div w:id="1326130055">
      <w:bodyDiv w:val="1"/>
      <w:marLeft w:val="0"/>
      <w:marRight w:val="0"/>
      <w:marTop w:val="0"/>
      <w:marBottom w:val="0"/>
      <w:divBdr>
        <w:top w:val="none" w:sz="0" w:space="0" w:color="auto"/>
        <w:left w:val="none" w:sz="0" w:space="0" w:color="auto"/>
        <w:bottom w:val="none" w:sz="0" w:space="0" w:color="auto"/>
        <w:right w:val="none" w:sz="0" w:space="0" w:color="auto"/>
      </w:divBdr>
      <w:divsChild>
        <w:div w:id="1215194093">
          <w:marLeft w:val="0"/>
          <w:marRight w:val="0"/>
          <w:marTop w:val="0"/>
          <w:marBottom w:val="390"/>
          <w:divBdr>
            <w:top w:val="none" w:sz="0" w:space="0" w:color="auto"/>
            <w:left w:val="none" w:sz="0" w:space="0" w:color="auto"/>
            <w:bottom w:val="none" w:sz="0" w:space="0" w:color="auto"/>
            <w:right w:val="none" w:sz="0" w:space="0" w:color="auto"/>
          </w:divBdr>
        </w:div>
        <w:div w:id="593826175">
          <w:marLeft w:val="0"/>
          <w:marRight w:val="0"/>
          <w:marTop w:val="0"/>
          <w:marBottom w:val="495"/>
          <w:divBdr>
            <w:top w:val="none" w:sz="0" w:space="0" w:color="auto"/>
            <w:left w:val="none" w:sz="0" w:space="0" w:color="auto"/>
            <w:bottom w:val="none" w:sz="0" w:space="0" w:color="auto"/>
            <w:right w:val="none" w:sz="0" w:space="0" w:color="auto"/>
          </w:divBdr>
          <w:divsChild>
            <w:div w:id="433791660">
              <w:marLeft w:val="0"/>
              <w:marRight w:val="0"/>
              <w:marTop w:val="0"/>
              <w:marBottom w:val="0"/>
              <w:divBdr>
                <w:top w:val="none" w:sz="0" w:space="0" w:color="auto"/>
                <w:left w:val="none" w:sz="0" w:space="0" w:color="auto"/>
                <w:bottom w:val="none" w:sz="0" w:space="0" w:color="auto"/>
                <w:right w:val="none" w:sz="0" w:space="0" w:color="auto"/>
              </w:divBdr>
              <w:divsChild>
                <w:div w:id="58977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922985">
      <w:bodyDiv w:val="1"/>
      <w:marLeft w:val="0"/>
      <w:marRight w:val="0"/>
      <w:marTop w:val="0"/>
      <w:marBottom w:val="0"/>
      <w:divBdr>
        <w:top w:val="none" w:sz="0" w:space="0" w:color="auto"/>
        <w:left w:val="none" w:sz="0" w:space="0" w:color="auto"/>
        <w:bottom w:val="none" w:sz="0" w:space="0" w:color="auto"/>
        <w:right w:val="none" w:sz="0" w:space="0" w:color="auto"/>
      </w:divBdr>
      <w:divsChild>
        <w:div w:id="1915042665">
          <w:marLeft w:val="0"/>
          <w:marRight w:val="0"/>
          <w:marTop w:val="0"/>
          <w:marBottom w:val="390"/>
          <w:divBdr>
            <w:top w:val="none" w:sz="0" w:space="0" w:color="auto"/>
            <w:left w:val="none" w:sz="0" w:space="0" w:color="auto"/>
            <w:bottom w:val="none" w:sz="0" w:space="0" w:color="auto"/>
            <w:right w:val="none" w:sz="0" w:space="0" w:color="auto"/>
          </w:divBdr>
        </w:div>
        <w:div w:id="2132939285">
          <w:marLeft w:val="0"/>
          <w:marRight w:val="0"/>
          <w:marTop w:val="0"/>
          <w:marBottom w:val="495"/>
          <w:divBdr>
            <w:top w:val="none" w:sz="0" w:space="0" w:color="auto"/>
            <w:left w:val="none" w:sz="0" w:space="0" w:color="auto"/>
            <w:bottom w:val="none" w:sz="0" w:space="0" w:color="auto"/>
            <w:right w:val="none" w:sz="0" w:space="0" w:color="auto"/>
          </w:divBdr>
          <w:divsChild>
            <w:div w:id="1719009563">
              <w:marLeft w:val="0"/>
              <w:marRight w:val="0"/>
              <w:marTop w:val="0"/>
              <w:marBottom w:val="0"/>
              <w:divBdr>
                <w:top w:val="none" w:sz="0" w:space="0" w:color="auto"/>
                <w:left w:val="none" w:sz="0" w:space="0" w:color="auto"/>
                <w:bottom w:val="none" w:sz="0" w:space="0" w:color="auto"/>
                <w:right w:val="none" w:sz="0" w:space="0" w:color="auto"/>
              </w:divBdr>
              <w:divsChild>
                <w:div w:id="101496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147758">
      <w:bodyDiv w:val="1"/>
      <w:marLeft w:val="0"/>
      <w:marRight w:val="0"/>
      <w:marTop w:val="0"/>
      <w:marBottom w:val="0"/>
      <w:divBdr>
        <w:top w:val="none" w:sz="0" w:space="0" w:color="auto"/>
        <w:left w:val="none" w:sz="0" w:space="0" w:color="auto"/>
        <w:bottom w:val="none" w:sz="0" w:space="0" w:color="auto"/>
        <w:right w:val="none" w:sz="0" w:space="0" w:color="auto"/>
      </w:divBdr>
    </w:div>
    <w:div w:id="1358039831">
      <w:bodyDiv w:val="1"/>
      <w:marLeft w:val="0"/>
      <w:marRight w:val="0"/>
      <w:marTop w:val="0"/>
      <w:marBottom w:val="0"/>
      <w:divBdr>
        <w:top w:val="none" w:sz="0" w:space="0" w:color="auto"/>
        <w:left w:val="none" w:sz="0" w:space="0" w:color="auto"/>
        <w:bottom w:val="none" w:sz="0" w:space="0" w:color="auto"/>
        <w:right w:val="none" w:sz="0" w:space="0" w:color="auto"/>
      </w:divBdr>
      <w:divsChild>
        <w:div w:id="1097140874">
          <w:marLeft w:val="0"/>
          <w:marRight w:val="0"/>
          <w:marTop w:val="0"/>
          <w:marBottom w:val="390"/>
          <w:divBdr>
            <w:top w:val="none" w:sz="0" w:space="0" w:color="auto"/>
            <w:left w:val="none" w:sz="0" w:space="0" w:color="auto"/>
            <w:bottom w:val="none" w:sz="0" w:space="0" w:color="auto"/>
            <w:right w:val="none" w:sz="0" w:space="0" w:color="auto"/>
          </w:divBdr>
        </w:div>
        <w:div w:id="1179273300">
          <w:marLeft w:val="0"/>
          <w:marRight w:val="0"/>
          <w:marTop w:val="0"/>
          <w:marBottom w:val="495"/>
          <w:divBdr>
            <w:top w:val="none" w:sz="0" w:space="0" w:color="auto"/>
            <w:left w:val="none" w:sz="0" w:space="0" w:color="auto"/>
            <w:bottom w:val="none" w:sz="0" w:space="0" w:color="auto"/>
            <w:right w:val="none" w:sz="0" w:space="0" w:color="auto"/>
          </w:divBdr>
          <w:divsChild>
            <w:div w:id="656690507">
              <w:marLeft w:val="0"/>
              <w:marRight w:val="0"/>
              <w:marTop w:val="0"/>
              <w:marBottom w:val="0"/>
              <w:divBdr>
                <w:top w:val="none" w:sz="0" w:space="0" w:color="auto"/>
                <w:left w:val="none" w:sz="0" w:space="0" w:color="auto"/>
                <w:bottom w:val="none" w:sz="0" w:space="0" w:color="auto"/>
                <w:right w:val="none" w:sz="0" w:space="0" w:color="auto"/>
              </w:divBdr>
              <w:divsChild>
                <w:div w:id="175724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893805">
      <w:bodyDiv w:val="1"/>
      <w:marLeft w:val="0"/>
      <w:marRight w:val="0"/>
      <w:marTop w:val="0"/>
      <w:marBottom w:val="0"/>
      <w:divBdr>
        <w:top w:val="none" w:sz="0" w:space="0" w:color="auto"/>
        <w:left w:val="none" w:sz="0" w:space="0" w:color="auto"/>
        <w:bottom w:val="none" w:sz="0" w:space="0" w:color="auto"/>
        <w:right w:val="none" w:sz="0" w:space="0" w:color="auto"/>
      </w:divBdr>
      <w:divsChild>
        <w:div w:id="1969241086">
          <w:marLeft w:val="0"/>
          <w:marRight w:val="0"/>
          <w:marTop w:val="0"/>
          <w:marBottom w:val="390"/>
          <w:divBdr>
            <w:top w:val="none" w:sz="0" w:space="0" w:color="auto"/>
            <w:left w:val="none" w:sz="0" w:space="0" w:color="auto"/>
            <w:bottom w:val="none" w:sz="0" w:space="0" w:color="auto"/>
            <w:right w:val="none" w:sz="0" w:space="0" w:color="auto"/>
          </w:divBdr>
        </w:div>
        <w:div w:id="1597013560">
          <w:marLeft w:val="0"/>
          <w:marRight w:val="0"/>
          <w:marTop w:val="0"/>
          <w:marBottom w:val="495"/>
          <w:divBdr>
            <w:top w:val="none" w:sz="0" w:space="0" w:color="auto"/>
            <w:left w:val="none" w:sz="0" w:space="0" w:color="auto"/>
            <w:bottom w:val="none" w:sz="0" w:space="0" w:color="auto"/>
            <w:right w:val="none" w:sz="0" w:space="0" w:color="auto"/>
          </w:divBdr>
          <w:divsChild>
            <w:div w:id="483395133">
              <w:marLeft w:val="0"/>
              <w:marRight w:val="0"/>
              <w:marTop w:val="0"/>
              <w:marBottom w:val="0"/>
              <w:divBdr>
                <w:top w:val="none" w:sz="0" w:space="0" w:color="auto"/>
                <w:left w:val="none" w:sz="0" w:space="0" w:color="auto"/>
                <w:bottom w:val="none" w:sz="0" w:space="0" w:color="auto"/>
                <w:right w:val="none" w:sz="0" w:space="0" w:color="auto"/>
              </w:divBdr>
              <w:divsChild>
                <w:div w:id="264267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345197">
      <w:bodyDiv w:val="1"/>
      <w:marLeft w:val="0"/>
      <w:marRight w:val="0"/>
      <w:marTop w:val="0"/>
      <w:marBottom w:val="0"/>
      <w:divBdr>
        <w:top w:val="none" w:sz="0" w:space="0" w:color="auto"/>
        <w:left w:val="none" w:sz="0" w:space="0" w:color="auto"/>
        <w:bottom w:val="none" w:sz="0" w:space="0" w:color="auto"/>
        <w:right w:val="none" w:sz="0" w:space="0" w:color="auto"/>
      </w:divBdr>
      <w:divsChild>
        <w:div w:id="61174933">
          <w:marLeft w:val="0"/>
          <w:marRight w:val="0"/>
          <w:marTop w:val="0"/>
          <w:marBottom w:val="390"/>
          <w:divBdr>
            <w:top w:val="none" w:sz="0" w:space="0" w:color="auto"/>
            <w:left w:val="none" w:sz="0" w:space="0" w:color="auto"/>
            <w:bottom w:val="none" w:sz="0" w:space="0" w:color="auto"/>
            <w:right w:val="none" w:sz="0" w:space="0" w:color="auto"/>
          </w:divBdr>
        </w:div>
        <w:div w:id="2134247050">
          <w:marLeft w:val="0"/>
          <w:marRight w:val="0"/>
          <w:marTop w:val="0"/>
          <w:marBottom w:val="495"/>
          <w:divBdr>
            <w:top w:val="none" w:sz="0" w:space="0" w:color="auto"/>
            <w:left w:val="none" w:sz="0" w:space="0" w:color="auto"/>
            <w:bottom w:val="none" w:sz="0" w:space="0" w:color="auto"/>
            <w:right w:val="none" w:sz="0" w:space="0" w:color="auto"/>
          </w:divBdr>
          <w:divsChild>
            <w:div w:id="872890372">
              <w:marLeft w:val="0"/>
              <w:marRight w:val="0"/>
              <w:marTop w:val="0"/>
              <w:marBottom w:val="0"/>
              <w:divBdr>
                <w:top w:val="none" w:sz="0" w:space="0" w:color="auto"/>
                <w:left w:val="none" w:sz="0" w:space="0" w:color="auto"/>
                <w:bottom w:val="none" w:sz="0" w:space="0" w:color="auto"/>
                <w:right w:val="none" w:sz="0" w:space="0" w:color="auto"/>
              </w:divBdr>
              <w:divsChild>
                <w:div w:id="45976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2655295">
      <w:bodyDiv w:val="1"/>
      <w:marLeft w:val="0"/>
      <w:marRight w:val="0"/>
      <w:marTop w:val="0"/>
      <w:marBottom w:val="0"/>
      <w:divBdr>
        <w:top w:val="none" w:sz="0" w:space="0" w:color="auto"/>
        <w:left w:val="none" w:sz="0" w:space="0" w:color="auto"/>
        <w:bottom w:val="none" w:sz="0" w:space="0" w:color="auto"/>
        <w:right w:val="none" w:sz="0" w:space="0" w:color="auto"/>
      </w:divBdr>
    </w:div>
    <w:div w:id="1423643025">
      <w:bodyDiv w:val="1"/>
      <w:marLeft w:val="0"/>
      <w:marRight w:val="0"/>
      <w:marTop w:val="0"/>
      <w:marBottom w:val="0"/>
      <w:divBdr>
        <w:top w:val="none" w:sz="0" w:space="0" w:color="auto"/>
        <w:left w:val="none" w:sz="0" w:space="0" w:color="auto"/>
        <w:bottom w:val="none" w:sz="0" w:space="0" w:color="auto"/>
        <w:right w:val="none" w:sz="0" w:space="0" w:color="auto"/>
      </w:divBdr>
      <w:divsChild>
        <w:div w:id="1252617266">
          <w:marLeft w:val="0"/>
          <w:marRight w:val="0"/>
          <w:marTop w:val="0"/>
          <w:marBottom w:val="390"/>
          <w:divBdr>
            <w:top w:val="none" w:sz="0" w:space="0" w:color="auto"/>
            <w:left w:val="none" w:sz="0" w:space="0" w:color="auto"/>
            <w:bottom w:val="none" w:sz="0" w:space="0" w:color="auto"/>
            <w:right w:val="none" w:sz="0" w:space="0" w:color="auto"/>
          </w:divBdr>
        </w:div>
        <w:div w:id="1673609209">
          <w:marLeft w:val="0"/>
          <w:marRight w:val="0"/>
          <w:marTop w:val="0"/>
          <w:marBottom w:val="495"/>
          <w:divBdr>
            <w:top w:val="none" w:sz="0" w:space="0" w:color="auto"/>
            <w:left w:val="none" w:sz="0" w:space="0" w:color="auto"/>
            <w:bottom w:val="none" w:sz="0" w:space="0" w:color="auto"/>
            <w:right w:val="none" w:sz="0" w:space="0" w:color="auto"/>
          </w:divBdr>
          <w:divsChild>
            <w:div w:id="258683787">
              <w:marLeft w:val="0"/>
              <w:marRight w:val="0"/>
              <w:marTop w:val="0"/>
              <w:marBottom w:val="0"/>
              <w:divBdr>
                <w:top w:val="none" w:sz="0" w:space="0" w:color="auto"/>
                <w:left w:val="none" w:sz="0" w:space="0" w:color="auto"/>
                <w:bottom w:val="none" w:sz="0" w:space="0" w:color="auto"/>
                <w:right w:val="none" w:sz="0" w:space="0" w:color="auto"/>
              </w:divBdr>
              <w:divsChild>
                <w:div w:id="195737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515692">
      <w:bodyDiv w:val="1"/>
      <w:marLeft w:val="0"/>
      <w:marRight w:val="0"/>
      <w:marTop w:val="0"/>
      <w:marBottom w:val="0"/>
      <w:divBdr>
        <w:top w:val="none" w:sz="0" w:space="0" w:color="auto"/>
        <w:left w:val="none" w:sz="0" w:space="0" w:color="auto"/>
        <w:bottom w:val="none" w:sz="0" w:space="0" w:color="auto"/>
        <w:right w:val="none" w:sz="0" w:space="0" w:color="auto"/>
      </w:divBdr>
      <w:divsChild>
        <w:div w:id="180900870">
          <w:marLeft w:val="0"/>
          <w:marRight w:val="0"/>
          <w:marTop w:val="0"/>
          <w:marBottom w:val="390"/>
          <w:divBdr>
            <w:top w:val="none" w:sz="0" w:space="0" w:color="auto"/>
            <w:left w:val="none" w:sz="0" w:space="0" w:color="auto"/>
            <w:bottom w:val="none" w:sz="0" w:space="0" w:color="auto"/>
            <w:right w:val="none" w:sz="0" w:space="0" w:color="auto"/>
          </w:divBdr>
        </w:div>
        <w:div w:id="1414276341">
          <w:marLeft w:val="0"/>
          <w:marRight w:val="0"/>
          <w:marTop w:val="0"/>
          <w:marBottom w:val="495"/>
          <w:divBdr>
            <w:top w:val="none" w:sz="0" w:space="0" w:color="auto"/>
            <w:left w:val="none" w:sz="0" w:space="0" w:color="auto"/>
            <w:bottom w:val="none" w:sz="0" w:space="0" w:color="auto"/>
            <w:right w:val="none" w:sz="0" w:space="0" w:color="auto"/>
          </w:divBdr>
          <w:divsChild>
            <w:div w:id="691148750">
              <w:marLeft w:val="0"/>
              <w:marRight w:val="0"/>
              <w:marTop w:val="0"/>
              <w:marBottom w:val="0"/>
              <w:divBdr>
                <w:top w:val="none" w:sz="0" w:space="0" w:color="auto"/>
                <w:left w:val="none" w:sz="0" w:space="0" w:color="auto"/>
                <w:bottom w:val="none" w:sz="0" w:space="0" w:color="auto"/>
                <w:right w:val="none" w:sz="0" w:space="0" w:color="auto"/>
              </w:divBdr>
              <w:divsChild>
                <w:div w:id="16633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895653">
      <w:bodyDiv w:val="1"/>
      <w:marLeft w:val="0"/>
      <w:marRight w:val="0"/>
      <w:marTop w:val="0"/>
      <w:marBottom w:val="0"/>
      <w:divBdr>
        <w:top w:val="none" w:sz="0" w:space="0" w:color="auto"/>
        <w:left w:val="none" w:sz="0" w:space="0" w:color="auto"/>
        <w:bottom w:val="none" w:sz="0" w:space="0" w:color="auto"/>
        <w:right w:val="none" w:sz="0" w:space="0" w:color="auto"/>
      </w:divBdr>
    </w:div>
    <w:div w:id="1457988718">
      <w:bodyDiv w:val="1"/>
      <w:marLeft w:val="0"/>
      <w:marRight w:val="0"/>
      <w:marTop w:val="0"/>
      <w:marBottom w:val="0"/>
      <w:divBdr>
        <w:top w:val="none" w:sz="0" w:space="0" w:color="auto"/>
        <w:left w:val="none" w:sz="0" w:space="0" w:color="auto"/>
        <w:bottom w:val="none" w:sz="0" w:space="0" w:color="auto"/>
        <w:right w:val="none" w:sz="0" w:space="0" w:color="auto"/>
      </w:divBdr>
    </w:div>
    <w:div w:id="1472478704">
      <w:bodyDiv w:val="1"/>
      <w:marLeft w:val="0"/>
      <w:marRight w:val="0"/>
      <w:marTop w:val="0"/>
      <w:marBottom w:val="0"/>
      <w:divBdr>
        <w:top w:val="none" w:sz="0" w:space="0" w:color="auto"/>
        <w:left w:val="none" w:sz="0" w:space="0" w:color="auto"/>
        <w:bottom w:val="none" w:sz="0" w:space="0" w:color="auto"/>
        <w:right w:val="none" w:sz="0" w:space="0" w:color="auto"/>
      </w:divBdr>
    </w:div>
    <w:div w:id="1478061583">
      <w:bodyDiv w:val="1"/>
      <w:marLeft w:val="0"/>
      <w:marRight w:val="0"/>
      <w:marTop w:val="0"/>
      <w:marBottom w:val="0"/>
      <w:divBdr>
        <w:top w:val="none" w:sz="0" w:space="0" w:color="auto"/>
        <w:left w:val="none" w:sz="0" w:space="0" w:color="auto"/>
        <w:bottom w:val="none" w:sz="0" w:space="0" w:color="auto"/>
        <w:right w:val="none" w:sz="0" w:space="0" w:color="auto"/>
      </w:divBdr>
      <w:divsChild>
        <w:div w:id="947661953">
          <w:marLeft w:val="0"/>
          <w:marRight w:val="450"/>
          <w:marTop w:val="75"/>
          <w:marBottom w:val="255"/>
          <w:divBdr>
            <w:top w:val="none" w:sz="0" w:space="0" w:color="auto"/>
            <w:left w:val="none" w:sz="0" w:space="0" w:color="auto"/>
            <w:bottom w:val="none" w:sz="0" w:space="0" w:color="auto"/>
            <w:right w:val="none" w:sz="0" w:space="0" w:color="auto"/>
          </w:divBdr>
        </w:div>
      </w:divsChild>
    </w:div>
    <w:div w:id="1490057882">
      <w:bodyDiv w:val="1"/>
      <w:marLeft w:val="0"/>
      <w:marRight w:val="0"/>
      <w:marTop w:val="0"/>
      <w:marBottom w:val="0"/>
      <w:divBdr>
        <w:top w:val="none" w:sz="0" w:space="0" w:color="auto"/>
        <w:left w:val="none" w:sz="0" w:space="0" w:color="auto"/>
        <w:bottom w:val="none" w:sz="0" w:space="0" w:color="auto"/>
        <w:right w:val="none" w:sz="0" w:space="0" w:color="auto"/>
      </w:divBdr>
    </w:div>
    <w:div w:id="1511217622">
      <w:bodyDiv w:val="1"/>
      <w:marLeft w:val="0"/>
      <w:marRight w:val="0"/>
      <w:marTop w:val="0"/>
      <w:marBottom w:val="0"/>
      <w:divBdr>
        <w:top w:val="none" w:sz="0" w:space="0" w:color="auto"/>
        <w:left w:val="none" w:sz="0" w:space="0" w:color="auto"/>
        <w:bottom w:val="none" w:sz="0" w:space="0" w:color="auto"/>
        <w:right w:val="none" w:sz="0" w:space="0" w:color="auto"/>
      </w:divBdr>
      <w:divsChild>
        <w:div w:id="280460397">
          <w:marLeft w:val="0"/>
          <w:marRight w:val="0"/>
          <w:marTop w:val="0"/>
          <w:marBottom w:val="390"/>
          <w:divBdr>
            <w:top w:val="none" w:sz="0" w:space="0" w:color="auto"/>
            <w:left w:val="none" w:sz="0" w:space="0" w:color="auto"/>
            <w:bottom w:val="none" w:sz="0" w:space="0" w:color="auto"/>
            <w:right w:val="none" w:sz="0" w:space="0" w:color="auto"/>
          </w:divBdr>
        </w:div>
        <w:div w:id="695079236">
          <w:marLeft w:val="0"/>
          <w:marRight w:val="0"/>
          <w:marTop w:val="0"/>
          <w:marBottom w:val="495"/>
          <w:divBdr>
            <w:top w:val="none" w:sz="0" w:space="0" w:color="auto"/>
            <w:left w:val="none" w:sz="0" w:space="0" w:color="auto"/>
            <w:bottom w:val="none" w:sz="0" w:space="0" w:color="auto"/>
            <w:right w:val="none" w:sz="0" w:space="0" w:color="auto"/>
          </w:divBdr>
          <w:divsChild>
            <w:div w:id="1337928021">
              <w:marLeft w:val="0"/>
              <w:marRight w:val="0"/>
              <w:marTop w:val="0"/>
              <w:marBottom w:val="0"/>
              <w:divBdr>
                <w:top w:val="none" w:sz="0" w:space="0" w:color="auto"/>
                <w:left w:val="none" w:sz="0" w:space="0" w:color="auto"/>
                <w:bottom w:val="none" w:sz="0" w:space="0" w:color="auto"/>
                <w:right w:val="none" w:sz="0" w:space="0" w:color="auto"/>
              </w:divBdr>
              <w:divsChild>
                <w:div w:id="35069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149275">
      <w:bodyDiv w:val="1"/>
      <w:marLeft w:val="0"/>
      <w:marRight w:val="0"/>
      <w:marTop w:val="0"/>
      <w:marBottom w:val="0"/>
      <w:divBdr>
        <w:top w:val="none" w:sz="0" w:space="0" w:color="auto"/>
        <w:left w:val="none" w:sz="0" w:space="0" w:color="auto"/>
        <w:bottom w:val="none" w:sz="0" w:space="0" w:color="auto"/>
        <w:right w:val="none" w:sz="0" w:space="0" w:color="auto"/>
      </w:divBdr>
    </w:div>
    <w:div w:id="1515462624">
      <w:bodyDiv w:val="1"/>
      <w:marLeft w:val="0"/>
      <w:marRight w:val="0"/>
      <w:marTop w:val="0"/>
      <w:marBottom w:val="0"/>
      <w:divBdr>
        <w:top w:val="none" w:sz="0" w:space="0" w:color="auto"/>
        <w:left w:val="none" w:sz="0" w:space="0" w:color="auto"/>
        <w:bottom w:val="none" w:sz="0" w:space="0" w:color="auto"/>
        <w:right w:val="none" w:sz="0" w:space="0" w:color="auto"/>
      </w:divBdr>
      <w:divsChild>
        <w:div w:id="973870934">
          <w:marLeft w:val="0"/>
          <w:marRight w:val="0"/>
          <w:marTop w:val="0"/>
          <w:marBottom w:val="390"/>
          <w:divBdr>
            <w:top w:val="none" w:sz="0" w:space="0" w:color="auto"/>
            <w:left w:val="none" w:sz="0" w:space="0" w:color="auto"/>
            <w:bottom w:val="none" w:sz="0" w:space="0" w:color="auto"/>
            <w:right w:val="none" w:sz="0" w:space="0" w:color="auto"/>
          </w:divBdr>
        </w:div>
        <w:div w:id="413745005">
          <w:marLeft w:val="0"/>
          <w:marRight w:val="0"/>
          <w:marTop w:val="0"/>
          <w:marBottom w:val="495"/>
          <w:divBdr>
            <w:top w:val="none" w:sz="0" w:space="0" w:color="auto"/>
            <w:left w:val="none" w:sz="0" w:space="0" w:color="auto"/>
            <w:bottom w:val="none" w:sz="0" w:space="0" w:color="auto"/>
            <w:right w:val="none" w:sz="0" w:space="0" w:color="auto"/>
          </w:divBdr>
          <w:divsChild>
            <w:div w:id="2045018048">
              <w:marLeft w:val="0"/>
              <w:marRight w:val="0"/>
              <w:marTop w:val="0"/>
              <w:marBottom w:val="0"/>
              <w:divBdr>
                <w:top w:val="none" w:sz="0" w:space="0" w:color="auto"/>
                <w:left w:val="none" w:sz="0" w:space="0" w:color="auto"/>
                <w:bottom w:val="none" w:sz="0" w:space="0" w:color="auto"/>
                <w:right w:val="none" w:sz="0" w:space="0" w:color="auto"/>
              </w:divBdr>
              <w:divsChild>
                <w:div w:id="127752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049695">
      <w:bodyDiv w:val="1"/>
      <w:marLeft w:val="0"/>
      <w:marRight w:val="0"/>
      <w:marTop w:val="0"/>
      <w:marBottom w:val="0"/>
      <w:divBdr>
        <w:top w:val="none" w:sz="0" w:space="0" w:color="auto"/>
        <w:left w:val="none" w:sz="0" w:space="0" w:color="auto"/>
        <w:bottom w:val="none" w:sz="0" w:space="0" w:color="auto"/>
        <w:right w:val="none" w:sz="0" w:space="0" w:color="auto"/>
      </w:divBdr>
      <w:divsChild>
        <w:div w:id="863131412">
          <w:marLeft w:val="0"/>
          <w:marRight w:val="0"/>
          <w:marTop w:val="0"/>
          <w:marBottom w:val="390"/>
          <w:divBdr>
            <w:top w:val="none" w:sz="0" w:space="0" w:color="auto"/>
            <w:left w:val="none" w:sz="0" w:space="0" w:color="auto"/>
            <w:bottom w:val="none" w:sz="0" w:space="0" w:color="auto"/>
            <w:right w:val="none" w:sz="0" w:space="0" w:color="auto"/>
          </w:divBdr>
        </w:div>
        <w:div w:id="108744799">
          <w:marLeft w:val="0"/>
          <w:marRight w:val="0"/>
          <w:marTop w:val="0"/>
          <w:marBottom w:val="495"/>
          <w:divBdr>
            <w:top w:val="none" w:sz="0" w:space="0" w:color="auto"/>
            <w:left w:val="none" w:sz="0" w:space="0" w:color="auto"/>
            <w:bottom w:val="none" w:sz="0" w:space="0" w:color="auto"/>
            <w:right w:val="none" w:sz="0" w:space="0" w:color="auto"/>
          </w:divBdr>
          <w:divsChild>
            <w:div w:id="1699962950">
              <w:marLeft w:val="0"/>
              <w:marRight w:val="0"/>
              <w:marTop w:val="0"/>
              <w:marBottom w:val="0"/>
              <w:divBdr>
                <w:top w:val="none" w:sz="0" w:space="0" w:color="auto"/>
                <w:left w:val="none" w:sz="0" w:space="0" w:color="auto"/>
                <w:bottom w:val="none" w:sz="0" w:space="0" w:color="auto"/>
                <w:right w:val="none" w:sz="0" w:space="0" w:color="auto"/>
              </w:divBdr>
              <w:divsChild>
                <w:div w:id="72568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323526">
      <w:bodyDiv w:val="1"/>
      <w:marLeft w:val="0"/>
      <w:marRight w:val="0"/>
      <w:marTop w:val="0"/>
      <w:marBottom w:val="0"/>
      <w:divBdr>
        <w:top w:val="none" w:sz="0" w:space="0" w:color="auto"/>
        <w:left w:val="none" w:sz="0" w:space="0" w:color="auto"/>
        <w:bottom w:val="none" w:sz="0" w:space="0" w:color="auto"/>
        <w:right w:val="none" w:sz="0" w:space="0" w:color="auto"/>
      </w:divBdr>
    </w:div>
    <w:div w:id="1523587061">
      <w:bodyDiv w:val="1"/>
      <w:marLeft w:val="0"/>
      <w:marRight w:val="0"/>
      <w:marTop w:val="0"/>
      <w:marBottom w:val="0"/>
      <w:divBdr>
        <w:top w:val="none" w:sz="0" w:space="0" w:color="auto"/>
        <w:left w:val="none" w:sz="0" w:space="0" w:color="auto"/>
        <w:bottom w:val="none" w:sz="0" w:space="0" w:color="auto"/>
        <w:right w:val="none" w:sz="0" w:space="0" w:color="auto"/>
      </w:divBdr>
      <w:divsChild>
        <w:div w:id="494490825">
          <w:marLeft w:val="0"/>
          <w:marRight w:val="0"/>
          <w:marTop w:val="0"/>
          <w:marBottom w:val="390"/>
          <w:divBdr>
            <w:top w:val="none" w:sz="0" w:space="0" w:color="auto"/>
            <w:left w:val="none" w:sz="0" w:space="0" w:color="auto"/>
            <w:bottom w:val="none" w:sz="0" w:space="0" w:color="auto"/>
            <w:right w:val="none" w:sz="0" w:space="0" w:color="auto"/>
          </w:divBdr>
        </w:div>
        <w:div w:id="308750975">
          <w:marLeft w:val="0"/>
          <w:marRight w:val="0"/>
          <w:marTop w:val="0"/>
          <w:marBottom w:val="495"/>
          <w:divBdr>
            <w:top w:val="none" w:sz="0" w:space="0" w:color="auto"/>
            <w:left w:val="none" w:sz="0" w:space="0" w:color="auto"/>
            <w:bottom w:val="none" w:sz="0" w:space="0" w:color="auto"/>
            <w:right w:val="none" w:sz="0" w:space="0" w:color="auto"/>
          </w:divBdr>
          <w:divsChild>
            <w:div w:id="2130006135">
              <w:marLeft w:val="0"/>
              <w:marRight w:val="0"/>
              <w:marTop w:val="0"/>
              <w:marBottom w:val="0"/>
              <w:divBdr>
                <w:top w:val="none" w:sz="0" w:space="0" w:color="auto"/>
                <w:left w:val="none" w:sz="0" w:space="0" w:color="auto"/>
                <w:bottom w:val="none" w:sz="0" w:space="0" w:color="auto"/>
                <w:right w:val="none" w:sz="0" w:space="0" w:color="auto"/>
              </w:divBdr>
              <w:divsChild>
                <w:div w:id="85604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375768">
      <w:bodyDiv w:val="1"/>
      <w:marLeft w:val="0"/>
      <w:marRight w:val="0"/>
      <w:marTop w:val="0"/>
      <w:marBottom w:val="0"/>
      <w:divBdr>
        <w:top w:val="none" w:sz="0" w:space="0" w:color="auto"/>
        <w:left w:val="none" w:sz="0" w:space="0" w:color="auto"/>
        <w:bottom w:val="none" w:sz="0" w:space="0" w:color="auto"/>
        <w:right w:val="none" w:sz="0" w:space="0" w:color="auto"/>
      </w:divBdr>
      <w:divsChild>
        <w:div w:id="1972398469">
          <w:marLeft w:val="0"/>
          <w:marRight w:val="0"/>
          <w:marTop w:val="0"/>
          <w:marBottom w:val="390"/>
          <w:divBdr>
            <w:top w:val="none" w:sz="0" w:space="0" w:color="auto"/>
            <w:left w:val="none" w:sz="0" w:space="0" w:color="auto"/>
            <w:bottom w:val="none" w:sz="0" w:space="0" w:color="auto"/>
            <w:right w:val="none" w:sz="0" w:space="0" w:color="auto"/>
          </w:divBdr>
        </w:div>
        <w:div w:id="347483448">
          <w:marLeft w:val="0"/>
          <w:marRight w:val="0"/>
          <w:marTop w:val="0"/>
          <w:marBottom w:val="495"/>
          <w:divBdr>
            <w:top w:val="none" w:sz="0" w:space="0" w:color="auto"/>
            <w:left w:val="none" w:sz="0" w:space="0" w:color="auto"/>
            <w:bottom w:val="none" w:sz="0" w:space="0" w:color="auto"/>
            <w:right w:val="none" w:sz="0" w:space="0" w:color="auto"/>
          </w:divBdr>
          <w:divsChild>
            <w:div w:id="1426149722">
              <w:marLeft w:val="0"/>
              <w:marRight w:val="0"/>
              <w:marTop w:val="0"/>
              <w:marBottom w:val="0"/>
              <w:divBdr>
                <w:top w:val="none" w:sz="0" w:space="0" w:color="auto"/>
                <w:left w:val="none" w:sz="0" w:space="0" w:color="auto"/>
                <w:bottom w:val="none" w:sz="0" w:space="0" w:color="auto"/>
                <w:right w:val="none" w:sz="0" w:space="0" w:color="auto"/>
              </w:divBdr>
              <w:divsChild>
                <w:div w:id="67379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3421551">
      <w:bodyDiv w:val="1"/>
      <w:marLeft w:val="0"/>
      <w:marRight w:val="0"/>
      <w:marTop w:val="0"/>
      <w:marBottom w:val="0"/>
      <w:divBdr>
        <w:top w:val="none" w:sz="0" w:space="0" w:color="auto"/>
        <w:left w:val="none" w:sz="0" w:space="0" w:color="auto"/>
        <w:bottom w:val="none" w:sz="0" w:space="0" w:color="auto"/>
        <w:right w:val="none" w:sz="0" w:space="0" w:color="auto"/>
      </w:divBdr>
    </w:div>
    <w:div w:id="1561869477">
      <w:bodyDiv w:val="1"/>
      <w:marLeft w:val="0"/>
      <w:marRight w:val="0"/>
      <w:marTop w:val="0"/>
      <w:marBottom w:val="0"/>
      <w:divBdr>
        <w:top w:val="none" w:sz="0" w:space="0" w:color="auto"/>
        <w:left w:val="none" w:sz="0" w:space="0" w:color="auto"/>
        <w:bottom w:val="none" w:sz="0" w:space="0" w:color="auto"/>
        <w:right w:val="none" w:sz="0" w:space="0" w:color="auto"/>
      </w:divBdr>
      <w:divsChild>
        <w:div w:id="1404449731">
          <w:marLeft w:val="0"/>
          <w:marRight w:val="0"/>
          <w:marTop w:val="0"/>
          <w:marBottom w:val="390"/>
          <w:divBdr>
            <w:top w:val="none" w:sz="0" w:space="0" w:color="auto"/>
            <w:left w:val="none" w:sz="0" w:space="0" w:color="auto"/>
            <w:bottom w:val="none" w:sz="0" w:space="0" w:color="auto"/>
            <w:right w:val="none" w:sz="0" w:space="0" w:color="auto"/>
          </w:divBdr>
        </w:div>
        <w:div w:id="1826819379">
          <w:marLeft w:val="0"/>
          <w:marRight w:val="0"/>
          <w:marTop w:val="0"/>
          <w:marBottom w:val="495"/>
          <w:divBdr>
            <w:top w:val="none" w:sz="0" w:space="0" w:color="auto"/>
            <w:left w:val="none" w:sz="0" w:space="0" w:color="auto"/>
            <w:bottom w:val="none" w:sz="0" w:space="0" w:color="auto"/>
            <w:right w:val="none" w:sz="0" w:space="0" w:color="auto"/>
          </w:divBdr>
          <w:divsChild>
            <w:div w:id="303704653">
              <w:marLeft w:val="0"/>
              <w:marRight w:val="0"/>
              <w:marTop w:val="0"/>
              <w:marBottom w:val="0"/>
              <w:divBdr>
                <w:top w:val="none" w:sz="0" w:space="0" w:color="auto"/>
                <w:left w:val="none" w:sz="0" w:space="0" w:color="auto"/>
                <w:bottom w:val="none" w:sz="0" w:space="0" w:color="auto"/>
                <w:right w:val="none" w:sz="0" w:space="0" w:color="auto"/>
              </w:divBdr>
              <w:divsChild>
                <w:div w:id="145301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518909">
      <w:bodyDiv w:val="1"/>
      <w:marLeft w:val="0"/>
      <w:marRight w:val="0"/>
      <w:marTop w:val="0"/>
      <w:marBottom w:val="0"/>
      <w:divBdr>
        <w:top w:val="none" w:sz="0" w:space="0" w:color="auto"/>
        <w:left w:val="none" w:sz="0" w:space="0" w:color="auto"/>
        <w:bottom w:val="none" w:sz="0" w:space="0" w:color="auto"/>
        <w:right w:val="none" w:sz="0" w:space="0" w:color="auto"/>
      </w:divBdr>
      <w:divsChild>
        <w:div w:id="1391074571">
          <w:marLeft w:val="0"/>
          <w:marRight w:val="0"/>
          <w:marTop w:val="0"/>
          <w:marBottom w:val="390"/>
          <w:divBdr>
            <w:top w:val="none" w:sz="0" w:space="0" w:color="auto"/>
            <w:left w:val="none" w:sz="0" w:space="0" w:color="auto"/>
            <w:bottom w:val="none" w:sz="0" w:space="0" w:color="auto"/>
            <w:right w:val="none" w:sz="0" w:space="0" w:color="auto"/>
          </w:divBdr>
        </w:div>
        <w:div w:id="1686786907">
          <w:marLeft w:val="0"/>
          <w:marRight w:val="0"/>
          <w:marTop w:val="0"/>
          <w:marBottom w:val="495"/>
          <w:divBdr>
            <w:top w:val="none" w:sz="0" w:space="0" w:color="auto"/>
            <w:left w:val="none" w:sz="0" w:space="0" w:color="auto"/>
            <w:bottom w:val="none" w:sz="0" w:space="0" w:color="auto"/>
            <w:right w:val="none" w:sz="0" w:space="0" w:color="auto"/>
          </w:divBdr>
          <w:divsChild>
            <w:div w:id="1711614982">
              <w:marLeft w:val="0"/>
              <w:marRight w:val="0"/>
              <w:marTop w:val="0"/>
              <w:marBottom w:val="0"/>
              <w:divBdr>
                <w:top w:val="none" w:sz="0" w:space="0" w:color="auto"/>
                <w:left w:val="none" w:sz="0" w:space="0" w:color="auto"/>
                <w:bottom w:val="none" w:sz="0" w:space="0" w:color="auto"/>
                <w:right w:val="none" w:sz="0" w:space="0" w:color="auto"/>
              </w:divBdr>
              <w:divsChild>
                <w:div w:id="85330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2104820">
      <w:bodyDiv w:val="1"/>
      <w:marLeft w:val="0"/>
      <w:marRight w:val="0"/>
      <w:marTop w:val="0"/>
      <w:marBottom w:val="0"/>
      <w:divBdr>
        <w:top w:val="none" w:sz="0" w:space="0" w:color="auto"/>
        <w:left w:val="none" w:sz="0" w:space="0" w:color="auto"/>
        <w:bottom w:val="none" w:sz="0" w:space="0" w:color="auto"/>
        <w:right w:val="none" w:sz="0" w:space="0" w:color="auto"/>
      </w:divBdr>
    </w:div>
    <w:div w:id="1582518732">
      <w:bodyDiv w:val="1"/>
      <w:marLeft w:val="0"/>
      <w:marRight w:val="0"/>
      <w:marTop w:val="0"/>
      <w:marBottom w:val="0"/>
      <w:divBdr>
        <w:top w:val="none" w:sz="0" w:space="0" w:color="auto"/>
        <w:left w:val="none" w:sz="0" w:space="0" w:color="auto"/>
        <w:bottom w:val="none" w:sz="0" w:space="0" w:color="auto"/>
        <w:right w:val="none" w:sz="0" w:space="0" w:color="auto"/>
      </w:divBdr>
      <w:divsChild>
        <w:div w:id="580675605">
          <w:marLeft w:val="0"/>
          <w:marRight w:val="0"/>
          <w:marTop w:val="0"/>
          <w:marBottom w:val="390"/>
          <w:divBdr>
            <w:top w:val="none" w:sz="0" w:space="0" w:color="auto"/>
            <w:left w:val="none" w:sz="0" w:space="0" w:color="auto"/>
            <w:bottom w:val="none" w:sz="0" w:space="0" w:color="auto"/>
            <w:right w:val="none" w:sz="0" w:space="0" w:color="auto"/>
          </w:divBdr>
        </w:div>
        <w:div w:id="2141528172">
          <w:marLeft w:val="0"/>
          <w:marRight w:val="0"/>
          <w:marTop w:val="0"/>
          <w:marBottom w:val="495"/>
          <w:divBdr>
            <w:top w:val="none" w:sz="0" w:space="0" w:color="auto"/>
            <w:left w:val="none" w:sz="0" w:space="0" w:color="auto"/>
            <w:bottom w:val="none" w:sz="0" w:space="0" w:color="auto"/>
            <w:right w:val="none" w:sz="0" w:space="0" w:color="auto"/>
          </w:divBdr>
          <w:divsChild>
            <w:div w:id="1228806506">
              <w:marLeft w:val="0"/>
              <w:marRight w:val="0"/>
              <w:marTop w:val="0"/>
              <w:marBottom w:val="0"/>
              <w:divBdr>
                <w:top w:val="none" w:sz="0" w:space="0" w:color="auto"/>
                <w:left w:val="none" w:sz="0" w:space="0" w:color="auto"/>
                <w:bottom w:val="none" w:sz="0" w:space="0" w:color="auto"/>
                <w:right w:val="none" w:sz="0" w:space="0" w:color="auto"/>
              </w:divBdr>
              <w:divsChild>
                <w:div w:id="87040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948281">
      <w:bodyDiv w:val="1"/>
      <w:marLeft w:val="0"/>
      <w:marRight w:val="0"/>
      <w:marTop w:val="0"/>
      <w:marBottom w:val="0"/>
      <w:divBdr>
        <w:top w:val="none" w:sz="0" w:space="0" w:color="auto"/>
        <w:left w:val="none" w:sz="0" w:space="0" w:color="auto"/>
        <w:bottom w:val="none" w:sz="0" w:space="0" w:color="auto"/>
        <w:right w:val="none" w:sz="0" w:space="0" w:color="auto"/>
      </w:divBdr>
      <w:divsChild>
        <w:div w:id="628051466">
          <w:marLeft w:val="0"/>
          <w:marRight w:val="0"/>
          <w:marTop w:val="0"/>
          <w:marBottom w:val="390"/>
          <w:divBdr>
            <w:top w:val="none" w:sz="0" w:space="0" w:color="auto"/>
            <w:left w:val="none" w:sz="0" w:space="0" w:color="auto"/>
            <w:bottom w:val="none" w:sz="0" w:space="0" w:color="auto"/>
            <w:right w:val="none" w:sz="0" w:space="0" w:color="auto"/>
          </w:divBdr>
        </w:div>
        <w:div w:id="1978679957">
          <w:marLeft w:val="0"/>
          <w:marRight w:val="0"/>
          <w:marTop w:val="0"/>
          <w:marBottom w:val="495"/>
          <w:divBdr>
            <w:top w:val="none" w:sz="0" w:space="0" w:color="auto"/>
            <w:left w:val="none" w:sz="0" w:space="0" w:color="auto"/>
            <w:bottom w:val="none" w:sz="0" w:space="0" w:color="auto"/>
            <w:right w:val="none" w:sz="0" w:space="0" w:color="auto"/>
          </w:divBdr>
          <w:divsChild>
            <w:div w:id="1539315937">
              <w:marLeft w:val="0"/>
              <w:marRight w:val="0"/>
              <w:marTop w:val="0"/>
              <w:marBottom w:val="0"/>
              <w:divBdr>
                <w:top w:val="none" w:sz="0" w:space="0" w:color="auto"/>
                <w:left w:val="none" w:sz="0" w:space="0" w:color="auto"/>
                <w:bottom w:val="none" w:sz="0" w:space="0" w:color="auto"/>
                <w:right w:val="none" w:sz="0" w:space="0" w:color="auto"/>
              </w:divBdr>
              <w:divsChild>
                <w:div w:id="188825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313982">
      <w:bodyDiv w:val="1"/>
      <w:marLeft w:val="0"/>
      <w:marRight w:val="0"/>
      <w:marTop w:val="0"/>
      <w:marBottom w:val="0"/>
      <w:divBdr>
        <w:top w:val="none" w:sz="0" w:space="0" w:color="auto"/>
        <w:left w:val="none" w:sz="0" w:space="0" w:color="auto"/>
        <w:bottom w:val="none" w:sz="0" w:space="0" w:color="auto"/>
        <w:right w:val="none" w:sz="0" w:space="0" w:color="auto"/>
      </w:divBdr>
    </w:div>
    <w:div w:id="1604458003">
      <w:bodyDiv w:val="1"/>
      <w:marLeft w:val="0"/>
      <w:marRight w:val="0"/>
      <w:marTop w:val="0"/>
      <w:marBottom w:val="0"/>
      <w:divBdr>
        <w:top w:val="none" w:sz="0" w:space="0" w:color="auto"/>
        <w:left w:val="none" w:sz="0" w:space="0" w:color="auto"/>
        <w:bottom w:val="none" w:sz="0" w:space="0" w:color="auto"/>
        <w:right w:val="none" w:sz="0" w:space="0" w:color="auto"/>
      </w:divBdr>
      <w:divsChild>
        <w:div w:id="1985231960">
          <w:marLeft w:val="0"/>
          <w:marRight w:val="0"/>
          <w:marTop w:val="0"/>
          <w:marBottom w:val="390"/>
          <w:divBdr>
            <w:top w:val="none" w:sz="0" w:space="0" w:color="auto"/>
            <w:left w:val="none" w:sz="0" w:space="0" w:color="auto"/>
            <w:bottom w:val="none" w:sz="0" w:space="0" w:color="auto"/>
            <w:right w:val="none" w:sz="0" w:space="0" w:color="auto"/>
          </w:divBdr>
        </w:div>
        <w:div w:id="586498452">
          <w:marLeft w:val="0"/>
          <w:marRight w:val="0"/>
          <w:marTop w:val="0"/>
          <w:marBottom w:val="495"/>
          <w:divBdr>
            <w:top w:val="none" w:sz="0" w:space="0" w:color="auto"/>
            <w:left w:val="none" w:sz="0" w:space="0" w:color="auto"/>
            <w:bottom w:val="none" w:sz="0" w:space="0" w:color="auto"/>
            <w:right w:val="none" w:sz="0" w:space="0" w:color="auto"/>
          </w:divBdr>
          <w:divsChild>
            <w:div w:id="1224104890">
              <w:marLeft w:val="0"/>
              <w:marRight w:val="0"/>
              <w:marTop w:val="0"/>
              <w:marBottom w:val="0"/>
              <w:divBdr>
                <w:top w:val="none" w:sz="0" w:space="0" w:color="auto"/>
                <w:left w:val="none" w:sz="0" w:space="0" w:color="auto"/>
                <w:bottom w:val="none" w:sz="0" w:space="0" w:color="auto"/>
                <w:right w:val="none" w:sz="0" w:space="0" w:color="auto"/>
              </w:divBdr>
              <w:divsChild>
                <w:div w:id="21752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696571">
      <w:bodyDiv w:val="1"/>
      <w:marLeft w:val="0"/>
      <w:marRight w:val="0"/>
      <w:marTop w:val="0"/>
      <w:marBottom w:val="0"/>
      <w:divBdr>
        <w:top w:val="none" w:sz="0" w:space="0" w:color="auto"/>
        <w:left w:val="none" w:sz="0" w:space="0" w:color="auto"/>
        <w:bottom w:val="none" w:sz="0" w:space="0" w:color="auto"/>
        <w:right w:val="none" w:sz="0" w:space="0" w:color="auto"/>
      </w:divBdr>
      <w:divsChild>
        <w:div w:id="2002543446">
          <w:marLeft w:val="0"/>
          <w:marRight w:val="0"/>
          <w:marTop w:val="0"/>
          <w:marBottom w:val="390"/>
          <w:divBdr>
            <w:top w:val="none" w:sz="0" w:space="0" w:color="auto"/>
            <w:left w:val="none" w:sz="0" w:space="0" w:color="auto"/>
            <w:bottom w:val="none" w:sz="0" w:space="0" w:color="auto"/>
            <w:right w:val="none" w:sz="0" w:space="0" w:color="auto"/>
          </w:divBdr>
        </w:div>
        <w:div w:id="1280456193">
          <w:marLeft w:val="0"/>
          <w:marRight w:val="0"/>
          <w:marTop w:val="0"/>
          <w:marBottom w:val="495"/>
          <w:divBdr>
            <w:top w:val="none" w:sz="0" w:space="0" w:color="auto"/>
            <w:left w:val="none" w:sz="0" w:space="0" w:color="auto"/>
            <w:bottom w:val="none" w:sz="0" w:space="0" w:color="auto"/>
            <w:right w:val="none" w:sz="0" w:space="0" w:color="auto"/>
          </w:divBdr>
          <w:divsChild>
            <w:div w:id="1596551324">
              <w:marLeft w:val="0"/>
              <w:marRight w:val="0"/>
              <w:marTop w:val="0"/>
              <w:marBottom w:val="0"/>
              <w:divBdr>
                <w:top w:val="none" w:sz="0" w:space="0" w:color="auto"/>
                <w:left w:val="none" w:sz="0" w:space="0" w:color="auto"/>
                <w:bottom w:val="none" w:sz="0" w:space="0" w:color="auto"/>
                <w:right w:val="none" w:sz="0" w:space="0" w:color="auto"/>
              </w:divBdr>
              <w:divsChild>
                <w:div w:id="1860002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504954">
      <w:bodyDiv w:val="1"/>
      <w:marLeft w:val="0"/>
      <w:marRight w:val="0"/>
      <w:marTop w:val="0"/>
      <w:marBottom w:val="0"/>
      <w:divBdr>
        <w:top w:val="none" w:sz="0" w:space="0" w:color="auto"/>
        <w:left w:val="none" w:sz="0" w:space="0" w:color="auto"/>
        <w:bottom w:val="none" w:sz="0" w:space="0" w:color="auto"/>
        <w:right w:val="none" w:sz="0" w:space="0" w:color="auto"/>
      </w:divBdr>
      <w:divsChild>
        <w:div w:id="1821800675">
          <w:marLeft w:val="0"/>
          <w:marRight w:val="0"/>
          <w:marTop w:val="0"/>
          <w:marBottom w:val="390"/>
          <w:divBdr>
            <w:top w:val="none" w:sz="0" w:space="0" w:color="auto"/>
            <w:left w:val="none" w:sz="0" w:space="0" w:color="auto"/>
            <w:bottom w:val="none" w:sz="0" w:space="0" w:color="auto"/>
            <w:right w:val="none" w:sz="0" w:space="0" w:color="auto"/>
          </w:divBdr>
        </w:div>
        <w:div w:id="193881825">
          <w:marLeft w:val="0"/>
          <w:marRight w:val="0"/>
          <w:marTop w:val="0"/>
          <w:marBottom w:val="495"/>
          <w:divBdr>
            <w:top w:val="none" w:sz="0" w:space="0" w:color="auto"/>
            <w:left w:val="none" w:sz="0" w:space="0" w:color="auto"/>
            <w:bottom w:val="none" w:sz="0" w:space="0" w:color="auto"/>
            <w:right w:val="none" w:sz="0" w:space="0" w:color="auto"/>
          </w:divBdr>
          <w:divsChild>
            <w:div w:id="413746224">
              <w:marLeft w:val="0"/>
              <w:marRight w:val="0"/>
              <w:marTop w:val="0"/>
              <w:marBottom w:val="0"/>
              <w:divBdr>
                <w:top w:val="none" w:sz="0" w:space="0" w:color="auto"/>
                <w:left w:val="none" w:sz="0" w:space="0" w:color="auto"/>
                <w:bottom w:val="none" w:sz="0" w:space="0" w:color="auto"/>
                <w:right w:val="none" w:sz="0" w:space="0" w:color="auto"/>
              </w:divBdr>
              <w:divsChild>
                <w:div w:id="146350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2269719">
      <w:bodyDiv w:val="1"/>
      <w:marLeft w:val="0"/>
      <w:marRight w:val="0"/>
      <w:marTop w:val="0"/>
      <w:marBottom w:val="0"/>
      <w:divBdr>
        <w:top w:val="none" w:sz="0" w:space="0" w:color="auto"/>
        <w:left w:val="none" w:sz="0" w:space="0" w:color="auto"/>
        <w:bottom w:val="none" w:sz="0" w:space="0" w:color="auto"/>
        <w:right w:val="none" w:sz="0" w:space="0" w:color="auto"/>
      </w:divBdr>
    </w:div>
    <w:div w:id="1693459853">
      <w:bodyDiv w:val="1"/>
      <w:marLeft w:val="0"/>
      <w:marRight w:val="0"/>
      <w:marTop w:val="0"/>
      <w:marBottom w:val="0"/>
      <w:divBdr>
        <w:top w:val="none" w:sz="0" w:space="0" w:color="auto"/>
        <w:left w:val="none" w:sz="0" w:space="0" w:color="auto"/>
        <w:bottom w:val="none" w:sz="0" w:space="0" w:color="auto"/>
        <w:right w:val="none" w:sz="0" w:space="0" w:color="auto"/>
      </w:divBdr>
      <w:divsChild>
        <w:div w:id="1720085189">
          <w:marLeft w:val="0"/>
          <w:marRight w:val="0"/>
          <w:marTop w:val="0"/>
          <w:marBottom w:val="390"/>
          <w:divBdr>
            <w:top w:val="none" w:sz="0" w:space="0" w:color="auto"/>
            <w:left w:val="none" w:sz="0" w:space="0" w:color="auto"/>
            <w:bottom w:val="none" w:sz="0" w:space="0" w:color="auto"/>
            <w:right w:val="none" w:sz="0" w:space="0" w:color="auto"/>
          </w:divBdr>
        </w:div>
        <w:div w:id="179665781">
          <w:marLeft w:val="0"/>
          <w:marRight w:val="0"/>
          <w:marTop w:val="0"/>
          <w:marBottom w:val="495"/>
          <w:divBdr>
            <w:top w:val="none" w:sz="0" w:space="0" w:color="auto"/>
            <w:left w:val="none" w:sz="0" w:space="0" w:color="auto"/>
            <w:bottom w:val="none" w:sz="0" w:space="0" w:color="auto"/>
            <w:right w:val="none" w:sz="0" w:space="0" w:color="auto"/>
          </w:divBdr>
          <w:divsChild>
            <w:div w:id="288895727">
              <w:marLeft w:val="0"/>
              <w:marRight w:val="0"/>
              <w:marTop w:val="0"/>
              <w:marBottom w:val="0"/>
              <w:divBdr>
                <w:top w:val="none" w:sz="0" w:space="0" w:color="auto"/>
                <w:left w:val="none" w:sz="0" w:space="0" w:color="auto"/>
                <w:bottom w:val="none" w:sz="0" w:space="0" w:color="auto"/>
                <w:right w:val="none" w:sz="0" w:space="0" w:color="auto"/>
              </w:divBdr>
              <w:divsChild>
                <w:div w:id="62970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8697150">
      <w:bodyDiv w:val="1"/>
      <w:marLeft w:val="0"/>
      <w:marRight w:val="0"/>
      <w:marTop w:val="0"/>
      <w:marBottom w:val="0"/>
      <w:divBdr>
        <w:top w:val="none" w:sz="0" w:space="0" w:color="auto"/>
        <w:left w:val="none" w:sz="0" w:space="0" w:color="auto"/>
        <w:bottom w:val="none" w:sz="0" w:space="0" w:color="auto"/>
        <w:right w:val="none" w:sz="0" w:space="0" w:color="auto"/>
      </w:divBdr>
      <w:divsChild>
        <w:div w:id="1748455728">
          <w:marLeft w:val="0"/>
          <w:marRight w:val="0"/>
          <w:marTop w:val="0"/>
          <w:marBottom w:val="390"/>
          <w:divBdr>
            <w:top w:val="none" w:sz="0" w:space="0" w:color="auto"/>
            <w:left w:val="none" w:sz="0" w:space="0" w:color="auto"/>
            <w:bottom w:val="none" w:sz="0" w:space="0" w:color="auto"/>
            <w:right w:val="none" w:sz="0" w:space="0" w:color="auto"/>
          </w:divBdr>
        </w:div>
        <w:div w:id="1886991596">
          <w:marLeft w:val="0"/>
          <w:marRight w:val="0"/>
          <w:marTop w:val="0"/>
          <w:marBottom w:val="495"/>
          <w:divBdr>
            <w:top w:val="none" w:sz="0" w:space="0" w:color="auto"/>
            <w:left w:val="none" w:sz="0" w:space="0" w:color="auto"/>
            <w:bottom w:val="none" w:sz="0" w:space="0" w:color="auto"/>
            <w:right w:val="none" w:sz="0" w:space="0" w:color="auto"/>
          </w:divBdr>
          <w:divsChild>
            <w:div w:id="1499418015">
              <w:marLeft w:val="0"/>
              <w:marRight w:val="0"/>
              <w:marTop w:val="0"/>
              <w:marBottom w:val="0"/>
              <w:divBdr>
                <w:top w:val="none" w:sz="0" w:space="0" w:color="auto"/>
                <w:left w:val="none" w:sz="0" w:space="0" w:color="auto"/>
                <w:bottom w:val="none" w:sz="0" w:space="0" w:color="auto"/>
                <w:right w:val="none" w:sz="0" w:space="0" w:color="auto"/>
              </w:divBdr>
              <w:divsChild>
                <w:div w:id="80609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807830">
      <w:bodyDiv w:val="1"/>
      <w:marLeft w:val="0"/>
      <w:marRight w:val="0"/>
      <w:marTop w:val="0"/>
      <w:marBottom w:val="0"/>
      <w:divBdr>
        <w:top w:val="none" w:sz="0" w:space="0" w:color="auto"/>
        <w:left w:val="none" w:sz="0" w:space="0" w:color="auto"/>
        <w:bottom w:val="none" w:sz="0" w:space="0" w:color="auto"/>
        <w:right w:val="none" w:sz="0" w:space="0" w:color="auto"/>
      </w:divBdr>
    </w:div>
    <w:div w:id="1739595750">
      <w:bodyDiv w:val="1"/>
      <w:marLeft w:val="0"/>
      <w:marRight w:val="0"/>
      <w:marTop w:val="0"/>
      <w:marBottom w:val="0"/>
      <w:divBdr>
        <w:top w:val="none" w:sz="0" w:space="0" w:color="auto"/>
        <w:left w:val="none" w:sz="0" w:space="0" w:color="auto"/>
        <w:bottom w:val="none" w:sz="0" w:space="0" w:color="auto"/>
        <w:right w:val="none" w:sz="0" w:space="0" w:color="auto"/>
      </w:divBdr>
      <w:divsChild>
        <w:div w:id="1258711864">
          <w:marLeft w:val="0"/>
          <w:marRight w:val="0"/>
          <w:marTop w:val="0"/>
          <w:marBottom w:val="390"/>
          <w:divBdr>
            <w:top w:val="none" w:sz="0" w:space="0" w:color="auto"/>
            <w:left w:val="none" w:sz="0" w:space="0" w:color="auto"/>
            <w:bottom w:val="none" w:sz="0" w:space="0" w:color="auto"/>
            <w:right w:val="none" w:sz="0" w:space="0" w:color="auto"/>
          </w:divBdr>
        </w:div>
        <w:div w:id="683435611">
          <w:marLeft w:val="0"/>
          <w:marRight w:val="0"/>
          <w:marTop w:val="0"/>
          <w:marBottom w:val="495"/>
          <w:divBdr>
            <w:top w:val="none" w:sz="0" w:space="0" w:color="auto"/>
            <w:left w:val="none" w:sz="0" w:space="0" w:color="auto"/>
            <w:bottom w:val="none" w:sz="0" w:space="0" w:color="auto"/>
            <w:right w:val="none" w:sz="0" w:space="0" w:color="auto"/>
          </w:divBdr>
          <w:divsChild>
            <w:div w:id="64955649">
              <w:marLeft w:val="0"/>
              <w:marRight w:val="0"/>
              <w:marTop w:val="0"/>
              <w:marBottom w:val="0"/>
              <w:divBdr>
                <w:top w:val="none" w:sz="0" w:space="0" w:color="auto"/>
                <w:left w:val="none" w:sz="0" w:space="0" w:color="auto"/>
                <w:bottom w:val="none" w:sz="0" w:space="0" w:color="auto"/>
                <w:right w:val="none" w:sz="0" w:space="0" w:color="auto"/>
              </w:divBdr>
              <w:divsChild>
                <w:div w:id="164989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189296">
      <w:bodyDiv w:val="1"/>
      <w:marLeft w:val="0"/>
      <w:marRight w:val="0"/>
      <w:marTop w:val="0"/>
      <w:marBottom w:val="0"/>
      <w:divBdr>
        <w:top w:val="none" w:sz="0" w:space="0" w:color="auto"/>
        <w:left w:val="none" w:sz="0" w:space="0" w:color="auto"/>
        <w:bottom w:val="none" w:sz="0" w:space="0" w:color="auto"/>
        <w:right w:val="none" w:sz="0" w:space="0" w:color="auto"/>
      </w:divBdr>
      <w:divsChild>
        <w:div w:id="284771931">
          <w:marLeft w:val="0"/>
          <w:marRight w:val="0"/>
          <w:marTop w:val="0"/>
          <w:marBottom w:val="390"/>
          <w:divBdr>
            <w:top w:val="none" w:sz="0" w:space="0" w:color="auto"/>
            <w:left w:val="none" w:sz="0" w:space="0" w:color="auto"/>
            <w:bottom w:val="none" w:sz="0" w:space="0" w:color="auto"/>
            <w:right w:val="none" w:sz="0" w:space="0" w:color="auto"/>
          </w:divBdr>
        </w:div>
        <w:div w:id="2086100251">
          <w:marLeft w:val="0"/>
          <w:marRight w:val="0"/>
          <w:marTop w:val="0"/>
          <w:marBottom w:val="495"/>
          <w:divBdr>
            <w:top w:val="none" w:sz="0" w:space="0" w:color="auto"/>
            <w:left w:val="none" w:sz="0" w:space="0" w:color="auto"/>
            <w:bottom w:val="none" w:sz="0" w:space="0" w:color="auto"/>
            <w:right w:val="none" w:sz="0" w:space="0" w:color="auto"/>
          </w:divBdr>
          <w:divsChild>
            <w:div w:id="2133936857">
              <w:marLeft w:val="0"/>
              <w:marRight w:val="0"/>
              <w:marTop w:val="0"/>
              <w:marBottom w:val="0"/>
              <w:divBdr>
                <w:top w:val="none" w:sz="0" w:space="0" w:color="auto"/>
                <w:left w:val="none" w:sz="0" w:space="0" w:color="auto"/>
                <w:bottom w:val="none" w:sz="0" w:space="0" w:color="auto"/>
                <w:right w:val="none" w:sz="0" w:space="0" w:color="auto"/>
              </w:divBdr>
              <w:divsChild>
                <w:div w:id="50424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819592">
      <w:bodyDiv w:val="1"/>
      <w:marLeft w:val="0"/>
      <w:marRight w:val="0"/>
      <w:marTop w:val="0"/>
      <w:marBottom w:val="0"/>
      <w:divBdr>
        <w:top w:val="none" w:sz="0" w:space="0" w:color="auto"/>
        <w:left w:val="none" w:sz="0" w:space="0" w:color="auto"/>
        <w:bottom w:val="none" w:sz="0" w:space="0" w:color="auto"/>
        <w:right w:val="none" w:sz="0" w:space="0" w:color="auto"/>
      </w:divBdr>
      <w:divsChild>
        <w:div w:id="1913201141">
          <w:marLeft w:val="0"/>
          <w:marRight w:val="0"/>
          <w:marTop w:val="0"/>
          <w:marBottom w:val="390"/>
          <w:divBdr>
            <w:top w:val="none" w:sz="0" w:space="0" w:color="auto"/>
            <w:left w:val="none" w:sz="0" w:space="0" w:color="auto"/>
            <w:bottom w:val="none" w:sz="0" w:space="0" w:color="auto"/>
            <w:right w:val="none" w:sz="0" w:space="0" w:color="auto"/>
          </w:divBdr>
        </w:div>
        <w:div w:id="494616243">
          <w:marLeft w:val="0"/>
          <w:marRight w:val="0"/>
          <w:marTop w:val="0"/>
          <w:marBottom w:val="495"/>
          <w:divBdr>
            <w:top w:val="none" w:sz="0" w:space="0" w:color="auto"/>
            <w:left w:val="none" w:sz="0" w:space="0" w:color="auto"/>
            <w:bottom w:val="none" w:sz="0" w:space="0" w:color="auto"/>
            <w:right w:val="none" w:sz="0" w:space="0" w:color="auto"/>
          </w:divBdr>
          <w:divsChild>
            <w:div w:id="1573585634">
              <w:marLeft w:val="0"/>
              <w:marRight w:val="0"/>
              <w:marTop w:val="0"/>
              <w:marBottom w:val="0"/>
              <w:divBdr>
                <w:top w:val="none" w:sz="0" w:space="0" w:color="auto"/>
                <w:left w:val="none" w:sz="0" w:space="0" w:color="auto"/>
                <w:bottom w:val="none" w:sz="0" w:space="0" w:color="auto"/>
                <w:right w:val="none" w:sz="0" w:space="0" w:color="auto"/>
              </w:divBdr>
              <w:divsChild>
                <w:div w:id="117664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241421">
      <w:bodyDiv w:val="1"/>
      <w:marLeft w:val="0"/>
      <w:marRight w:val="0"/>
      <w:marTop w:val="0"/>
      <w:marBottom w:val="0"/>
      <w:divBdr>
        <w:top w:val="none" w:sz="0" w:space="0" w:color="auto"/>
        <w:left w:val="none" w:sz="0" w:space="0" w:color="auto"/>
        <w:bottom w:val="none" w:sz="0" w:space="0" w:color="auto"/>
        <w:right w:val="none" w:sz="0" w:space="0" w:color="auto"/>
      </w:divBdr>
    </w:div>
    <w:div w:id="1779594412">
      <w:bodyDiv w:val="1"/>
      <w:marLeft w:val="0"/>
      <w:marRight w:val="0"/>
      <w:marTop w:val="0"/>
      <w:marBottom w:val="0"/>
      <w:divBdr>
        <w:top w:val="none" w:sz="0" w:space="0" w:color="auto"/>
        <w:left w:val="none" w:sz="0" w:space="0" w:color="auto"/>
        <w:bottom w:val="none" w:sz="0" w:space="0" w:color="auto"/>
        <w:right w:val="none" w:sz="0" w:space="0" w:color="auto"/>
      </w:divBdr>
    </w:div>
    <w:div w:id="1790512930">
      <w:bodyDiv w:val="1"/>
      <w:marLeft w:val="0"/>
      <w:marRight w:val="0"/>
      <w:marTop w:val="0"/>
      <w:marBottom w:val="0"/>
      <w:divBdr>
        <w:top w:val="none" w:sz="0" w:space="0" w:color="auto"/>
        <w:left w:val="none" w:sz="0" w:space="0" w:color="auto"/>
        <w:bottom w:val="none" w:sz="0" w:space="0" w:color="auto"/>
        <w:right w:val="none" w:sz="0" w:space="0" w:color="auto"/>
      </w:divBdr>
    </w:div>
    <w:div w:id="1794788142">
      <w:bodyDiv w:val="1"/>
      <w:marLeft w:val="0"/>
      <w:marRight w:val="0"/>
      <w:marTop w:val="0"/>
      <w:marBottom w:val="0"/>
      <w:divBdr>
        <w:top w:val="none" w:sz="0" w:space="0" w:color="auto"/>
        <w:left w:val="none" w:sz="0" w:space="0" w:color="auto"/>
        <w:bottom w:val="none" w:sz="0" w:space="0" w:color="auto"/>
        <w:right w:val="none" w:sz="0" w:space="0" w:color="auto"/>
      </w:divBdr>
    </w:div>
    <w:div w:id="1801997239">
      <w:bodyDiv w:val="1"/>
      <w:marLeft w:val="0"/>
      <w:marRight w:val="0"/>
      <w:marTop w:val="0"/>
      <w:marBottom w:val="0"/>
      <w:divBdr>
        <w:top w:val="none" w:sz="0" w:space="0" w:color="auto"/>
        <w:left w:val="none" w:sz="0" w:space="0" w:color="auto"/>
        <w:bottom w:val="none" w:sz="0" w:space="0" w:color="auto"/>
        <w:right w:val="none" w:sz="0" w:space="0" w:color="auto"/>
      </w:divBdr>
      <w:divsChild>
        <w:div w:id="1857423166">
          <w:marLeft w:val="0"/>
          <w:marRight w:val="0"/>
          <w:marTop w:val="0"/>
          <w:marBottom w:val="390"/>
          <w:divBdr>
            <w:top w:val="none" w:sz="0" w:space="0" w:color="auto"/>
            <w:left w:val="none" w:sz="0" w:space="0" w:color="auto"/>
            <w:bottom w:val="none" w:sz="0" w:space="0" w:color="auto"/>
            <w:right w:val="none" w:sz="0" w:space="0" w:color="auto"/>
          </w:divBdr>
        </w:div>
        <w:div w:id="955796248">
          <w:marLeft w:val="0"/>
          <w:marRight w:val="0"/>
          <w:marTop w:val="0"/>
          <w:marBottom w:val="495"/>
          <w:divBdr>
            <w:top w:val="none" w:sz="0" w:space="0" w:color="auto"/>
            <w:left w:val="none" w:sz="0" w:space="0" w:color="auto"/>
            <w:bottom w:val="none" w:sz="0" w:space="0" w:color="auto"/>
            <w:right w:val="none" w:sz="0" w:space="0" w:color="auto"/>
          </w:divBdr>
          <w:divsChild>
            <w:div w:id="306934350">
              <w:marLeft w:val="0"/>
              <w:marRight w:val="0"/>
              <w:marTop w:val="0"/>
              <w:marBottom w:val="0"/>
              <w:divBdr>
                <w:top w:val="none" w:sz="0" w:space="0" w:color="auto"/>
                <w:left w:val="none" w:sz="0" w:space="0" w:color="auto"/>
                <w:bottom w:val="none" w:sz="0" w:space="0" w:color="auto"/>
                <w:right w:val="none" w:sz="0" w:space="0" w:color="auto"/>
              </w:divBdr>
              <w:divsChild>
                <w:div w:id="130149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052522">
      <w:bodyDiv w:val="1"/>
      <w:marLeft w:val="0"/>
      <w:marRight w:val="0"/>
      <w:marTop w:val="0"/>
      <w:marBottom w:val="0"/>
      <w:divBdr>
        <w:top w:val="none" w:sz="0" w:space="0" w:color="auto"/>
        <w:left w:val="none" w:sz="0" w:space="0" w:color="auto"/>
        <w:bottom w:val="none" w:sz="0" w:space="0" w:color="auto"/>
        <w:right w:val="none" w:sz="0" w:space="0" w:color="auto"/>
      </w:divBdr>
    </w:div>
    <w:div w:id="1816947327">
      <w:bodyDiv w:val="1"/>
      <w:marLeft w:val="0"/>
      <w:marRight w:val="0"/>
      <w:marTop w:val="0"/>
      <w:marBottom w:val="0"/>
      <w:divBdr>
        <w:top w:val="none" w:sz="0" w:space="0" w:color="auto"/>
        <w:left w:val="none" w:sz="0" w:space="0" w:color="auto"/>
        <w:bottom w:val="none" w:sz="0" w:space="0" w:color="auto"/>
        <w:right w:val="none" w:sz="0" w:space="0" w:color="auto"/>
      </w:divBdr>
    </w:div>
    <w:div w:id="1821002591">
      <w:bodyDiv w:val="1"/>
      <w:marLeft w:val="0"/>
      <w:marRight w:val="0"/>
      <w:marTop w:val="0"/>
      <w:marBottom w:val="0"/>
      <w:divBdr>
        <w:top w:val="none" w:sz="0" w:space="0" w:color="auto"/>
        <w:left w:val="none" w:sz="0" w:space="0" w:color="auto"/>
        <w:bottom w:val="none" w:sz="0" w:space="0" w:color="auto"/>
        <w:right w:val="none" w:sz="0" w:space="0" w:color="auto"/>
      </w:divBdr>
      <w:divsChild>
        <w:div w:id="938291805">
          <w:marLeft w:val="0"/>
          <w:marRight w:val="0"/>
          <w:marTop w:val="0"/>
          <w:marBottom w:val="390"/>
          <w:divBdr>
            <w:top w:val="none" w:sz="0" w:space="0" w:color="auto"/>
            <w:left w:val="none" w:sz="0" w:space="0" w:color="auto"/>
            <w:bottom w:val="none" w:sz="0" w:space="0" w:color="auto"/>
            <w:right w:val="none" w:sz="0" w:space="0" w:color="auto"/>
          </w:divBdr>
        </w:div>
        <w:div w:id="1193835735">
          <w:marLeft w:val="0"/>
          <w:marRight w:val="0"/>
          <w:marTop w:val="0"/>
          <w:marBottom w:val="495"/>
          <w:divBdr>
            <w:top w:val="none" w:sz="0" w:space="0" w:color="auto"/>
            <w:left w:val="none" w:sz="0" w:space="0" w:color="auto"/>
            <w:bottom w:val="none" w:sz="0" w:space="0" w:color="auto"/>
            <w:right w:val="none" w:sz="0" w:space="0" w:color="auto"/>
          </w:divBdr>
          <w:divsChild>
            <w:div w:id="1435783022">
              <w:marLeft w:val="0"/>
              <w:marRight w:val="0"/>
              <w:marTop w:val="0"/>
              <w:marBottom w:val="0"/>
              <w:divBdr>
                <w:top w:val="none" w:sz="0" w:space="0" w:color="auto"/>
                <w:left w:val="none" w:sz="0" w:space="0" w:color="auto"/>
                <w:bottom w:val="none" w:sz="0" w:space="0" w:color="auto"/>
                <w:right w:val="none" w:sz="0" w:space="0" w:color="auto"/>
              </w:divBdr>
              <w:divsChild>
                <w:div w:id="71030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043650">
      <w:bodyDiv w:val="1"/>
      <w:marLeft w:val="0"/>
      <w:marRight w:val="0"/>
      <w:marTop w:val="0"/>
      <w:marBottom w:val="0"/>
      <w:divBdr>
        <w:top w:val="none" w:sz="0" w:space="0" w:color="auto"/>
        <w:left w:val="none" w:sz="0" w:space="0" w:color="auto"/>
        <w:bottom w:val="none" w:sz="0" w:space="0" w:color="auto"/>
        <w:right w:val="none" w:sz="0" w:space="0" w:color="auto"/>
      </w:divBdr>
    </w:div>
    <w:div w:id="1830902929">
      <w:bodyDiv w:val="1"/>
      <w:marLeft w:val="0"/>
      <w:marRight w:val="0"/>
      <w:marTop w:val="0"/>
      <w:marBottom w:val="0"/>
      <w:divBdr>
        <w:top w:val="none" w:sz="0" w:space="0" w:color="auto"/>
        <w:left w:val="none" w:sz="0" w:space="0" w:color="auto"/>
        <w:bottom w:val="none" w:sz="0" w:space="0" w:color="auto"/>
        <w:right w:val="none" w:sz="0" w:space="0" w:color="auto"/>
      </w:divBdr>
    </w:div>
    <w:div w:id="1843080525">
      <w:bodyDiv w:val="1"/>
      <w:marLeft w:val="0"/>
      <w:marRight w:val="0"/>
      <w:marTop w:val="0"/>
      <w:marBottom w:val="0"/>
      <w:divBdr>
        <w:top w:val="none" w:sz="0" w:space="0" w:color="auto"/>
        <w:left w:val="none" w:sz="0" w:space="0" w:color="auto"/>
        <w:bottom w:val="none" w:sz="0" w:space="0" w:color="auto"/>
        <w:right w:val="none" w:sz="0" w:space="0" w:color="auto"/>
      </w:divBdr>
    </w:div>
    <w:div w:id="1843200118">
      <w:bodyDiv w:val="1"/>
      <w:marLeft w:val="0"/>
      <w:marRight w:val="0"/>
      <w:marTop w:val="0"/>
      <w:marBottom w:val="0"/>
      <w:divBdr>
        <w:top w:val="none" w:sz="0" w:space="0" w:color="auto"/>
        <w:left w:val="none" w:sz="0" w:space="0" w:color="auto"/>
        <w:bottom w:val="none" w:sz="0" w:space="0" w:color="auto"/>
        <w:right w:val="none" w:sz="0" w:space="0" w:color="auto"/>
      </w:divBdr>
      <w:divsChild>
        <w:div w:id="1880437654">
          <w:marLeft w:val="0"/>
          <w:marRight w:val="0"/>
          <w:marTop w:val="0"/>
          <w:marBottom w:val="390"/>
          <w:divBdr>
            <w:top w:val="none" w:sz="0" w:space="0" w:color="auto"/>
            <w:left w:val="none" w:sz="0" w:space="0" w:color="auto"/>
            <w:bottom w:val="none" w:sz="0" w:space="0" w:color="auto"/>
            <w:right w:val="none" w:sz="0" w:space="0" w:color="auto"/>
          </w:divBdr>
        </w:div>
        <w:div w:id="1878816496">
          <w:marLeft w:val="0"/>
          <w:marRight w:val="0"/>
          <w:marTop w:val="0"/>
          <w:marBottom w:val="495"/>
          <w:divBdr>
            <w:top w:val="none" w:sz="0" w:space="0" w:color="auto"/>
            <w:left w:val="none" w:sz="0" w:space="0" w:color="auto"/>
            <w:bottom w:val="none" w:sz="0" w:space="0" w:color="auto"/>
            <w:right w:val="none" w:sz="0" w:space="0" w:color="auto"/>
          </w:divBdr>
          <w:divsChild>
            <w:div w:id="1581332540">
              <w:marLeft w:val="0"/>
              <w:marRight w:val="0"/>
              <w:marTop w:val="0"/>
              <w:marBottom w:val="0"/>
              <w:divBdr>
                <w:top w:val="none" w:sz="0" w:space="0" w:color="auto"/>
                <w:left w:val="none" w:sz="0" w:space="0" w:color="auto"/>
                <w:bottom w:val="none" w:sz="0" w:space="0" w:color="auto"/>
                <w:right w:val="none" w:sz="0" w:space="0" w:color="auto"/>
              </w:divBdr>
              <w:divsChild>
                <w:div w:id="70787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6846042">
      <w:bodyDiv w:val="1"/>
      <w:marLeft w:val="0"/>
      <w:marRight w:val="0"/>
      <w:marTop w:val="0"/>
      <w:marBottom w:val="0"/>
      <w:divBdr>
        <w:top w:val="none" w:sz="0" w:space="0" w:color="auto"/>
        <w:left w:val="none" w:sz="0" w:space="0" w:color="auto"/>
        <w:bottom w:val="none" w:sz="0" w:space="0" w:color="auto"/>
        <w:right w:val="none" w:sz="0" w:space="0" w:color="auto"/>
      </w:divBdr>
      <w:divsChild>
        <w:div w:id="1982608811">
          <w:marLeft w:val="0"/>
          <w:marRight w:val="0"/>
          <w:marTop w:val="0"/>
          <w:marBottom w:val="390"/>
          <w:divBdr>
            <w:top w:val="none" w:sz="0" w:space="0" w:color="auto"/>
            <w:left w:val="none" w:sz="0" w:space="0" w:color="auto"/>
            <w:bottom w:val="none" w:sz="0" w:space="0" w:color="auto"/>
            <w:right w:val="none" w:sz="0" w:space="0" w:color="auto"/>
          </w:divBdr>
        </w:div>
        <w:div w:id="595791102">
          <w:marLeft w:val="0"/>
          <w:marRight w:val="0"/>
          <w:marTop w:val="0"/>
          <w:marBottom w:val="495"/>
          <w:divBdr>
            <w:top w:val="none" w:sz="0" w:space="0" w:color="auto"/>
            <w:left w:val="none" w:sz="0" w:space="0" w:color="auto"/>
            <w:bottom w:val="none" w:sz="0" w:space="0" w:color="auto"/>
            <w:right w:val="none" w:sz="0" w:space="0" w:color="auto"/>
          </w:divBdr>
          <w:divsChild>
            <w:div w:id="1063061278">
              <w:marLeft w:val="0"/>
              <w:marRight w:val="0"/>
              <w:marTop w:val="0"/>
              <w:marBottom w:val="0"/>
              <w:divBdr>
                <w:top w:val="none" w:sz="0" w:space="0" w:color="auto"/>
                <w:left w:val="none" w:sz="0" w:space="0" w:color="auto"/>
                <w:bottom w:val="none" w:sz="0" w:space="0" w:color="auto"/>
                <w:right w:val="none" w:sz="0" w:space="0" w:color="auto"/>
              </w:divBdr>
              <w:divsChild>
                <w:div w:id="204841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571637">
      <w:bodyDiv w:val="1"/>
      <w:marLeft w:val="0"/>
      <w:marRight w:val="0"/>
      <w:marTop w:val="0"/>
      <w:marBottom w:val="0"/>
      <w:divBdr>
        <w:top w:val="none" w:sz="0" w:space="0" w:color="auto"/>
        <w:left w:val="none" w:sz="0" w:space="0" w:color="auto"/>
        <w:bottom w:val="none" w:sz="0" w:space="0" w:color="auto"/>
        <w:right w:val="none" w:sz="0" w:space="0" w:color="auto"/>
      </w:divBdr>
    </w:div>
    <w:div w:id="1923099257">
      <w:bodyDiv w:val="1"/>
      <w:marLeft w:val="0"/>
      <w:marRight w:val="0"/>
      <w:marTop w:val="0"/>
      <w:marBottom w:val="0"/>
      <w:divBdr>
        <w:top w:val="none" w:sz="0" w:space="0" w:color="auto"/>
        <w:left w:val="none" w:sz="0" w:space="0" w:color="auto"/>
        <w:bottom w:val="none" w:sz="0" w:space="0" w:color="auto"/>
        <w:right w:val="none" w:sz="0" w:space="0" w:color="auto"/>
      </w:divBdr>
      <w:divsChild>
        <w:div w:id="1332872977">
          <w:marLeft w:val="0"/>
          <w:marRight w:val="0"/>
          <w:marTop w:val="0"/>
          <w:marBottom w:val="390"/>
          <w:divBdr>
            <w:top w:val="none" w:sz="0" w:space="0" w:color="auto"/>
            <w:left w:val="none" w:sz="0" w:space="0" w:color="auto"/>
            <w:bottom w:val="none" w:sz="0" w:space="0" w:color="auto"/>
            <w:right w:val="none" w:sz="0" w:space="0" w:color="auto"/>
          </w:divBdr>
        </w:div>
        <w:div w:id="1020357696">
          <w:marLeft w:val="0"/>
          <w:marRight w:val="0"/>
          <w:marTop w:val="0"/>
          <w:marBottom w:val="495"/>
          <w:divBdr>
            <w:top w:val="none" w:sz="0" w:space="0" w:color="auto"/>
            <w:left w:val="none" w:sz="0" w:space="0" w:color="auto"/>
            <w:bottom w:val="none" w:sz="0" w:space="0" w:color="auto"/>
            <w:right w:val="none" w:sz="0" w:space="0" w:color="auto"/>
          </w:divBdr>
          <w:divsChild>
            <w:div w:id="451821727">
              <w:marLeft w:val="0"/>
              <w:marRight w:val="0"/>
              <w:marTop w:val="0"/>
              <w:marBottom w:val="0"/>
              <w:divBdr>
                <w:top w:val="none" w:sz="0" w:space="0" w:color="auto"/>
                <w:left w:val="none" w:sz="0" w:space="0" w:color="auto"/>
                <w:bottom w:val="none" w:sz="0" w:space="0" w:color="auto"/>
                <w:right w:val="none" w:sz="0" w:space="0" w:color="auto"/>
              </w:divBdr>
              <w:divsChild>
                <w:div w:id="67758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271039">
      <w:bodyDiv w:val="1"/>
      <w:marLeft w:val="0"/>
      <w:marRight w:val="0"/>
      <w:marTop w:val="0"/>
      <w:marBottom w:val="0"/>
      <w:divBdr>
        <w:top w:val="none" w:sz="0" w:space="0" w:color="auto"/>
        <w:left w:val="none" w:sz="0" w:space="0" w:color="auto"/>
        <w:bottom w:val="none" w:sz="0" w:space="0" w:color="auto"/>
        <w:right w:val="none" w:sz="0" w:space="0" w:color="auto"/>
      </w:divBdr>
      <w:divsChild>
        <w:div w:id="375543173">
          <w:marLeft w:val="0"/>
          <w:marRight w:val="0"/>
          <w:marTop w:val="0"/>
          <w:marBottom w:val="390"/>
          <w:divBdr>
            <w:top w:val="none" w:sz="0" w:space="0" w:color="auto"/>
            <w:left w:val="none" w:sz="0" w:space="0" w:color="auto"/>
            <w:bottom w:val="none" w:sz="0" w:space="0" w:color="auto"/>
            <w:right w:val="none" w:sz="0" w:space="0" w:color="auto"/>
          </w:divBdr>
        </w:div>
        <w:div w:id="409424041">
          <w:marLeft w:val="0"/>
          <w:marRight w:val="0"/>
          <w:marTop w:val="0"/>
          <w:marBottom w:val="495"/>
          <w:divBdr>
            <w:top w:val="none" w:sz="0" w:space="0" w:color="auto"/>
            <w:left w:val="none" w:sz="0" w:space="0" w:color="auto"/>
            <w:bottom w:val="none" w:sz="0" w:space="0" w:color="auto"/>
            <w:right w:val="none" w:sz="0" w:space="0" w:color="auto"/>
          </w:divBdr>
          <w:divsChild>
            <w:div w:id="794715961">
              <w:marLeft w:val="0"/>
              <w:marRight w:val="0"/>
              <w:marTop w:val="0"/>
              <w:marBottom w:val="0"/>
              <w:divBdr>
                <w:top w:val="none" w:sz="0" w:space="0" w:color="auto"/>
                <w:left w:val="none" w:sz="0" w:space="0" w:color="auto"/>
                <w:bottom w:val="none" w:sz="0" w:space="0" w:color="auto"/>
                <w:right w:val="none" w:sz="0" w:space="0" w:color="auto"/>
              </w:divBdr>
              <w:divsChild>
                <w:div w:id="159798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473206">
      <w:bodyDiv w:val="1"/>
      <w:marLeft w:val="0"/>
      <w:marRight w:val="0"/>
      <w:marTop w:val="0"/>
      <w:marBottom w:val="0"/>
      <w:divBdr>
        <w:top w:val="none" w:sz="0" w:space="0" w:color="auto"/>
        <w:left w:val="none" w:sz="0" w:space="0" w:color="auto"/>
        <w:bottom w:val="none" w:sz="0" w:space="0" w:color="auto"/>
        <w:right w:val="none" w:sz="0" w:space="0" w:color="auto"/>
      </w:divBdr>
    </w:div>
    <w:div w:id="1966546902">
      <w:bodyDiv w:val="1"/>
      <w:marLeft w:val="0"/>
      <w:marRight w:val="0"/>
      <w:marTop w:val="0"/>
      <w:marBottom w:val="0"/>
      <w:divBdr>
        <w:top w:val="none" w:sz="0" w:space="0" w:color="auto"/>
        <w:left w:val="none" w:sz="0" w:space="0" w:color="auto"/>
        <w:bottom w:val="none" w:sz="0" w:space="0" w:color="auto"/>
        <w:right w:val="none" w:sz="0" w:space="0" w:color="auto"/>
      </w:divBdr>
      <w:divsChild>
        <w:div w:id="338580135">
          <w:marLeft w:val="0"/>
          <w:marRight w:val="0"/>
          <w:marTop w:val="0"/>
          <w:marBottom w:val="390"/>
          <w:divBdr>
            <w:top w:val="none" w:sz="0" w:space="0" w:color="auto"/>
            <w:left w:val="none" w:sz="0" w:space="0" w:color="auto"/>
            <w:bottom w:val="none" w:sz="0" w:space="0" w:color="auto"/>
            <w:right w:val="none" w:sz="0" w:space="0" w:color="auto"/>
          </w:divBdr>
        </w:div>
        <w:div w:id="23025533">
          <w:marLeft w:val="0"/>
          <w:marRight w:val="0"/>
          <w:marTop w:val="0"/>
          <w:marBottom w:val="495"/>
          <w:divBdr>
            <w:top w:val="none" w:sz="0" w:space="0" w:color="auto"/>
            <w:left w:val="none" w:sz="0" w:space="0" w:color="auto"/>
            <w:bottom w:val="none" w:sz="0" w:space="0" w:color="auto"/>
            <w:right w:val="none" w:sz="0" w:space="0" w:color="auto"/>
          </w:divBdr>
          <w:divsChild>
            <w:div w:id="383023643">
              <w:marLeft w:val="0"/>
              <w:marRight w:val="0"/>
              <w:marTop w:val="0"/>
              <w:marBottom w:val="0"/>
              <w:divBdr>
                <w:top w:val="none" w:sz="0" w:space="0" w:color="auto"/>
                <w:left w:val="none" w:sz="0" w:space="0" w:color="auto"/>
                <w:bottom w:val="none" w:sz="0" w:space="0" w:color="auto"/>
                <w:right w:val="none" w:sz="0" w:space="0" w:color="auto"/>
              </w:divBdr>
              <w:divsChild>
                <w:div w:id="194164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644846">
      <w:bodyDiv w:val="1"/>
      <w:marLeft w:val="0"/>
      <w:marRight w:val="0"/>
      <w:marTop w:val="0"/>
      <w:marBottom w:val="0"/>
      <w:divBdr>
        <w:top w:val="none" w:sz="0" w:space="0" w:color="auto"/>
        <w:left w:val="none" w:sz="0" w:space="0" w:color="auto"/>
        <w:bottom w:val="none" w:sz="0" w:space="0" w:color="auto"/>
        <w:right w:val="none" w:sz="0" w:space="0" w:color="auto"/>
      </w:divBdr>
      <w:divsChild>
        <w:div w:id="876507375">
          <w:marLeft w:val="0"/>
          <w:marRight w:val="0"/>
          <w:marTop w:val="0"/>
          <w:marBottom w:val="390"/>
          <w:divBdr>
            <w:top w:val="none" w:sz="0" w:space="0" w:color="auto"/>
            <w:left w:val="none" w:sz="0" w:space="0" w:color="auto"/>
            <w:bottom w:val="none" w:sz="0" w:space="0" w:color="auto"/>
            <w:right w:val="none" w:sz="0" w:space="0" w:color="auto"/>
          </w:divBdr>
        </w:div>
        <w:div w:id="1721662079">
          <w:marLeft w:val="0"/>
          <w:marRight w:val="0"/>
          <w:marTop w:val="0"/>
          <w:marBottom w:val="495"/>
          <w:divBdr>
            <w:top w:val="none" w:sz="0" w:space="0" w:color="auto"/>
            <w:left w:val="none" w:sz="0" w:space="0" w:color="auto"/>
            <w:bottom w:val="none" w:sz="0" w:space="0" w:color="auto"/>
            <w:right w:val="none" w:sz="0" w:space="0" w:color="auto"/>
          </w:divBdr>
          <w:divsChild>
            <w:div w:id="150223455">
              <w:marLeft w:val="0"/>
              <w:marRight w:val="0"/>
              <w:marTop w:val="0"/>
              <w:marBottom w:val="0"/>
              <w:divBdr>
                <w:top w:val="none" w:sz="0" w:space="0" w:color="auto"/>
                <w:left w:val="none" w:sz="0" w:space="0" w:color="auto"/>
                <w:bottom w:val="none" w:sz="0" w:space="0" w:color="auto"/>
                <w:right w:val="none" w:sz="0" w:space="0" w:color="auto"/>
              </w:divBdr>
              <w:divsChild>
                <w:div w:id="76986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9608389">
      <w:bodyDiv w:val="1"/>
      <w:marLeft w:val="0"/>
      <w:marRight w:val="0"/>
      <w:marTop w:val="0"/>
      <w:marBottom w:val="0"/>
      <w:divBdr>
        <w:top w:val="none" w:sz="0" w:space="0" w:color="auto"/>
        <w:left w:val="none" w:sz="0" w:space="0" w:color="auto"/>
        <w:bottom w:val="none" w:sz="0" w:space="0" w:color="auto"/>
        <w:right w:val="none" w:sz="0" w:space="0" w:color="auto"/>
      </w:divBdr>
      <w:divsChild>
        <w:div w:id="62607255">
          <w:marLeft w:val="0"/>
          <w:marRight w:val="0"/>
          <w:marTop w:val="0"/>
          <w:marBottom w:val="390"/>
          <w:divBdr>
            <w:top w:val="none" w:sz="0" w:space="0" w:color="auto"/>
            <w:left w:val="none" w:sz="0" w:space="0" w:color="auto"/>
            <w:bottom w:val="none" w:sz="0" w:space="0" w:color="auto"/>
            <w:right w:val="none" w:sz="0" w:space="0" w:color="auto"/>
          </w:divBdr>
        </w:div>
        <w:div w:id="50732921">
          <w:marLeft w:val="0"/>
          <w:marRight w:val="0"/>
          <w:marTop w:val="0"/>
          <w:marBottom w:val="495"/>
          <w:divBdr>
            <w:top w:val="none" w:sz="0" w:space="0" w:color="auto"/>
            <w:left w:val="none" w:sz="0" w:space="0" w:color="auto"/>
            <w:bottom w:val="none" w:sz="0" w:space="0" w:color="auto"/>
            <w:right w:val="none" w:sz="0" w:space="0" w:color="auto"/>
          </w:divBdr>
          <w:divsChild>
            <w:div w:id="2060474668">
              <w:marLeft w:val="0"/>
              <w:marRight w:val="0"/>
              <w:marTop w:val="0"/>
              <w:marBottom w:val="0"/>
              <w:divBdr>
                <w:top w:val="none" w:sz="0" w:space="0" w:color="auto"/>
                <w:left w:val="none" w:sz="0" w:space="0" w:color="auto"/>
                <w:bottom w:val="none" w:sz="0" w:space="0" w:color="auto"/>
                <w:right w:val="none" w:sz="0" w:space="0" w:color="auto"/>
              </w:divBdr>
              <w:divsChild>
                <w:div w:id="188902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2059482">
      <w:bodyDiv w:val="1"/>
      <w:marLeft w:val="0"/>
      <w:marRight w:val="0"/>
      <w:marTop w:val="0"/>
      <w:marBottom w:val="0"/>
      <w:divBdr>
        <w:top w:val="none" w:sz="0" w:space="0" w:color="auto"/>
        <w:left w:val="none" w:sz="0" w:space="0" w:color="auto"/>
        <w:bottom w:val="none" w:sz="0" w:space="0" w:color="auto"/>
        <w:right w:val="none" w:sz="0" w:space="0" w:color="auto"/>
      </w:divBdr>
    </w:div>
    <w:div w:id="2001151012">
      <w:bodyDiv w:val="1"/>
      <w:marLeft w:val="0"/>
      <w:marRight w:val="0"/>
      <w:marTop w:val="0"/>
      <w:marBottom w:val="0"/>
      <w:divBdr>
        <w:top w:val="none" w:sz="0" w:space="0" w:color="auto"/>
        <w:left w:val="none" w:sz="0" w:space="0" w:color="auto"/>
        <w:bottom w:val="none" w:sz="0" w:space="0" w:color="auto"/>
        <w:right w:val="none" w:sz="0" w:space="0" w:color="auto"/>
      </w:divBdr>
      <w:divsChild>
        <w:div w:id="451022265">
          <w:marLeft w:val="0"/>
          <w:marRight w:val="0"/>
          <w:marTop w:val="0"/>
          <w:marBottom w:val="390"/>
          <w:divBdr>
            <w:top w:val="none" w:sz="0" w:space="0" w:color="auto"/>
            <w:left w:val="none" w:sz="0" w:space="0" w:color="auto"/>
            <w:bottom w:val="none" w:sz="0" w:space="0" w:color="auto"/>
            <w:right w:val="none" w:sz="0" w:space="0" w:color="auto"/>
          </w:divBdr>
        </w:div>
        <w:div w:id="1625765751">
          <w:marLeft w:val="0"/>
          <w:marRight w:val="0"/>
          <w:marTop w:val="0"/>
          <w:marBottom w:val="495"/>
          <w:divBdr>
            <w:top w:val="none" w:sz="0" w:space="0" w:color="auto"/>
            <w:left w:val="none" w:sz="0" w:space="0" w:color="auto"/>
            <w:bottom w:val="none" w:sz="0" w:space="0" w:color="auto"/>
            <w:right w:val="none" w:sz="0" w:space="0" w:color="auto"/>
          </w:divBdr>
          <w:divsChild>
            <w:div w:id="1477260427">
              <w:marLeft w:val="0"/>
              <w:marRight w:val="0"/>
              <w:marTop w:val="0"/>
              <w:marBottom w:val="0"/>
              <w:divBdr>
                <w:top w:val="none" w:sz="0" w:space="0" w:color="auto"/>
                <w:left w:val="none" w:sz="0" w:space="0" w:color="auto"/>
                <w:bottom w:val="none" w:sz="0" w:space="0" w:color="auto"/>
                <w:right w:val="none" w:sz="0" w:space="0" w:color="auto"/>
              </w:divBdr>
              <w:divsChild>
                <w:div w:id="182480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812272">
      <w:bodyDiv w:val="1"/>
      <w:marLeft w:val="0"/>
      <w:marRight w:val="0"/>
      <w:marTop w:val="0"/>
      <w:marBottom w:val="0"/>
      <w:divBdr>
        <w:top w:val="none" w:sz="0" w:space="0" w:color="auto"/>
        <w:left w:val="none" w:sz="0" w:space="0" w:color="auto"/>
        <w:bottom w:val="none" w:sz="0" w:space="0" w:color="auto"/>
        <w:right w:val="none" w:sz="0" w:space="0" w:color="auto"/>
      </w:divBdr>
      <w:divsChild>
        <w:div w:id="995039349">
          <w:marLeft w:val="0"/>
          <w:marRight w:val="0"/>
          <w:marTop w:val="0"/>
          <w:marBottom w:val="390"/>
          <w:divBdr>
            <w:top w:val="none" w:sz="0" w:space="0" w:color="auto"/>
            <w:left w:val="none" w:sz="0" w:space="0" w:color="auto"/>
            <w:bottom w:val="none" w:sz="0" w:space="0" w:color="auto"/>
            <w:right w:val="none" w:sz="0" w:space="0" w:color="auto"/>
          </w:divBdr>
        </w:div>
        <w:div w:id="1449664357">
          <w:marLeft w:val="0"/>
          <w:marRight w:val="0"/>
          <w:marTop w:val="0"/>
          <w:marBottom w:val="495"/>
          <w:divBdr>
            <w:top w:val="none" w:sz="0" w:space="0" w:color="auto"/>
            <w:left w:val="none" w:sz="0" w:space="0" w:color="auto"/>
            <w:bottom w:val="none" w:sz="0" w:space="0" w:color="auto"/>
            <w:right w:val="none" w:sz="0" w:space="0" w:color="auto"/>
          </w:divBdr>
          <w:divsChild>
            <w:div w:id="1479955117">
              <w:marLeft w:val="0"/>
              <w:marRight w:val="0"/>
              <w:marTop w:val="0"/>
              <w:marBottom w:val="0"/>
              <w:divBdr>
                <w:top w:val="none" w:sz="0" w:space="0" w:color="auto"/>
                <w:left w:val="none" w:sz="0" w:space="0" w:color="auto"/>
                <w:bottom w:val="none" w:sz="0" w:space="0" w:color="auto"/>
                <w:right w:val="none" w:sz="0" w:space="0" w:color="auto"/>
              </w:divBdr>
              <w:divsChild>
                <w:div w:id="159177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889649">
      <w:bodyDiv w:val="1"/>
      <w:marLeft w:val="0"/>
      <w:marRight w:val="0"/>
      <w:marTop w:val="0"/>
      <w:marBottom w:val="0"/>
      <w:divBdr>
        <w:top w:val="none" w:sz="0" w:space="0" w:color="auto"/>
        <w:left w:val="none" w:sz="0" w:space="0" w:color="auto"/>
        <w:bottom w:val="none" w:sz="0" w:space="0" w:color="auto"/>
        <w:right w:val="none" w:sz="0" w:space="0" w:color="auto"/>
      </w:divBdr>
      <w:divsChild>
        <w:div w:id="1274092326">
          <w:marLeft w:val="0"/>
          <w:marRight w:val="0"/>
          <w:marTop w:val="0"/>
          <w:marBottom w:val="390"/>
          <w:divBdr>
            <w:top w:val="none" w:sz="0" w:space="0" w:color="auto"/>
            <w:left w:val="none" w:sz="0" w:space="0" w:color="auto"/>
            <w:bottom w:val="none" w:sz="0" w:space="0" w:color="auto"/>
            <w:right w:val="none" w:sz="0" w:space="0" w:color="auto"/>
          </w:divBdr>
        </w:div>
        <w:div w:id="1914779818">
          <w:marLeft w:val="0"/>
          <w:marRight w:val="0"/>
          <w:marTop w:val="0"/>
          <w:marBottom w:val="495"/>
          <w:divBdr>
            <w:top w:val="none" w:sz="0" w:space="0" w:color="auto"/>
            <w:left w:val="none" w:sz="0" w:space="0" w:color="auto"/>
            <w:bottom w:val="none" w:sz="0" w:space="0" w:color="auto"/>
            <w:right w:val="none" w:sz="0" w:space="0" w:color="auto"/>
          </w:divBdr>
          <w:divsChild>
            <w:div w:id="878736545">
              <w:marLeft w:val="0"/>
              <w:marRight w:val="0"/>
              <w:marTop w:val="0"/>
              <w:marBottom w:val="0"/>
              <w:divBdr>
                <w:top w:val="none" w:sz="0" w:space="0" w:color="auto"/>
                <w:left w:val="none" w:sz="0" w:space="0" w:color="auto"/>
                <w:bottom w:val="none" w:sz="0" w:space="0" w:color="auto"/>
                <w:right w:val="none" w:sz="0" w:space="0" w:color="auto"/>
              </w:divBdr>
              <w:divsChild>
                <w:div w:id="23065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826470">
      <w:bodyDiv w:val="1"/>
      <w:marLeft w:val="0"/>
      <w:marRight w:val="0"/>
      <w:marTop w:val="0"/>
      <w:marBottom w:val="0"/>
      <w:divBdr>
        <w:top w:val="none" w:sz="0" w:space="0" w:color="auto"/>
        <w:left w:val="none" w:sz="0" w:space="0" w:color="auto"/>
        <w:bottom w:val="none" w:sz="0" w:space="0" w:color="auto"/>
        <w:right w:val="none" w:sz="0" w:space="0" w:color="auto"/>
      </w:divBdr>
      <w:divsChild>
        <w:div w:id="679357586">
          <w:marLeft w:val="0"/>
          <w:marRight w:val="0"/>
          <w:marTop w:val="0"/>
          <w:marBottom w:val="390"/>
          <w:divBdr>
            <w:top w:val="none" w:sz="0" w:space="0" w:color="auto"/>
            <w:left w:val="none" w:sz="0" w:space="0" w:color="auto"/>
            <w:bottom w:val="none" w:sz="0" w:space="0" w:color="auto"/>
            <w:right w:val="none" w:sz="0" w:space="0" w:color="auto"/>
          </w:divBdr>
        </w:div>
        <w:div w:id="41949916">
          <w:marLeft w:val="0"/>
          <w:marRight w:val="0"/>
          <w:marTop w:val="0"/>
          <w:marBottom w:val="495"/>
          <w:divBdr>
            <w:top w:val="none" w:sz="0" w:space="0" w:color="auto"/>
            <w:left w:val="none" w:sz="0" w:space="0" w:color="auto"/>
            <w:bottom w:val="none" w:sz="0" w:space="0" w:color="auto"/>
            <w:right w:val="none" w:sz="0" w:space="0" w:color="auto"/>
          </w:divBdr>
          <w:divsChild>
            <w:div w:id="29309909">
              <w:marLeft w:val="0"/>
              <w:marRight w:val="0"/>
              <w:marTop w:val="0"/>
              <w:marBottom w:val="0"/>
              <w:divBdr>
                <w:top w:val="none" w:sz="0" w:space="0" w:color="auto"/>
                <w:left w:val="none" w:sz="0" w:space="0" w:color="auto"/>
                <w:bottom w:val="none" w:sz="0" w:space="0" w:color="auto"/>
                <w:right w:val="none" w:sz="0" w:space="0" w:color="auto"/>
              </w:divBdr>
              <w:divsChild>
                <w:div w:id="199753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486390">
      <w:bodyDiv w:val="1"/>
      <w:marLeft w:val="0"/>
      <w:marRight w:val="0"/>
      <w:marTop w:val="0"/>
      <w:marBottom w:val="0"/>
      <w:divBdr>
        <w:top w:val="none" w:sz="0" w:space="0" w:color="auto"/>
        <w:left w:val="none" w:sz="0" w:space="0" w:color="auto"/>
        <w:bottom w:val="none" w:sz="0" w:space="0" w:color="auto"/>
        <w:right w:val="none" w:sz="0" w:space="0" w:color="auto"/>
      </w:divBdr>
      <w:divsChild>
        <w:div w:id="885794307">
          <w:marLeft w:val="0"/>
          <w:marRight w:val="0"/>
          <w:marTop w:val="0"/>
          <w:marBottom w:val="390"/>
          <w:divBdr>
            <w:top w:val="none" w:sz="0" w:space="0" w:color="auto"/>
            <w:left w:val="none" w:sz="0" w:space="0" w:color="auto"/>
            <w:bottom w:val="none" w:sz="0" w:space="0" w:color="auto"/>
            <w:right w:val="none" w:sz="0" w:space="0" w:color="auto"/>
          </w:divBdr>
        </w:div>
        <w:div w:id="1906453156">
          <w:marLeft w:val="0"/>
          <w:marRight w:val="0"/>
          <w:marTop w:val="0"/>
          <w:marBottom w:val="495"/>
          <w:divBdr>
            <w:top w:val="none" w:sz="0" w:space="0" w:color="auto"/>
            <w:left w:val="none" w:sz="0" w:space="0" w:color="auto"/>
            <w:bottom w:val="none" w:sz="0" w:space="0" w:color="auto"/>
            <w:right w:val="none" w:sz="0" w:space="0" w:color="auto"/>
          </w:divBdr>
          <w:divsChild>
            <w:div w:id="597060909">
              <w:marLeft w:val="0"/>
              <w:marRight w:val="0"/>
              <w:marTop w:val="0"/>
              <w:marBottom w:val="0"/>
              <w:divBdr>
                <w:top w:val="none" w:sz="0" w:space="0" w:color="auto"/>
                <w:left w:val="none" w:sz="0" w:space="0" w:color="auto"/>
                <w:bottom w:val="none" w:sz="0" w:space="0" w:color="auto"/>
                <w:right w:val="none" w:sz="0" w:space="0" w:color="auto"/>
              </w:divBdr>
              <w:divsChild>
                <w:div w:id="1677461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437290">
      <w:bodyDiv w:val="1"/>
      <w:marLeft w:val="0"/>
      <w:marRight w:val="0"/>
      <w:marTop w:val="0"/>
      <w:marBottom w:val="0"/>
      <w:divBdr>
        <w:top w:val="none" w:sz="0" w:space="0" w:color="auto"/>
        <w:left w:val="none" w:sz="0" w:space="0" w:color="auto"/>
        <w:bottom w:val="none" w:sz="0" w:space="0" w:color="auto"/>
        <w:right w:val="none" w:sz="0" w:space="0" w:color="auto"/>
      </w:divBdr>
    </w:div>
    <w:div w:id="2046565774">
      <w:bodyDiv w:val="1"/>
      <w:marLeft w:val="0"/>
      <w:marRight w:val="0"/>
      <w:marTop w:val="0"/>
      <w:marBottom w:val="0"/>
      <w:divBdr>
        <w:top w:val="none" w:sz="0" w:space="0" w:color="auto"/>
        <w:left w:val="none" w:sz="0" w:space="0" w:color="auto"/>
        <w:bottom w:val="none" w:sz="0" w:space="0" w:color="auto"/>
        <w:right w:val="none" w:sz="0" w:space="0" w:color="auto"/>
      </w:divBdr>
    </w:div>
    <w:div w:id="2051223942">
      <w:bodyDiv w:val="1"/>
      <w:marLeft w:val="0"/>
      <w:marRight w:val="0"/>
      <w:marTop w:val="0"/>
      <w:marBottom w:val="0"/>
      <w:divBdr>
        <w:top w:val="none" w:sz="0" w:space="0" w:color="auto"/>
        <w:left w:val="none" w:sz="0" w:space="0" w:color="auto"/>
        <w:bottom w:val="none" w:sz="0" w:space="0" w:color="auto"/>
        <w:right w:val="none" w:sz="0" w:space="0" w:color="auto"/>
      </w:divBdr>
    </w:div>
    <w:div w:id="2061972416">
      <w:bodyDiv w:val="1"/>
      <w:marLeft w:val="0"/>
      <w:marRight w:val="0"/>
      <w:marTop w:val="0"/>
      <w:marBottom w:val="0"/>
      <w:divBdr>
        <w:top w:val="none" w:sz="0" w:space="0" w:color="auto"/>
        <w:left w:val="none" w:sz="0" w:space="0" w:color="auto"/>
        <w:bottom w:val="none" w:sz="0" w:space="0" w:color="auto"/>
        <w:right w:val="none" w:sz="0" w:space="0" w:color="auto"/>
      </w:divBdr>
      <w:divsChild>
        <w:div w:id="934217059">
          <w:marLeft w:val="0"/>
          <w:marRight w:val="0"/>
          <w:marTop w:val="0"/>
          <w:marBottom w:val="390"/>
          <w:divBdr>
            <w:top w:val="none" w:sz="0" w:space="0" w:color="auto"/>
            <w:left w:val="none" w:sz="0" w:space="0" w:color="auto"/>
            <w:bottom w:val="none" w:sz="0" w:space="0" w:color="auto"/>
            <w:right w:val="none" w:sz="0" w:space="0" w:color="auto"/>
          </w:divBdr>
        </w:div>
        <w:div w:id="204831579">
          <w:marLeft w:val="0"/>
          <w:marRight w:val="0"/>
          <w:marTop w:val="0"/>
          <w:marBottom w:val="495"/>
          <w:divBdr>
            <w:top w:val="none" w:sz="0" w:space="0" w:color="auto"/>
            <w:left w:val="none" w:sz="0" w:space="0" w:color="auto"/>
            <w:bottom w:val="none" w:sz="0" w:space="0" w:color="auto"/>
            <w:right w:val="none" w:sz="0" w:space="0" w:color="auto"/>
          </w:divBdr>
          <w:divsChild>
            <w:div w:id="1610703963">
              <w:marLeft w:val="0"/>
              <w:marRight w:val="0"/>
              <w:marTop w:val="0"/>
              <w:marBottom w:val="0"/>
              <w:divBdr>
                <w:top w:val="none" w:sz="0" w:space="0" w:color="auto"/>
                <w:left w:val="none" w:sz="0" w:space="0" w:color="auto"/>
                <w:bottom w:val="none" w:sz="0" w:space="0" w:color="auto"/>
                <w:right w:val="none" w:sz="0" w:space="0" w:color="auto"/>
              </w:divBdr>
              <w:divsChild>
                <w:div w:id="1115058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6659955">
      <w:bodyDiv w:val="1"/>
      <w:marLeft w:val="0"/>
      <w:marRight w:val="0"/>
      <w:marTop w:val="0"/>
      <w:marBottom w:val="0"/>
      <w:divBdr>
        <w:top w:val="none" w:sz="0" w:space="0" w:color="auto"/>
        <w:left w:val="none" w:sz="0" w:space="0" w:color="auto"/>
        <w:bottom w:val="none" w:sz="0" w:space="0" w:color="auto"/>
        <w:right w:val="none" w:sz="0" w:space="0" w:color="auto"/>
      </w:divBdr>
      <w:divsChild>
        <w:div w:id="59520628">
          <w:marLeft w:val="0"/>
          <w:marRight w:val="0"/>
          <w:marTop w:val="0"/>
          <w:marBottom w:val="390"/>
          <w:divBdr>
            <w:top w:val="none" w:sz="0" w:space="0" w:color="auto"/>
            <w:left w:val="none" w:sz="0" w:space="0" w:color="auto"/>
            <w:bottom w:val="none" w:sz="0" w:space="0" w:color="auto"/>
            <w:right w:val="none" w:sz="0" w:space="0" w:color="auto"/>
          </w:divBdr>
        </w:div>
        <w:div w:id="896167890">
          <w:marLeft w:val="0"/>
          <w:marRight w:val="0"/>
          <w:marTop w:val="0"/>
          <w:marBottom w:val="495"/>
          <w:divBdr>
            <w:top w:val="none" w:sz="0" w:space="0" w:color="auto"/>
            <w:left w:val="none" w:sz="0" w:space="0" w:color="auto"/>
            <w:bottom w:val="none" w:sz="0" w:space="0" w:color="auto"/>
            <w:right w:val="none" w:sz="0" w:space="0" w:color="auto"/>
          </w:divBdr>
          <w:divsChild>
            <w:div w:id="1195388732">
              <w:marLeft w:val="0"/>
              <w:marRight w:val="0"/>
              <w:marTop w:val="0"/>
              <w:marBottom w:val="0"/>
              <w:divBdr>
                <w:top w:val="none" w:sz="0" w:space="0" w:color="auto"/>
                <w:left w:val="none" w:sz="0" w:space="0" w:color="auto"/>
                <w:bottom w:val="none" w:sz="0" w:space="0" w:color="auto"/>
                <w:right w:val="none" w:sz="0" w:space="0" w:color="auto"/>
              </w:divBdr>
              <w:divsChild>
                <w:div w:id="53754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8646734">
      <w:bodyDiv w:val="1"/>
      <w:marLeft w:val="0"/>
      <w:marRight w:val="0"/>
      <w:marTop w:val="0"/>
      <w:marBottom w:val="0"/>
      <w:divBdr>
        <w:top w:val="none" w:sz="0" w:space="0" w:color="auto"/>
        <w:left w:val="none" w:sz="0" w:space="0" w:color="auto"/>
        <w:bottom w:val="none" w:sz="0" w:space="0" w:color="auto"/>
        <w:right w:val="none" w:sz="0" w:space="0" w:color="auto"/>
      </w:divBdr>
      <w:divsChild>
        <w:div w:id="1962299303">
          <w:marLeft w:val="0"/>
          <w:marRight w:val="0"/>
          <w:marTop w:val="0"/>
          <w:marBottom w:val="390"/>
          <w:divBdr>
            <w:top w:val="none" w:sz="0" w:space="0" w:color="auto"/>
            <w:left w:val="none" w:sz="0" w:space="0" w:color="auto"/>
            <w:bottom w:val="none" w:sz="0" w:space="0" w:color="auto"/>
            <w:right w:val="none" w:sz="0" w:space="0" w:color="auto"/>
          </w:divBdr>
        </w:div>
        <w:div w:id="598031381">
          <w:marLeft w:val="0"/>
          <w:marRight w:val="0"/>
          <w:marTop w:val="0"/>
          <w:marBottom w:val="495"/>
          <w:divBdr>
            <w:top w:val="none" w:sz="0" w:space="0" w:color="auto"/>
            <w:left w:val="none" w:sz="0" w:space="0" w:color="auto"/>
            <w:bottom w:val="none" w:sz="0" w:space="0" w:color="auto"/>
            <w:right w:val="none" w:sz="0" w:space="0" w:color="auto"/>
          </w:divBdr>
          <w:divsChild>
            <w:div w:id="647127438">
              <w:marLeft w:val="0"/>
              <w:marRight w:val="0"/>
              <w:marTop w:val="0"/>
              <w:marBottom w:val="0"/>
              <w:divBdr>
                <w:top w:val="none" w:sz="0" w:space="0" w:color="auto"/>
                <w:left w:val="none" w:sz="0" w:space="0" w:color="auto"/>
                <w:bottom w:val="none" w:sz="0" w:space="0" w:color="auto"/>
                <w:right w:val="none" w:sz="0" w:space="0" w:color="auto"/>
              </w:divBdr>
              <w:divsChild>
                <w:div w:id="148223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164959">
      <w:bodyDiv w:val="1"/>
      <w:marLeft w:val="0"/>
      <w:marRight w:val="0"/>
      <w:marTop w:val="0"/>
      <w:marBottom w:val="0"/>
      <w:divBdr>
        <w:top w:val="none" w:sz="0" w:space="0" w:color="auto"/>
        <w:left w:val="none" w:sz="0" w:space="0" w:color="auto"/>
        <w:bottom w:val="none" w:sz="0" w:space="0" w:color="auto"/>
        <w:right w:val="none" w:sz="0" w:space="0" w:color="auto"/>
      </w:divBdr>
      <w:divsChild>
        <w:div w:id="1230380291">
          <w:marLeft w:val="0"/>
          <w:marRight w:val="0"/>
          <w:marTop w:val="0"/>
          <w:marBottom w:val="390"/>
          <w:divBdr>
            <w:top w:val="none" w:sz="0" w:space="0" w:color="auto"/>
            <w:left w:val="none" w:sz="0" w:space="0" w:color="auto"/>
            <w:bottom w:val="none" w:sz="0" w:space="0" w:color="auto"/>
            <w:right w:val="none" w:sz="0" w:space="0" w:color="auto"/>
          </w:divBdr>
        </w:div>
        <w:div w:id="1260603340">
          <w:marLeft w:val="0"/>
          <w:marRight w:val="0"/>
          <w:marTop w:val="0"/>
          <w:marBottom w:val="495"/>
          <w:divBdr>
            <w:top w:val="none" w:sz="0" w:space="0" w:color="auto"/>
            <w:left w:val="none" w:sz="0" w:space="0" w:color="auto"/>
            <w:bottom w:val="none" w:sz="0" w:space="0" w:color="auto"/>
            <w:right w:val="none" w:sz="0" w:space="0" w:color="auto"/>
          </w:divBdr>
          <w:divsChild>
            <w:div w:id="1681590558">
              <w:marLeft w:val="0"/>
              <w:marRight w:val="0"/>
              <w:marTop w:val="0"/>
              <w:marBottom w:val="0"/>
              <w:divBdr>
                <w:top w:val="none" w:sz="0" w:space="0" w:color="auto"/>
                <w:left w:val="none" w:sz="0" w:space="0" w:color="auto"/>
                <w:bottom w:val="none" w:sz="0" w:space="0" w:color="auto"/>
                <w:right w:val="none" w:sz="0" w:space="0" w:color="auto"/>
              </w:divBdr>
              <w:divsChild>
                <w:div w:id="9733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3.jpeg"/><Relationship Id="rId21" Type="http://schemas.openxmlformats.org/officeDocument/2006/relationships/hyperlink" Target="https://meozodiac.com/xem-boi-bai-tarot-online" TargetMode="External"/><Relationship Id="rId42" Type="http://schemas.openxmlformats.org/officeDocument/2006/relationships/image" Target="media/image23.jpeg"/><Relationship Id="rId63" Type="http://schemas.openxmlformats.org/officeDocument/2006/relationships/image" Target="media/image34.jpeg"/><Relationship Id="rId84" Type="http://schemas.openxmlformats.org/officeDocument/2006/relationships/image" Target="media/image45.jpeg"/><Relationship Id="rId138" Type="http://schemas.openxmlformats.org/officeDocument/2006/relationships/image" Target="media/image75.jpeg"/><Relationship Id="rId107" Type="http://schemas.openxmlformats.org/officeDocument/2006/relationships/image" Target="media/image58.jpeg"/><Relationship Id="rId11" Type="http://schemas.openxmlformats.org/officeDocument/2006/relationships/hyperlink" Target="https://meozodiac.com/xem-boi-bai-tarot-online" TargetMode="External"/><Relationship Id="rId32" Type="http://schemas.openxmlformats.org/officeDocument/2006/relationships/image" Target="media/image18.jpeg"/><Relationship Id="rId53" Type="http://schemas.openxmlformats.org/officeDocument/2006/relationships/hyperlink" Target="https://meozodiac.com/xem-boi-bai-tarot-online" TargetMode="External"/><Relationship Id="rId74" Type="http://schemas.openxmlformats.org/officeDocument/2006/relationships/hyperlink" Target="https://meozodiac.com/xem-boi-bai-tarot-online" TargetMode="External"/><Relationship Id="rId128" Type="http://schemas.openxmlformats.org/officeDocument/2006/relationships/image" Target="media/image69.jpeg"/><Relationship Id="rId5" Type="http://schemas.openxmlformats.org/officeDocument/2006/relationships/image" Target="media/image1.jpeg"/><Relationship Id="rId90" Type="http://schemas.openxmlformats.org/officeDocument/2006/relationships/image" Target="media/image49.jpeg"/><Relationship Id="rId95" Type="http://schemas.openxmlformats.org/officeDocument/2006/relationships/hyperlink" Target="https://meozodiac.com/xem-boi-bai-tarot-online" TargetMode="External"/><Relationship Id="rId22" Type="http://schemas.openxmlformats.org/officeDocument/2006/relationships/image" Target="media/image12.jpeg"/><Relationship Id="rId27" Type="http://schemas.openxmlformats.org/officeDocument/2006/relationships/hyperlink" Target="https://meozodiac.com/tarot/y-nghia-la-bai-temperance.html" TargetMode="External"/><Relationship Id="rId43" Type="http://schemas.openxmlformats.org/officeDocument/2006/relationships/hyperlink" Target="https://meozodiac.com/xem-boi-bai-tarot-online" TargetMode="External"/><Relationship Id="rId48" Type="http://schemas.openxmlformats.org/officeDocument/2006/relationships/image" Target="media/image26.jpeg"/><Relationship Id="rId64" Type="http://schemas.openxmlformats.org/officeDocument/2006/relationships/hyperlink" Target="https://meozodiac.com/xem-boi-bai-tarot-online" TargetMode="External"/><Relationship Id="rId69" Type="http://schemas.openxmlformats.org/officeDocument/2006/relationships/image" Target="media/image37.jpeg"/><Relationship Id="rId113" Type="http://schemas.openxmlformats.org/officeDocument/2006/relationships/image" Target="media/image61.jpeg"/><Relationship Id="rId118" Type="http://schemas.openxmlformats.org/officeDocument/2006/relationships/hyperlink" Target="https://meozodiac.com/xem-boi-bai-tarot-online" TargetMode="External"/><Relationship Id="rId134" Type="http://schemas.openxmlformats.org/officeDocument/2006/relationships/image" Target="media/image73.jpeg"/><Relationship Id="rId139" Type="http://schemas.openxmlformats.org/officeDocument/2006/relationships/image" Target="media/image76.jpeg"/><Relationship Id="rId80" Type="http://schemas.openxmlformats.org/officeDocument/2006/relationships/hyperlink" Target="https://meozodiac.com/xem-boi-bai-tarot-online" TargetMode="External"/><Relationship Id="rId85" Type="http://schemas.openxmlformats.org/officeDocument/2006/relationships/hyperlink" Target="https://meozodiac.com/tarot/y-nghia-la-bai-nine-of-cups.html" TargetMode="External"/><Relationship Id="rId12" Type="http://schemas.openxmlformats.org/officeDocument/2006/relationships/image" Target="media/image5.jpeg"/><Relationship Id="rId17" Type="http://schemas.openxmlformats.org/officeDocument/2006/relationships/image" Target="media/image9.jpeg"/><Relationship Id="rId33" Type="http://schemas.openxmlformats.org/officeDocument/2006/relationships/hyperlink" Target="https://meozodiac.com/tarot/y-nghia-la-bai-the-star.html" TargetMode="External"/><Relationship Id="rId38" Type="http://schemas.openxmlformats.org/officeDocument/2006/relationships/image" Target="media/image21.jpeg"/><Relationship Id="rId59" Type="http://schemas.openxmlformats.org/officeDocument/2006/relationships/image" Target="media/image32.jpeg"/><Relationship Id="rId103" Type="http://schemas.openxmlformats.org/officeDocument/2006/relationships/hyperlink" Target="https://meozodiac.com/tarot/y-nghia-la-bai-five-of-swords.html" TargetMode="External"/><Relationship Id="rId108" Type="http://schemas.openxmlformats.org/officeDocument/2006/relationships/hyperlink" Target="https://meozodiac.com/xem-boi-bai-tarot-online" TargetMode="External"/><Relationship Id="rId124" Type="http://schemas.openxmlformats.org/officeDocument/2006/relationships/image" Target="media/image67.jpeg"/><Relationship Id="rId129" Type="http://schemas.openxmlformats.org/officeDocument/2006/relationships/image" Target="media/image70.jpeg"/><Relationship Id="rId54" Type="http://schemas.openxmlformats.org/officeDocument/2006/relationships/image" Target="media/image29.jpeg"/><Relationship Id="rId70" Type="http://schemas.openxmlformats.org/officeDocument/2006/relationships/hyperlink" Target="https://meozodiac.com/xem-boi-bai-tarot-online" TargetMode="External"/><Relationship Id="rId75" Type="http://schemas.openxmlformats.org/officeDocument/2006/relationships/image" Target="media/image40.jpeg"/><Relationship Id="rId91" Type="http://schemas.openxmlformats.org/officeDocument/2006/relationships/hyperlink" Target="https://meozodiac.com/xem-boi-bai-tarot-online" TargetMode="External"/><Relationship Id="rId96" Type="http://schemas.openxmlformats.org/officeDocument/2006/relationships/image" Target="media/image52.jpeg"/><Relationship Id="rId140" Type="http://schemas.openxmlformats.org/officeDocument/2006/relationships/hyperlink" Target="https://meozodiac.com/xem-boi-bai-tarot-online" TargetMode="External"/><Relationship Id="rId145"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meozodiac.com/tarot/y-nghia-la-bai-the-fool.html" TargetMode="External"/><Relationship Id="rId23" Type="http://schemas.openxmlformats.org/officeDocument/2006/relationships/image" Target="media/image13.jpeg"/><Relationship Id="rId28" Type="http://schemas.openxmlformats.org/officeDocument/2006/relationships/image" Target="media/image16.jpeg"/><Relationship Id="rId49" Type="http://schemas.openxmlformats.org/officeDocument/2006/relationships/hyperlink" Target="https://meozodiac.com/xem-boi-bai-tarot-online" TargetMode="External"/><Relationship Id="rId114" Type="http://schemas.openxmlformats.org/officeDocument/2006/relationships/hyperlink" Target="https://meozodiac.com/xem-boi-bai-tarot-online" TargetMode="External"/><Relationship Id="rId119" Type="http://schemas.openxmlformats.org/officeDocument/2006/relationships/image" Target="media/image64.jpeg"/><Relationship Id="rId44" Type="http://schemas.openxmlformats.org/officeDocument/2006/relationships/hyperlink" Target="https://meozodiac.com/tarot/y-nghia-la-bai-two-of-wands.html" TargetMode="External"/><Relationship Id="rId60" Type="http://schemas.openxmlformats.org/officeDocument/2006/relationships/hyperlink" Target="https://meozodiac.com/tarot/y-nghia-la-bai-ten-of-wands.html" TargetMode="External"/><Relationship Id="rId65" Type="http://schemas.openxmlformats.org/officeDocument/2006/relationships/image" Target="media/image35.jpeg"/><Relationship Id="rId81" Type="http://schemas.openxmlformats.org/officeDocument/2006/relationships/image" Target="media/image43.jpeg"/><Relationship Id="rId86" Type="http://schemas.openxmlformats.org/officeDocument/2006/relationships/image" Target="media/image46.jpeg"/><Relationship Id="rId130" Type="http://schemas.openxmlformats.org/officeDocument/2006/relationships/hyperlink" Target="https://meozodiac.com/tarot/y-nghia-la-bai-six-of-pentacles.html" TargetMode="External"/><Relationship Id="rId135" Type="http://schemas.openxmlformats.org/officeDocument/2006/relationships/hyperlink" Target="https://meozodiac.com/xem-boi-bai-tarot-online" TargetMode="External"/><Relationship Id="rId13" Type="http://schemas.openxmlformats.org/officeDocument/2006/relationships/hyperlink" Target="https://meozodiac.com/aries" TargetMode="External"/><Relationship Id="rId18" Type="http://schemas.openxmlformats.org/officeDocument/2006/relationships/hyperlink" Target="https://meozodiac.com/xem-boi-bai-tarot-online" TargetMode="External"/><Relationship Id="rId39" Type="http://schemas.openxmlformats.org/officeDocument/2006/relationships/hyperlink" Target="https://meozodiac.com/tarot/y-nghia-la-bai-judgement.html" TargetMode="External"/><Relationship Id="rId109" Type="http://schemas.openxmlformats.org/officeDocument/2006/relationships/image" Target="media/image59.jpeg"/><Relationship Id="rId34" Type="http://schemas.openxmlformats.org/officeDocument/2006/relationships/image" Target="media/image19.jpeg"/><Relationship Id="rId50" Type="http://schemas.openxmlformats.org/officeDocument/2006/relationships/image" Target="media/image27.jpeg"/><Relationship Id="rId55" Type="http://schemas.openxmlformats.org/officeDocument/2006/relationships/image" Target="media/image30.jpeg"/><Relationship Id="rId76" Type="http://schemas.openxmlformats.org/officeDocument/2006/relationships/hyperlink" Target="https://meozodiac.com/tarot/y-nghia-la-bai-four-of-cups.html" TargetMode="External"/><Relationship Id="rId97" Type="http://schemas.openxmlformats.org/officeDocument/2006/relationships/hyperlink" Target="https://meozodiac.com/tarot/y-nghia-la-bai-two-of-swords.html" TargetMode="External"/><Relationship Id="rId104" Type="http://schemas.openxmlformats.org/officeDocument/2006/relationships/image" Target="media/image56.jpeg"/><Relationship Id="rId120" Type="http://schemas.openxmlformats.org/officeDocument/2006/relationships/image" Target="media/image65.jpeg"/><Relationship Id="rId125" Type="http://schemas.openxmlformats.org/officeDocument/2006/relationships/hyperlink" Target="https://meozodiac.com/xem-boi-bai-tarot-online" TargetMode="External"/><Relationship Id="rId141" Type="http://schemas.openxmlformats.org/officeDocument/2006/relationships/image" Target="media/image77.jpeg"/><Relationship Id="rId146" Type="http://schemas.openxmlformats.org/officeDocument/2006/relationships/theme" Target="theme/theme1.xml"/><Relationship Id="rId7" Type="http://schemas.openxmlformats.org/officeDocument/2006/relationships/image" Target="media/image2.jpeg"/><Relationship Id="rId71" Type="http://schemas.openxmlformats.org/officeDocument/2006/relationships/image" Target="media/image38.jpeg"/><Relationship Id="rId92" Type="http://schemas.openxmlformats.org/officeDocument/2006/relationships/image" Target="media/image50.jpeg"/><Relationship Id="rId2" Type="http://schemas.microsoft.com/office/2007/relationships/stylesWithEffects" Target="stylesWithEffects.xml"/><Relationship Id="rId29" Type="http://schemas.openxmlformats.org/officeDocument/2006/relationships/hyperlink" Target="https://meozodiac.com/xem-boi-bai-tarot-online" TargetMode="External"/><Relationship Id="rId24" Type="http://schemas.openxmlformats.org/officeDocument/2006/relationships/hyperlink" Target="https://meozodiac.com/tarot/y-nghia-la-bai-the-hanged-man.html" TargetMode="External"/><Relationship Id="rId40" Type="http://schemas.openxmlformats.org/officeDocument/2006/relationships/image" Target="media/image22.jpeg"/><Relationship Id="rId45" Type="http://schemas.openxmlformats.org/officeDocument/2006/relationships/image" Target="media/image24.jpeg"/><Relationship Id="rId66" Type="http://schemas.openxmlformats.org/officeDocument/2006/relationships/hyperlink" Target="https://meozodiac.com/xem-boi-bai-tarot-online" TargetMode="External"/><Relationship Id="rId87" Type="http://schemas.openxmlformats.org/officeDocument/2006/relationships/image" Target="media/image47.jpeg"/><Relationship Id="rId110" Type="http://schemas.openxmlformats.org/officeDocument/2006/relationships/hyperlink" Target="https://meozodiac.com/xem-boi-bai-tarot-online" TargetMode="External"/><Relationship Id="rId115" Type="http://schemas.openxmlformats.org/officeDocument/2006/relationships/image" Target="media/image62.jpeg"/><Relationship Id="rId131" Type="http://schemas.openxmlformats.org/officeDocument/2006/relationships/image" Target="media/image71.jpeg"/><Relationship Id="rId136" Type="http://schemas.openxmlformats.org/officeDocument/2006/relationships/image" Target="media/image74.jpeg"/><Relationship Id="rId61" Type="http://schemas.openxmlformats.org/officeDocument/2006/relationships/image" Target="media/image33.jpeg"/><Relationship Id="rId82" Type="http://schemas.openxmlformats.org/officeDocument/2006/relationships/hyperlink" Target="https://meozodiac.com/xem-boi-bai-tarot-online" TargetMode="External"/><Relationship Id="rId19" Type="http://schemas.openxmlformats.org/officeDocument/2006/relationships/image" Target="media/image10.jpeg"/><Relationship Id="rId14" Type="http://schemas.openxmlformats.org/officeDocument/2006/relationships/image" Target="media/image6.jpeg"/><Relationship Id="rId30" Type="http://schemas.openxmlformats.org/officeDocument/2006/relationships/image" Target="media/image17.jpeg"/><Relationship Id="rId35" Type="http://schemas.openxmlformats.org/officeDocument/2006/relationships/hyperlink" Target="https://meozodiac.com/tarot/y-nghia-la-bai-the-moon.html" TargetMode="External"/><Relationship Id="rId56" Type="http://schemas.openxmlformats.org/officeDocument/2006/relationships/hyperlink" Target="https://meozodiac.com/xem-boi-bai-tarot-online" TargetMode="External"/><Relationship Id="rId77" Type="http://schemas.openxmlformats.org/officeDocument/2006/relationships/image" Target="media/image41.jpeg"/><Relationship Id="rId100" Type="http://schemas.openxmlformats.org/officeDocument/2006/relationships/image" Target="media/image54.jpeg"/><Relationship Id="rId105" Type="http://schemas.openxmlformats.org/officeDocument/2006/relationships/image" Target="media/image57.jpeg"/><Relationship Id="rId126" Type="http://schemas.openxmlformats.org/officeDocument/2006/relationships/image" Target="media/image68.jpeg"/><Relationship Id="rId8" Type="http://schemas.openxmlformats.org/officeDocument/2006/relationships/image" Target="media/image3.jpeg"/><Relationship Id="rId51" Type="http://schemas.openxmlformats.org/officeDocument/2006/relationships/hyperlink" Target="https://meozodiac.com/xem-boi-bai-tarot-online" TargetMode="External"/><Relationship Id="rId72" Type="http://schemas.openxmlformats.org/officeDocument/2006/relationships/hyperlink" Target="https://meozodiac.com/tarot/y-nghia-la-bai-two-of-cups.html" TargetMode="External"/><Relationship Id="rId93" Type="http://schemas.openxmlformats.org/officeDocument/2006/relationships/hyperlink" Target="https://meozodiac.com/tarot/y-nghia-la-bai-king-of-cups.html" TargetMode="External"/><Relationship Id="rId98" Type="http://schemas.openxmlformats.org/officeDocument/2006/relationships/image" Target="media/image53.jpeg"/><Relationship Id="rId121" Type="http://schemas.openxmlformats.org/officeDocument/2006/relationships/hyperlink" Target="https://meozodiac.com/xem-boi-bai-tarot-online" TargetMode="External"/><Relationship Id="rId142" Type="http://schemas.openxmlformats.org/officeDocument/2006/relationships/hyperlink" Target="https://meozodiac.com/xem-boi-bai-tarot-online" TargetMode="External"/><Relationship Id="rId3" Type="http://schemas.openxmlformats.org/officeDocument/2006/relationships/settings" Target="settings.xml"/><Relationship Id="rId25" Type="http://schemas.openxmlformats.org/officeDocument/2006/relationships/image" Target="media/image14.jpeg"/><Relationship Id="rId46" Type="http://schemas.openxmlformats.org/officeDocument/2006/relationships/image" Target="media/image25.jpeg"/><Relationship Id="rId67" Type="http://schemas.openxmlformats.org/officeDocument/2006/relationships/image" Target="media/image36.jpeg"/><Relationship Id="rId116" Type="http://schemas.openxmlformats.org/officeDocument/2006/relationships/hyperlink" Target="https://meozodiac.com/tarot/y-nghia-la-bai-knight-of-swords.html" TargetMode="External"/><Relationship Id="rId137" Type="http://schemas.openxmlformats.org/officeDocument/2006/relationships/hyperlink" Target="https://meozodiac.com/xem-boi-bai-tarot-online" TargetMode="External"/><Relationship Id="rId20" Type="http://schemas.openxmlformats.org/officeDocument/2006/relationships/image" Target="media/image11.jpeg"/><Relationship Id="rId41" Type="http://schemas.openxmlformats.org/officeDocument/2006/relationships/hyperlink" Target="https://meozodiac.com/xem-boi-bai-tarot-online" TargetMode="External"/><Relationship Id="rId62" Type="http://schemas.openxmlformats.org/officeDocument/2006/relationships/hyperlink" Target="https://meozodiac.com/xem-boi-bai-tarot-online" TargetMode="External"/><Relationship Id="rId83" Type="http://schemas.openxmlformats.org/officeDocument/2006/relationships/image" Target="media/image44.jpeg"/><Relationship Id="rId88" Type="http://schemas.openxmlformats.org/officeDocument/2006/relationships/hyperlink" Target="https://meozodiac.com/xem-boi-bai-tarot-online" TargetMode="External"/><Relationship Id="rId111" Type="http://schemas.openxmlformats.org/officeDocument/2006/relationships/image" Target="media/image60.jpeg"/><Relationship Id="rId132" Type="http://schemas.openxmlformats.org/officeDocument/2006/relationships/image" Target="media/image72.jpeg"/><Relationship Id="rId15" Type="http://schemas.openxmlformats.org/officeDocument/2006/relationships/image" Target="media/image7.jpeg"/><Relationship Id="rId36" Type="http://schemas.openxmlformats.org/officeDocument/2006/relationships/image" Target="media/image20.jpeg"/><Relationship Id="rId57" Type="http://schemas.openxmlformats.org/officeDocument/2006/relationships/image" Target="media/image31.jpeg"/><Relationship Id="rId106" Type="http://schemas.openxmlformats.org/officeDocument/2006/relationships/hyperlink" Target="https://meozodiac.com/xem-boi-bai-tarot-online" TargetMode="External"/><Relationship Id="rId127" Type="http://schemas.openxmlformats.org/officeDocument/2006/relationships/hyperlink" Target="https://meozodiac.com/tarot/y-nghia-la-bai-four-of-pentacles.html" TargetMode="External"/><Relationship Id="rId10" Type="http://schemas.openxmlformats.org/officeDocument/2006/relationships/image" Target="media/image4.jpeg"/><Relationship Id="rId31" Type="http://schemas.openxmlformats.org/officeDocument/2006/relationships/hyperlink" Target="https://meozodiac.com/tarot/y-nghia-la-bai-the-tower.html" TargetMode="External"/><Relationship Id="rId52" Type="http://schemas.openxmlformats.org/officeDocument/2006/relationships/image" Target="media/image28.jpeg"/><Relationship Id="rId73" Type="http://schemas.openxmlformats.org/officeDocument/2006/relationships/image" Target="media/image39.jpeg"/><Relationship Id="rId78" Type="http://schemas.openxmlformats.org/officeDocument/2006/relationships/hyperlink" Target="https://meozodiac.com/xem-boi-bai-tarot-online" TargetMode="External"/><Relationship Id="rId94" Type="http://schemas.openxmlformats.org/officeDocument/2006/relationships/image" Target="media/image51.jpeg"/><Relationship Id="rId99" Type="http://schemas.openxmlformats.org/officeDocument/2006/relationships/hyperlink" Target="https://meozodiac.com/xem-boi-bai-tarot-online" TargetMode="External"/><Relationship Id="rId101" Type="http://schemas.openxmlformats.org/officeDocument/2006/relationships/hyperlink" Target="https://meozodiac.com/xem-boi-bai-tarot-online" TargetMode="External"/><Relationship Id="rId122" Type="http://schemas.openxmlformats.org/officeDocument/2006/relationships/image" Target="media/image66.jpeg"/><Relationship Id="rId143" Type="http://schemas.openxmlformats.org/officeDocument/2006/relationships/image" Target="media/image78.jpeg"/><Relationship Id="rId4" Type="http://schemas.openxmlformats.org/officeDocument/2006/relationships/webSettings" Target="webSettings.xml"/><Relationship Id="rId9" Type="http://schemas.openxmlformats.org/officeDocument/2006/relationships/hyperlink" Target="https://meozodiac.com/tarot/y-nghia-la-bai-the-high-priestess.html" TargetMode="External"/><Relationship Id="rId26" Type="http://schemas.openxmlformats.org/officeDocument/2006/relationships/image" Target="media/image15.jpeg"/><Relationship Id="rId47" Type="http://schemas.openxmlformats.org/officeDocument/2006/relationships/hyperlink" Target="https://meozodiac.com/tarot/y-nghia-la-bai-three-of-wands.html" TargetMode="External"/><Relationship Id="rId68" Type="http://schemas.openxmlformats.org/officeDocument/2006/relationships/hyperlink" Target="https://meozodiac.com/xem-boi-bai-tarot-online" TargetMode="External"/><Relationship Id="rId89" Type="http://schemas.openxmlformats.org/officeDocument/2006/relationships/image" Target="media/image48.png"/><Relationship Id="rId112" Type="http://schemas.openxmlformats.org/officeDocument/2006/relationships/hyperlink" Target="https://meozodiac.com/tarot/y-nghia-la-bai-ten-of-swords.html" TargetMode="External"/><Relationship Id="rId133" Type="http://schemas.openxmlformats.org/officeDocument/2006/relationships/hyperlink" Target="https://meozodiac.com/tarot/y-nghia-la-bai-eight-of-pentacles.html" TargetMode="External"/><Relationship Id="rId16" Type="http://schemas.openxmlformats.org/officeDocument/2006/relationships/image" Target="media/image8.jpeg"/><Relationship Id="rId37" Type="http://schemas.openxmlformats.org/officeDocument/2006/relationships/hyperlink" Target="https://meozodiac.com/tarot/y-nghia-la-bai-the-sun.html" TargetMode="External"/><Relationship Id="rId58" Type="http://schemas.openxmlformats.org/officeDocument/2006/relationships/hyperlink" Target="https://meozodiac.com/tarot/y-nghia-la-bai-nine-of-wands.html" TargetMode="External"/><Relationship Id="rId79" Type="http://schemas.openxmlformats.org/officeDocument/2006/relationships/image" Target="media/image42.jpeg"/><Relationship Id="rId102" Type="http://schemas.openxmlformats.org/officeDocument/2006/relationships/image" Target="media/image55.jpeg"/><Relationship Id="rId123" Type="http://schemas.openxmlformats.org/officeDocument/2006/relationships/hyperlink" Target="https://meozodiac.com/xem-boi-bai-tarot-online" TargetMode="External"/><Relationship Id="rId144" Type="http://schemas.openxmlformats.org/officeDocument/2006/relationships/hyperlink" Target="https://meozodiac.com/xem-boi-bai-tarot-onl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182</TotalTime>
  <Pages>156</Pages>
  <Words>45147</Words>
  <Characters>257342</Characters>
  <Application>Microsoft Office Word</Application>
  <DocSecurity>0</DocSecurity>
  <Lines>2144</Lines>
  <Paragraphs>603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301886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Pinkie Hong</dc:creator>
  <cp:lastModifiedBy>Pinkie Hong</cp:lastModifiedBy>
  <cp:revision>75</cp:revision>
  <cp:lastPrinted>2019-11-13T10:56:00Z</cp:lastPrinted>
  <dcterms:created xsi:type="dcterms:W3CDTF">2019-11-13T09:26:00Z</dcterms:created>
  <dcterms:modified xsi:type="dcterms:W3CDTF">2019-11-21T10:39:00Z</dcterms:modified>
</cp:coreProperties>
</file>